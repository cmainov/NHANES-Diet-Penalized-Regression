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4F06B" w14:textId="77777777" w:rsidR="00D16FDC" w:rsidRPr="00A131AF" w:rsidRDefault="00D16FDC" w:rsidP="000C3B8E">
      <w:pPr>
        <w:pStyle w:val="MDPI11articletype"/>
        <w:rPr>
          <w:highlight w:val="yellow"/>
        </w:rPr>
      </w:pPr>
      <w:bookmarkStart w:id="0" w:name="_Hlk117691548"/>
      <w:bookmarkStart w:id="1" w:name="_Hlk117690541"/>
      <w:bookmarkStart w:id="2" w:name="OLE_LINK2"/>
      <w:commentRangeStart w:id="3"/>
      <w:r w:rsidRPr="00A131AF">
        <w:rPr>
          <w:highlight w:val="yellow"/>
        </w:rPr>
        <w:t>Article</w:t>
      </w:r>
      <w:commentRangeEnd w:id="3"/>
      <w:r w:rsidR="00A131AF">
        <w:rPr>
          <w:rStyle w:val="CommentReference"/>
          <w:rFonts w:eastAsia="SimSun"/>
          <w:i w:val="0"/>
          <w:noProof/>
          <w:snapToGrid/>
          <w:lang w:eastAsia="zh-CN" w:bidi="ar-SA"/>
        </w:rPr>
        <w:commentReference w:id="3"/>
      </w:r>
    </w:p>
    <w:p w14:paraId="4BC7E527" w14:textId="77777777" w:rsidR="00D16FDC" w:rsidRPr="009769BC" w:rsidRDefault="00D16FDC" w:rsidP="000C3B8E">
      <w:pPr>
        <w:pStyle w:val="MDPI12title"/>
      </w:pPr>
      <w:r w:rsidRPr="009769BC">
        <w:t>Empirical Dietary Patterns Associated with Food Insecurity in U.S. Cancer Survivors: NHANES 199</w:t>
      </w:r>
      <w:r w:rsidR="00884D38" w:rsidRPr="009769BC">
        <w:t>9–2018</w:t>
      </w:r>
    </w:p>
    <w:p w14:paraId="4EAEF06B" w14:textId="0A235AE3" w:rsidR="000F7883" w:rsidRPr="009769BC" w:rsidRDefault="00D16FDC" w:rsidP="000C3B8E">
      <w:pPr>
        <w:pStyle w:val="MDPI13authornames"/>
      </w:pPr>
      <w:commentRangeStart w:id="4"/>
      <w:commentRangeStart w:id="5"/>
      <w:r w:rsidRPr="000C3B8E">
        <w:rPr>
          <w:highlight w:val="yellow"/>
        </w:rPr>
        <w:t xml:space="preserve">Christian A. Maino Vieytes </w:t>
      </w:r>
      <w:r w:rsidRPr="000C3B8E">
        <w:rPr>
          <w:highlight w:val="yellow"/>
          <w:vertAlign w:val="superscript"/>
        </w:rPr>
        <w:t>1</w:t>
      </w:r>
      <w:r w:rsidRPr="000C3B8E">
        <w:rPr>
          <w:highlight w:val="yellow"/>
        </w:rPr>
        <w:t>,</w:t>
      </w:r>
      <w:commentRangeEnd w:id="4"/>
      <w:r w:rsidR="000C3B8E">
        <w:rPr>
          <w:rStyle w:val="CommentReference"/>
          <w:rFonts w:eastAsia="SimSun"/>
          <w:b w:val="0"/>
          <w:noProof/>
          <w:lang w:eastAsia="zh-CN" w:bidi="ar-SA"/>
        </w:rPr>
        <w:commentReference w:id="4"/>
      </w:r>
      <w:commentRangeEnd w:id="5"/>
      <w:r w:rsidR="001225E5">
        <w:rPr>
          <w:rStyle w:val="CommentReference"/>
          <w:rFonts w:eastAsia="SimSun"/>
          <w:b w:val="0"/>
          <w:noProof/>
          <w:lang w:eastAsia="zh-CN" w:bidi="ar-SA"/>
        </w:rPr>
        <w:commentReference w:id="5"/>
      </w:r>
      <w:r w:rsidRPr="009769BC">
        <w:t xml:space="preserve"> </w:t>
      </w:r>
      <w:proofErr w:type="spellStart"/>
      <w:r w:rsidRPr="009769BC">
        <w:t>Ruoqing</w:t>
      </w:r>
      <w:proofErr w:type="spellEnd"/>
      <w:r w:rsidRPr="009769BC">
        <w:t xml:space="preserve"> Zhu </w:t>
      </w:r>
      <w:r w:rsidRPr="009769BC">
        <w:rPr>
          <w:vertAlign w:val="superscript"/>
        </w:rPr>
        <w:t>2</w:t>
      </w:r>
      <w:r w:rsidRPr="009769BC">
        <w:t xml:space="preserve">, Francesca </w:t>
      </w:r>
      <w:proofErr w:type="spellStart"/>
      <w:r w:rsidRPr="009769BC">
        <w:t>Gany</w:t>
      </w:r>
      <w:proofErr w:type="spellEnd"/>
      <w:r w:rsidRPr="009769BC">
        <w:t xml:space="preserve"> </w:t>
      </w:r>
      <w:r w:rsidRPr="009769BC">
        <w:rPr>
          <w:vertAlign w:val="superscript"/>
        </w:rPr>
        <w:t>3</w:t>
      </w:r>
      <w:r w:rsidRPr="009769BC">
        <w:t>, Amirah Burton-</w:t>
      </w:r>
      <w:proofErr w:type="spellStart"/>
      <w:r w:rsidRPr="009769BC">
        <w:t>Obanla</w:t>
      </w:r>
      <w:proofErr w:type="spellEnd"/>
      <w:r w:rsidRPr="009769BC">
        <w:t xml:space="preserve"> </w:t>
      </w:r>
      <w:r w:rsidR="00FB48D7" w:rsidRPr="00984E23">
        <w:rPr>
          <w:highlight w:val="yellow"/>
          <w:vertAlign w:val="superscript"/>
        </w:rPr>
        <w:t>1</w:t>
      </w:r>
      <w:r w:rsidRPr="009769BC">
        <w:t xml:space="preserve"> and Anna </w:t>
      </w:r>
      <w:r w:rsidRPr="00225196">
        <w:t>E.</w:t>
      </w:r>
      <w:r w:rsidRPr="009769BC">
        <w:t xml:space="preserve"> Arthur </w:t>
      </w:r>
      <w:r w:rsidR="00FB48D7" w:rsidRPr="00FB48D7">
        <w:rPr>
          <w:highlight w:val="yellow"/>
          <w:vertAlign w:val="superscript"/>
        </w:rPr>
        <w:t>4</w:t>
      </w:r>
      <w:r w:rsidRPr="009769BC">
        <w:rPr>
          <w:vertAlign w:val="superscript"/>
        </w:rPr>
        <w:t>,</w:t>
      </w:r>
      <w:r w:rsidRPr="009769BC">
        <w:t>*</w:t>
      </w:r>
    </w:p>
    <w:tbl>
      <w:tblPr>
        <w:tblStyle w:val="MDPITable"/>
        <w:tblpPr w:leftFromText="198" w:rightFromText="198" w:vertAnchor="page" w:horzAnchor="margin" w:tblpY="9307"/>
        <w:tblW w:w="2409" w:type="dxa"/>
        <w:tblLayout w:type="fixed"/>
        <w:tblLook w:val="04A0" w:firstRow="1" w:lastRow="0" w:firstColumn="1" w:lastColumn="0" w:noHBand="0" w:noVBand="1"/>
      </w:tblPr>
      <w:tblGrid>
        <w:gridCol w:w="2409"/>
      </w:tblGrid>
      <w:tr w:rsidR="000F7883" w:rsidRPr="009769BC" w14:paraId="6C1683FF" w14:textId="77777777" w:rsidTr="000F7883">
        <w:trPr>
          <w:cantSplit/>
        </w:trPr>
        <w:tc>
          <w:tcPr>
            <w:tcW w:w="2409" w:type="dxa"/>
          </w:tcPr>
          <w:p w14:paraId="284A1E40" w14:textId="77777777" w:rsidR="000F7883" w:rsidRPr="00225196" w:rsidRDefault="000F7883" w:rsidP="000F7883">
            <w:pPr>
              <w:pStyle w:val="MDPI61Citation"/>
            </w:pPr>
            <w:commentRangeStart w:id="6"/>
            <w:commentRangeStart w:id="7"/>
            <w:r w:rsidRPr="009769BC">
              <w:rPr>
                <w:b/>
                <w:highlight w:val="yellow"/>
              </w:rPr>
              <w:t>Citation:</w:t>
            </w:r>
            <w:commentRangeEnd w:id="6"/>
            <w:r w:rsidRPr="009769BC">
              <w:rPr>
                <w:rStyle w:val="CommentReference"/>
                <w:rFonts w:cs="Times New Roman"/>
                <w:noProof/>
                <w:color w:val="000000"/>
              </w:rPr>
              <w:commentReference w:id="6"/>
            </w:r>
            <w:commentRangeEnd w:id="7"/>
            <w:r w:rsidR="001225E5">
              <w:rPr>
                <w:rStyle w:val="CommentReference"/>
                <w:rFonts w:cs="Times New Roman"/>
                <w:noProof/>
                <w:color w:val="000000"/>
                <w:lang w:val="en-US" w:eastAsia="zh-CN"/>
              </w:rPr>
              <w:commentReference w:id="7"/>
            </w:r>
            <w:r w:rsidRPr="009769BC">
              <w:t xml:space="preserve"> Maino Vieytes, C.A.; Zhu, R.; </w:t>
            </w:r>
            <w:proofErr w:type="spellStart"/>
            <w:r w:rsidRPr="009769BC">
              <w:t>Gany</w:t>
            </w:r>
            <w:proofErr w:type="spellEnd"/>
            <w:r w:rsidRPr="009769BC">
              <w:t>, F.; Burton-</w:t>
            </w:r>
            <w:proofErr w:type="spellStart"/>
            <w:r w:rsidRPr="009769BC">
              <w:t>Obanla</w:t>
            </w:r>
            <w:proofErr w:type="spellEnd"/>
            <w:r w:rsidRPr="009769BC">
              <w:t xml:space="preserve">, A.; </w:t>
            </w:r>
            <w:r w:rsidRPr="009769BC">
              <w:br/>
              <w:t xml:space="preserve">Arthur, A.E. Empirical Dietary </w:t>
            </w:r>
            <w:r w:rsidRPr="009769BC">
              <w:br/>
              <w:t xml:space="preserve">Patterns Associated with Food </w:t>
            </w:r>
            <w:r w:rsidRPr="009769BC">
              <w:br/>
              <w:t xml:space="preserve">Insecurity in U.S. Cancer Survivors: NHANES 1999–2018. </w:t>
            </w:r>
            <w:r w:rsidRPr="009769BC">
              <w:rPr>
                <w:i/>
              </w:rPr>
              <w:t xml:space="preserve">Int. J. Environ. Res. Public </w:t>
            </w:r>
            <w:r w:rsidRPr="00225196">
              <w:rPr>
                <w:i/>
              </w:rPr>
              <w:t xml:space="preserve">Health </w:t>
            </w:r>
            <w:r w:rsidRPr="00225196">
              <w:rPr>
                <w:b/>
              </w:rPr>
              <w:t>2022</w:t>
            </w:r>
            <w:r w:rsidRPr="00225196">
              <w:t xml:space="preserve">, </w:t>
            </w:r>
            <w:r w:rsidRPr="00225196">
              <w:rPr>
                <w:i/>
              </w:rPr>
              <w:t>19</w:t>
            </w:r>
            <w:r w:rsidRPr="00225196">
              <w:t>, x. https://doi.org/10.3390/xxxxx</w:t>
            </w:r>
          </w:p>
          <w:p w14:paraId="3E774DE0" w14:textId="77777777" w:rsidR="000F7883" w:rsidRPr="00225196" w:rsidRDefault="000F7883" w:rsidP="000F7883">
            <w:pPr>
              <w:pStyle w:val="MDPI15academiceditor"/>
              <w:spacing w:after="120"/>
            </w:pPr>
            <w:r w:rsidRPr="00225196">
              <w:t xml:space="preserve">Academic Editor(s): </w:t>
            </w:r>
          </w:p>
          <w:p w14:paraId="01F34EF0" w14:textId="60066EB6" w:rsidR="000F7883" w:rsidRPr="009769BC" w:rsidRDefault="000F7883" w:rsidP="000F7883">
            <w:pPr>
              <w:pStyle w:val="MDPI14history"/>
              <w:spacing w:before="120"/>
            </w:pPr>
            <w:r w:rsidRPr="00225196">
              <w:t xml:space="preserve">Received: </w:t>
            </w:r>
            <w:r w:rsidR="00225196">
              <w:t>30 September 2022</w:t>
            </w:r>
          </w:p>
          <w:p w14:paraId="6E280861" w14:textId="28A3407C" w:rsidR="000F7883" w:rsidRPr="009769BC" w:rsidRDefault="000F7883" w:rsidP="000F7883">
            <w:pPr>
              <w:pStyle w:val="MDPI14history"/>
            </w:pPr>
            <w:r w:rsidRPr="009769BC">
              <w:t xml:space="preserve">Accepted: </w:t>
            </w:r>
            <w:r w:rsidR="00225196">
              <w:t>25 October 2022</w:t>
            </w:r>
          </w:p>
          <w:p w14:paraId="10D65E1D" w14:textId="77777777" w:rsidR="000F7883" w:rsidRPr="009769BC" w:rsidRDefault="000F7883" w:rsidP="000F7883">
            <w:pPr>
              <w:pStyle w:val="MDPI14history"/>
              <w:spacing w:after="120"/>
            </w:pPr>
            <w:r w:rsidRPr="009769BC">
              <w:t>Published: date</w:t>
            </w:r>
          </w:p>
          <w:p w14:paraId="0AE54618" w14:textId="77777777" w:rsidR="000F7883" w:rsidRPr="009769BC" w:rsidRDefault="000F7883" w:rsidP="000F7883">
            <w:pPr>
              <w:pStyle w:val="MDPI63Notes"/>
              <w:jc w:val="both"/>
            </w:pPr>
            <w:r w:rsidRPr="009769BC">
              <w:rPr>
                <w:b/>
              </w:rPr>
              <w:t>Publisher’s Note:</w:t>
            </w:r>
            <w:r w:rsidRPr="009769BC">
              <w:t xml:space="preserve"> MDPI stays neutral with regard to jurisdictional claims in published maps and institutional affiliations.</w:t>
            </w:r>
          </w:p>
          <w:p w14:paraId="18BECC1B" w14:textId="77777777" w:rsidR="000F7883" w:rsidRPr="009769BC" w:rsidRDefault="000F7883" w:rsidP="000F7883">
            <w:pPr>
              <w:pStyle w:val="MDPI63Notes"/>
              <w:spacing w:before="120" w:after="0"/>
              <w:jc w:val="both"/>
            </w:pPr>
            <w:r w:rsidRPr="009769BC">
              <w:rPr>
                <w:noProof/>
                <w:snapToGrid/>
                <w:lang w:eastAsia="zh-CN" w:bidi="ar-SA"/>
              </w:rPr>
              <w:drawing>
                <wp:inline distT="0" distB="0" distL="0" distR="0" wp14:anchorId="49B0F7B0" wp14:editId="251AEAF6">
                  <wp:extent cx="694800" cy="248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6AA8E2ED" w14:textId="77777777" w:rsidR="000F7883" w:rsidRPr="009769BC" w:rsidRDefault="000F7883" w:rsidP="000F7883">
            <w:pPr>
              <w:pStyle w:val="MDPI63Notes"/>
              <w:spacing w:before="60" w:after="0"/>
              <w:jc w:val="both"/>
            </w:pPr>
            <w:r w:rsidRPr="009769BC">
              <w:rPr>
                <w:b/>
              </w:rPr>
              <w:t>Copyright:</w:t>
            </w:r>
            <w:r w:rsidRPr="009769BC">
              <w:t xml:space="preserve"> © 2022 by the authors. Submitted for possible open access publication under the terms and conditions of the Creative Commons Attribution (CC BY) license (https://creativecommons.org/licenses/by/4.0/).</w:t>
            </w:r>
          </w:p>
        </w:tc>
      </w:tr>
    </w:tbl>
    <w:p w14:paraId="36D2CF0A" w14:textId="13D2A4BE" w:rsidR="00D16FDC" w:rsidRPr="009769BC" w:rsidRDefault="00D16FDC" w:rsidP="00736638">
      <w:pPr>
        <w:pStyle w:val="MDPI16affiliation"/>
      </w:pPr>
      <w:commentRangeStart w:id="8"/>
      <w:commentRangeStart w:id="9"/>
      <w:r w:rsidRPr="00984E23">
        <w:rPr>
          <w:highlight w:val="yellow"/>
          <w:vertAlign w:val="superscript"/>
        </w:rPr>
        <w:t>1</w:t>
      </w:r>
      <w:r w:rsidRPr="00984E23">
        <w:rPr>
          <w:highlight w:val="yellow"/>
        </w:rPr>
        <w:tab/>
        <w:t>Division of Nutritional Sciences</w:t>
      </w:r>
      <w:commentRangeEnd w:id="8"/>
      <w:r w:rsidR="00984E23">
        <w:rPr>
          <w:rStyle w:val="CommentReference"/>
          <w:rFonts w:eastAsia="SimSun"/>
          <w:noProof/>
          <w:lang w:eastAsia="zh-CN" w:bidi="ar-SA"/>
        </w:rPr>
        <w:commentReference w:id="8"/>
      </w:r>
      <w:commentRangeEnd w:id="9"/>
      <w:r w:rsidR="001225E5">
        <w:rPr>
          <w:rStyle w:val="CommentReference"/>
          <w:rFonts w:eastAsia="SimSun"/>
          <w:noProof/>
          <w:lang w:eastAsia="zh-CN" w:bidi="ar-SA"/>
        </w:rPr>
        <w:commentReference w:id="9"/>
      </w:r>
      <w:r w:rsidRPr="009769BC">
        <w:t>, The University of Illinois at Urbana-</w:t>
      </w:r>
      <w:r w:rsidRPr="00225196">
        <w:t>Champaign</w:t>
      </w:r>
      <w:r w:rsidR="00225196">
        <w:t xml:space="preserve">, </w:t>
      </w:r>
      <w:commentRangeStart w:id="10"/>
      <w:commentRangeStart w:id="11"/>
      <w:r w:rsidR="00225196" w:rsidRPr="00225196">
        <w:rPr>
          <w:highlight w:val="yellow"/>
        </w:rPr>
        <w:t>U</w:t>
      </w:r>
      <w:commentRangeEnd w:id="10"/>
      <w:r w:rsidR="00225196">
        <w:rPr>
          <w:rStyle w:val="CommentReference"/>
          <w:rFonts w:eastAsia="SimSun"/>
          <w:noProof/>
          <w:lang w:eastAsia="zh-CN" w:bidi="ar-SA"/>
        </w:rPr>
        <w:commentReference w:id="10"/>
      </w:r>
      <w:commentRangeEnd w:id="11"/>
      <w:r w:rsidR="001225E5">
        <w:rPr>
          <w:rStyle w:val="CommentReference"/>
          <w:rFonts w:eastAsia="SimSun"/>
          <w:noProof/>
          <w:lang w:eastAsia="zh-CN" w:bidi="ar-SA"/>
        </w:rPr>
        <w:commentReference w:id="11"/>
      </w:r>
      <w:r w:rsidR="00225196" w:rsidRPr="00225196">
        <w:rPr>
          <w:highlight w:val="green"/>
        </w:rPr>
        <w:t>rbana, IL 61801, USA</w:t>
      </w:r>
      <w:r w:rsidRPr="009769BC">
        <w:t xml:space="preserve">; </w:t>
      </w:r>
      <w:r w:rsidR="00476E93">
        <w:br/>
      </w:r>
      <w:r w:rsidR="001B77F2" w:rsidRPr="001B77F2">
        <w:t>cam17@illinois.edu</w:t>
      </w:r>
      <w:r w:rsidR="00476E93">
        <w:t xml:space="preserve"> (C.A.M.V.)</w:t>
      </w:r>
      <w:r w:rsidR="00FB48D7">
        <w:t xml:space="preserve">; </w:t>
      </w:r>
      <w:r w:rsidR="00476E93" w:rsidRPr="001B77F2">
        <w:t>amirah2@illinois.edu</w:t>
      </w:r>
      <w:r w:rsidR="00476E93">
        <w:t xml:space="preserve"> (A.B.-O.)</w:t>
      </w:r>
    </w:p>
    <w:p w14:paraId="505D80C8" w14:textId="628FE61C" w:rsidR="00D16FDC" w:rsidRPr="009769BC" w:rsidRDefault="00D16FDC" w:rsidP="00736638">
      <w:pPr>
        <w:pStyle w:val="MDPI16affiliation"/>
      </w:pPr>
      <w:r w:rsidRPr="009769BC">
        <w:rPr>
          <w:vertAlign w:val="superscript"/>
        </w:rPr>
        <w:t>2</w:t>
      </w:r>
      <w:r w:rsidRPr="009769BC">
        <w:tab/>
        <w:t>Department of Statistics, The University of Illinois at Urbana-</w:t>
      </w:r>
      <w:r w:rsidRPr="00225196">
        <w:t>Champaign</w:t>
      </w:r>
      <w:r w:rsidR="00225196">
        <w:t xml:space="preserve">, </w:t>
      </w:r>
      <w:r w:rsidR="00225196" w:rsidRPr="00225196">
        <w:rPr>
          <w:highlight w:val="green"/>
        </w:rPr>
        <w:t>Urbana, IL 61801, USA</w:t>
      </w:r>
      <w:r w:rsidRPr="009769BC">
        <w:t xml:space="preserve">; </w:t>
      </w:r>
      <w:r w:rsidR="00225196">
        <w:br/>
      </w:r>
      <w:r w:rsidRPr="009769BC">
        <w:t xml:space="preserve">rqzhu@illinois.edu </w:t>
      </w:r>
    </w:p>
    <w:p w14:paraId="2E2263CE" w14:textId="5B996030" w:rsidR="00D16FDC" w:rsidRPr="009769BC" w:rsidRDefault="00D16FDC" w:rsidP="00736638">
      <w:pPr>
        <w:pStyle w:val="MDPI16affiliation"/>
      </w:pPr>
      <w:r w:rsidRPr="009769BC">
        <w:rPr>
          <w:vertAlign w:val="superscript"/>
        </w:rPr>
        <w:t>3</w:t>
      </w:r>
      <w:r w:rsidRPr="009769BC">
        <w:tab/>
      </w:r>
      <w:r w:rsidRPr="00225196">
        <w:t>Memorial Sloan Kettering Cancer Center</w:t>
      </w:r>
      <w:r w:rsidR="00225196">
        <w:t xml:space="preserve">, </w:t>
      </w:r>
      <w:r w:rsidR="00225196" w:rsidRPr="00225196">
        <w:rPr>
          <w:highlight w:val="green"/>
        </w:rPr>
        <w:t>New York, NY 10065, USA</w:t>
      </w:r>
      <w:r w:rsidRPr="009769BC">
        <w:t>; ganyf@mskcc.org</w:t>
      </w:r>
      <w:r w:rsidR="000319B9" w:rsidRPr="009769BC">
        <w:t xml:space="preserve"> </w:t>
      </w:r>
    </w:p>
    <w:p w14:paraId="6EF9A254" w14:textId="3AEF4168" w:rsidR="00D16FDC" w:rsidRPr="009769BC" w:rsidRDefault="00FB48D7" w:rsidP="00736638">
      <w:pPr>
        <w:pStyle w:val="MDPI16affiliation"/>
      </w:pPr>
      <w:r w:rsidRPr="00FB48D7">
        <w:rPr>
          <w:highlight w:val="yellow"/>
          <w:vertAlign w:val="superscript"/>
        </w:rPr>
        <w:t>4</w:t>
      </w:r>
      <w:r w:rsidR="00D16FDC" w:rsidRPr="009769BC">
        <w:tab/>
        <w:t xml:space="preserve">Department of Dietetics and Nutrition, The University of Kansas Medical </w:t>
      </w:r>
      <w:r w:rsidR="00D16FDC" w:rsidRPr="00225196">
        <w:t>Center</w:t>
      </w:r>
      <w:r w:rsidR="00225196">
        <w:t xml:space="preserve">, </w:t>
      </w:r>
      <w:r w:rsidR="00225196">
        <w:br/>
      </w:r>
      <w:r w:rsidR="00225196" w:rsidRPr="00225196">
        <w:rPr>
          <w:highlight w:val="green"/>
        </w:rPr>
        <w:t>Kansas City, KS 66160, USA</w:t>
      </w:r>
    </w:p>
    <w:p w14:paraId="79D56EEB" w14:textId="77777777" w:rsidR="00D16FDC" w:rsidRPr="009769BC" w:rsidRDefault="00736638" w:rsidP="00736638">
      <w:pPr>
        <w:pStyle w:val="MDPI16affiliation"/>
      </w:pPr>
      <w:r w:rsidRPr="009769BC">
        <w:rPr>
          <w:b/>
        </w:rPr>
        <w:t>*</w:t>
      </w:r>
      <w:r w:rsidRPr="009769BC">
        <w:tab/>
        <w:t xml:space="preserve">Correspondence: </w:t>
      </w:r>
      <w:r w:rsidR="00D16FDC" w:rsidRPr="009769BC">
        <w:t>aarthur4@kumc.edu</w:t>
      </w:r>
    </w:p>
    <w:p w14:paraId="0C0D17B3" w14:textId="59D78B69" w:rsidR="00D16FDC" w:rsidRPr="009769BC" w:rsidRDefault="00D16FDC" w:rsidP="00F67EA2">
      <w:pPr>
        <w:pStyle w:val="MDPI17abstract"/>
      </w:pPr>
      <w:r w:rsidRPr="009769BC">
        <w:rPr>
          <w:b/>
        </w:rPr>
        <w:t xml:space="preserve">Abstract: </w:t>
      </w:r>
      <w:r w:rsidRPr="009769BC">
        <w: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w:t>
      </w:r>
      <w:r w:rsidR="00884D38" w:rsidRPr="009769BC">
        <w:t>9–2018</w:t>
      </w:r>
      <w:r w:rsidRPr="009769BC">
        <w:t>, we characterized major dietary patterns in the food insecure cancer survivor population</w:t>
      </w:r>
      <w:ins w:id="12" w:author="Maino Vieytes, Christian Augusto" w:date="2022-10-27T09:30:00Z">
        <w:r w:rsidR="00B05C9C">
          <w:t xml:space="preserve"> using</w:t>
        </w:r>
      </w:ins>
      <w:r w:rsidRPr="009769BC">
        <w:t xml:space="preserve">: </w:t>
      </w:r>
      <w:proofErr w:type="spellStart"/>
      <w:r w:rsidRPr="009769BC">
        <w:t>i</w:t>
      </w:r>
      <w:proofErr w:type="spellEnd"/>
      <w:r w:rsidRPr="009769BC">
        <w:t>. penalized logistic regression (logit) and ii. principal components analysis (PCA). We validated these patterns by examining the association of those patterns with food inse</w:t>
      </w:r>
      <w:r w:rsidR="0065651F">
        <w:t>curity in the cancer population</w:t>
      </w:r>
      <w:r w:rsidRPr="009769BC">
        <w:t>;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w:t>
      </w:r>
      <w:ins w:id="13" w:author="Maino Vieytes, Christian Augusto" w:date="2022-10-27T08:14:00Z">
        <w:r w:rsidR="00140306">
          <w:t>≥</w:t>
        </w:r>
      </w:ins>
      <w:commentRangeStart w:id="14"/>
      <w:commentRangeStart w:id="15"/>
      <w:r w:rsidR="00F67EA2" w:rsidRPr="004A1C00">
        <w:rPr>
          <w:highlight w:val="yellow"/>
        </w:rPr>
        <w:t>2</w:t>
      </w:r>
      <w:del w:id="16" w:author="Maino Vieytes, Christian Augusto" w:date="2022-10-27T08:14:00Z">
        <w:r w:rsidR="00F67EA2" w:rsidRPr="004A1C00" w:rsidDel="00140306">
          <w:rPr>
            <w:highlight w:val="yellow"/>
          </w:rPr>
          <w:delText>≥</w:delText>
        </w:r>
      </w:del>
      <w:commentRangeEnd w:id="14"/>
      <w:r w:rsidR="004A1C00">
        <w:rPr>
          <w:rStyle w:val="CommentReference"/>
          <w:rFonts w:eastAsia="SimSun"/>
          <w:noProof/>
          <w:lang w:eastAsia="zh-CN" w:bidi="ar-SA"/>
        </w:rPr>
        <w:commentReference w:id="14"/>
      </w:r>
      <w:commentRangeEnd w:id="15"/>
      <w:r w:rsidR="001225E5">
        <w:rPr>
          <w:rStyle w:val="CommentReference"/>
          <w:rFonts w:eastAsia="SimSun"/>
          <w:noProof/>
          <w:lang w:eastAsia="zh-CN" w:bidi="ar-SA"/>
        </w:rPr>
        <w:commentReference w:id="15"/>
      </w:r>
      <w:r w:rsidRPr="009769BC">
        <w:t xml:space="preserve"> and </w:t>
      </w:r>
      <w:r w:rsidR="0065651F">
        <w:t>&lt;</w:t>
      </w:r>
      <w:r w:rsidRPr="009769BC">
        <w:t>6 years since diagno</w:t>
      </w:r>
      <w:r w:rsidR="0065651F">
        <w:t>sis)</w:t>
      </w:r>
      <w:r w:rsidRPr="009769BC">
        <w:t>; (4) Conclusions: FI may play an influential role on the dietary intake patterns of cancer survivors in the U.S. The results highlight the relevance of FI screening and monitoring for cancer survivors</w:t>
      </w:r>
    </w:p>
    <w:p w14:paraId="6D52D7E9" w14:textId="77777777" w:rsidR="00D16FDC" w:rsidRPr="009769BC" w:rsidRDefault="00736638" w:rsidP="00736638">
      <w:pPr>
        <w:pStyle w:val="MDPI18keywords"/>
      </w:pPr>
      <w:r w:rsidRPr="009769BC">
        <w:rPr>
          <w:b/>
        </w:rPr>
        <w:t>Keywords:</w:t>
      </w:r>
      <w:r w:rsidR="00D16FDC" w:rsidRPr="009769BC">
        <w:rPr>
          <w:b/>
        </w:rPr>
        <w:t xml:space="preserve"> </w:t>
      </w:r>
      <w:r w:rsidR="00D16FDC" w:rsidRPr="009769BC">
        <w:t>cancer; dietary patterns; nutritional epidemiology; food insecurity; survivorship</w:t>
      </w:r>
    </w:p>
    <w:p w14:paraId="1E31F417" w14:textId="77777777" w:rsidR="00D16FDC" w:rsidRPr="009769BC" w:rsidRDefault="00D16FDC" w:rsidP="00736638">
      <w:pPr>
        <w:pStyle w:val="MDPI19line"/>
        <w:pBdr>
          <w:bottom w:val="single" w:sz="4" w:space="1" w:color="000000"/>
        </w:pBdr>
      </w:pPr>
    </w:p>
    <w:p w14:paraId="7D6DE64D" w14:textId="77777777" w:rsidR="00D16FDC" w:rsidRPr="009769BC" w:rsidRDefault="000F7883" w:rsidP="000F7883">
      <w:pPr>
        <w:pStyle w:val="MDPI21heading1"/>
      </w:pPr>
      <w:r w:rsidRPr="009769BC">
        <w:t xml:space="preserve">1. </w:t>
      </w:r>
      <w:r w:rsidR="00D16FDC" w:rsidRPr="009769BC">
        <w:t>Introduction</w:t>
      </w:r>
    </w:p>
    <w:p w14:paraId="7C2910E7" w14:textId="49CD9316" w:rsidR="00D16FDC" w:rsidRPr="009769BC" w:rsidRDefault="00D16FDC" w:rsidP="00D16FDC">
      <w:pPr>
        <w:pStyle w:val="MDPI31text"/>
        <w:rPr>
          <w:b/>
          <w:color w:val="auto"/>
        </w:rPr>
      </w:pPr>
      <w:r w:rsidRPr="009769BC">
        <w:rPr>
          <w:color w:val="auto"/>
        </w:rPr>
        <w:t xml:space="preserve">Food insecurity (FI) is the inability to procure sufficient quantities of safe and nutritious foods that promote the physical, emotional, and psychosocial domains of health and well-being </w:t>
      </w:r>
      <w:r w:rsidRPr="009769BC">
        <w:rPr>
          <w:b/>
          <w:color w:val="auto"/>
        </w:rPr>
        <w:fldChar w:fldCharType="begin"/>
      </w:r>
      <w:r w:rsidRPr="009769BC">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9769BC">
        <w:rPr>
          <w:b/>
          <w:color w:val="auto"/>
        </w:rPr>
        <w:fldChar w:fldCharType="separate"/>
      </w:r>
      <w:r w:rsidRPr="009769BC">
        <w:rPr>
          <w:color w:val="auto"/>
        </w:rPr>
        <w:t>[1]</w:t>
      </w:r>
      <w:r w:rsidRPr="009769BC">
        <w:rPr>
          <w:b/>
          <w:color w:val="auto"/>
        </w:rPr>
        <w:fldChar w:fldCharType="end"/>
      </w:r>
      <w:r w:rsidRPr="009769BC">
        <w:rPr>
          <w:color w:val="auto"/>
        </w:rPr>
        <w:t xml:space="preserve">. It is a </w:t>
      </w:r>
      <w:del w:id="17" w:author="Maino Vieytes, Christian Augusto" w:date="2022-10-27T09:31:00Z">
        <w:r w:rsidRPr="009769BC" w:rsidDel="00B05C9C">
          <w:rPr>
            <w:color w:val="auto"/>
          </w:rPr>
          <w:delText xml:space="preserve">leading </w:delText>
        </w:r>
      </w:del>
      <w:ins w:id="18" w:author="Maino Vieytes, Christian Augusto" w:date="2022-10-27T09:31:00Z">
        <w:r w:rsidR="00B05C9C">
          <w:rPr>
            <w:color w:val="auto"/>
          </w:rPr>
          <w:t>pressing</w:t>
        </w:r>
        <w:r w:rsidR="00B05C9C" w:rsidRPr="009769BC">
          <w:rPr>
            <w:color w:val="auto"/>
          </w:rPr>
          <w:t xml:space="preserve"> </w:t>
        </w:r>
      </w:ins>
      <w:r w:rsidRPr="009769BC">
        <w:rPr>
          <w:color w:val="auto"/>
        </w:rPr>
        <w:t>public health issue that affected approximately 13.8 million (10.5</w:t>
      </w:r>
      <w:r w:rsidR="000F7883" w:rsidRPr="009769BC">
        <w:rPr>
          <w:color w:val="auto"/>
        </w:rPr>
        <w:t>%</w:t>
      </w:r>
      <w:r w:rsidRPr="009769BC">
        <w:rPr>
          <w:color w:val="auto"/>
        </w:rPr>
        <w:t xml:space="preserve">) U.S. households in 2020 and disproportionately implicates low-income households, single-parent households, communities of color, and those with a recent diagnosis of cancer </w:t>
      </w:r>
      <w:r w:rsidRPr="009769BC">
        <w:rPr>
          <w:b/>
          <w:color w:val="auto"/>
        </w:rPr>
        <w:fldChar w:fldCharType="begin"/>
      </w:r>
      <w:r w:rsidRPr="009769BC">
        <w:rPr>
          <w:color w:val="auto"/>
        </w:rPr>
        <w:instrText xml:space="preserve"> ADDIN ZOTERO_ITEM CSL_CITATION {"citationID":"yQ2cURK2","properties":{"formattedCitation":"[1,2]","plainCitation":"[1,2]","noteIndex":0},"citationItems":[{"id":1465,"uris":["http://zotero.org/users/local/S8X13ARX/items/5V6T4AJK"],"itemData":{"id":1465,"type":"webpage","abstract":"An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9769BC">
        <w:rPr>
          <w:b/>
          <w:color w:val="auto"/>
        </w:rPr>
        <w:fldChar w:fldCharType="separate"/>
      </w:r>
      <w:r w:rsidRPr="009769BC">
        <w:rPr>
          <w:color w:val="auto"/>
        </w:rPr>
        <w:t>[1,2]</w:t>
      </w:r>
      <w:r w:rsidRPr="009769BC">
        <w:rPr>
          <w:b/>
          <w:color w:val="auto"/>
        </w:rPr>
        <w:fldChar w:fldCharType="end"/>
      </w:r>
      <w:r w:rsidRPr="009769BC">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9769BC">
        <w:rPr>
          <w:b/>
          <w:color w:val="auto"/>
        </w:rPr>
        <w:fldChar w:fldCharType="begin"/>
      </w:r>
      <w:r w:rsidRPr="009769BC">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9769BC">
        <w:rPr>
          <w:b/>
          <w:color w:val="auto"/>
        </w:rPr>
        <w:fldChar w:fldCharType="separate"/>
      </w:r>
      <w:r w:rsidRPr="009769BC">
        <w:rPr>
          <w:color w:val="auto"/>
        </w:rPr>
        <w:t>[3,4]</w:t>
      </w:r>
      <w:r w:rsidRPr="009769BC">
        <w:rPr>
          <w:b/>
          <w:color w:val="auto"/>
        </w:rPr>
        <w:fldChar w:fldCharType="end"/>
      </w:r>
      <w:r w:rsidRPr="009769BC">
        <w:rPr>
          <w:color w:val="auto"/>
        </w:rPr>
        <w:t xml:space="preserve">. The culmination of these and other known risk factors of FI, including younger age, being less educated, belonging to a marginalized community, and having lower income, may ultimately lead to cancer survivors experiencing FI </w:t>
      </w:r>
      <w:r w:rsidRPr="009769BC">
        <w:rPr>
          <w:b/>
          <w:color w:val="auto"/>
        </w:rPr>
        <w:fldChar w:fldCharType="begin"/>
      </w:r>
      <w:r w:rsidRPr="009769BC">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9769BC">
        <w:rPr>
          <w:b/>
          <w:color w:val="auto"/>
        </w:rPr>
        <w:fldChar w:fldCharType="separate"/>
      </w:r>
      <w:r w:rsidRPr="009769BC">
        <w:rPr>
          <w:color w:val="auto"/>
        </w:rPr>
        <w:t>[5]</w:t>
      </w:r>
      <w:r w:rsidRPr="009769BC">
        <w:rPr>
          <w:b/>
          <w:color w:val="auto"/>
        </w:rPr>
        <w:fldChar w:fldCharType="end"/>
      </w:r>
      <w:r w:rsidRPr="009769BC">
        <w:rPr>
          <w:color w:val="auto"/>
        </w:rPr>
        <w:t xml:space="preserve">. Moreover, estimates from non-nationally representative data suggest that the prevalence of FI in the cancer survivor (defined </w:t>
      </w:r>
      <w:r w:rsidRPr="009769BC">
        <w:rPr>
          <w:color w:val="auto"/>
        </w:rPr>
        <w:lastRenderedPageBreak/>
        <w:t xml:space="preserve">as any person with a history of cancer, from the time of diagnosis to the end of life) population may be higher than the national average and it is unclear if time elapsed since diagnosis plays a role in this phenomenon </w:t>
      </w:r>
      <w:r w:rsidRPr="009769BC">
        <w:rPr>
          <w:b/>
          <w:color w:val="auto"/>
        </w:rPr>
        <w:fldChar w:fldCharType="begin"/>
      </w:r>
      <w:r w:rsidRPr="009769BC">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9769BC">
        <w:rPr>
          <w:b/>
          <w:color w:val="auto"/>
        </w:rPr>
        <w:fldChar w:fldCharType="separate"/>
      </w:r>
      <w:r w:rsidRPr="009769BC">
        <w:rPr>
          <w:color w:val="auto"/>
        </w:rPr>
        <w:t>[6–8]</w:t>
      </w:r>
      <w:r w:rsidRPr="009769BC">
        <w:rPr>
          <w:b/>
          <w:color w:val="auto"/>
        </w:rPr>
        <w:fldChar w:fldCharType="end"/>
      </w:r>
      <w:r w:rsidRPr="009769BC">
        <w:rPr>
          <w:color w:val="auto"/>
        </w:rPr>
        <w:t>.</w:t>
      </w:r>
    </w:p>
    <w:p w14:paraId="4E7A74B7" w14:textId="77777777" w:rsidR="00D16FDC" w:rsidRPr="009769BC" w:rsidRDefault="00D16FDC" w:rsidP="00D16FDC">
      <w:pPr>
        <w:pStyle w:val="MDPI31text"/>
        <w:rPr>
          <w:b/>
          <w:color w:val="auto"/>
        </w:rPr>
      </w:pPr>
      <w:r w:rsidRPr="009769BC">
        <w:rPr>
          <w:color w:val="auto"/>
        </w:rPr>
        <w:t xml:space="preserve">National guidelines from the WCRF/AICR Third Expert Report have developed recommendations that cancer survivors may implement following a diagnosis. These recommendations include dietary modifications that emphasize the consumption of whole grains, vegetables, and fruit while curtailing the consumption of sugar-sweetened beverages and processed meats, as higher intakes of these foods may be associated with an increased cancer risk and worsen the prognosis </w:t>
      </w:r>
      <w:r w:rsidRPr="009769BC">
        <w:rPr>
          <w:b/>
          <w:color w:val="auto"/>
        </w:rPr>
        <w:fldChar w:fldCharType="begin"/>
      </w:r>
      <w:r w:rsidRPr="009769BC">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9769BC">
        <w:rPr>
          <w:b/>
          <w:color w:val="auto"/>
        </w:rPr>
        <w:fldChar w:fldCharType="separate"/>
      </w:r>
      <w:r w:rsidRPr="009769BC">
        <w:rPr>
          <w:color w:val="auto"/>
        </w:rPr>
        <w:t>[9]</w:t>
      </w:r>
      <w:r w:rsidRPr="009769BC">
        <w:rPr>
          <w:b/>
          <w:color w:val="auto"/>
        </w:rPr>
        <w:fldChar w:fldCharType="end"/>
      </w:r>
      <w:r w:rsidRPr="009769BC">
        <w:rPr>
          <w:color w:val="auto"/>
        </w:rPr>
        <w:t xml:space="preserve">. Though following these evidence-based guidelines may improve QOL and disease outcomes, it is unclear how FI impacts cancer survivors’ capacity to adhere to those recommendations </w:t>
      </w:r>
      <w:r w:rsidRPr="009769BC">
        <w:rPr>
          <w:b/>
          <w:color w:val="auto"/>
        </w:rPr>
        <w:fldChar w:fldCharType="begin"/>
      </w:r>
      <w:r w:rsidRPr="009769BC">
        <w:rPr>
          <w:color w:val="auto"/>
        </w:rPr>
        <w:instrText xml:space="preserve"> ADDIN ZOTERO_ITEM CSL_CITATION {"citationID":"U28yMmxU","properties":{"formattedCitation":"[10\\uc0\\u8211{}13]","plainCitation":"[10–13]","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Coble"},{"family":"Piemonte","given":"Tami"}],"issued":{"date-parts":[["2017",2]]}}},{"id":1838,"uris":["http://zotero.org/users/local/S8X13ARX/items/MB3F6EGQ"],"itemData":{"id":1838,"type":"article-journal","container-title":"Acta Oncologica","DOI":"10.3109/0284186X.2010.529822","ISSN":"0284-186X, 1651-226X","issue":"2","journalAbbreviation":"Acta Oncologica","language":"en","page":"167-178","source":"DOI.org (Crossref)","title":"Updated evidence in support of diet and exercise interventions in cancer survivors","volume":"50","author":[{"family":"Pekmezi","given":"Dorothy W."},{"family":"Demark-Wahnefried","given":"Wendy"}],"issued":{"date-parts":[["2011",2]]}}},{"id":1840,"uris":["http://zotero.org/users/local/S8X13ARX/items/5X96K6AH"],"itemData":{"id":1840,"type":"article-journal","container-title":"World Journal of Surgical Oncology","DOI":"10.1186/s12957-019-1697-2","ISSN":"1477-7819","issue":"1","journalAbbreviation":"World J Surg Onc","language":"en","page":"153","source":"DOI.org (Crossref)","title":"Impact of physical activity and diet on colorectal cancer survivors’ quality of life: a systematic review","title-short":"Impact of physical activity and diet on colorectal cancer survivors’ quality of life","volume":"17","author":[{"family":"Balhareth","given":"Ameera"},{"family":"Aldossary","given":"Mohammed Yousef"},{"family":"McNamara","given":"Deborah"}],"issued":{"date-parts":[["2019",12]]}}},{"id":1842,"uris":["http://zotero.org/users/local/S8X13ARX/items/36L6BIC7"],"itemData":{"id":1842,"type":"article-journal","container-title":"Breast Cancer Research and Treatment","DOI":"10.1007/s10549-005-9018-6","ISSN":"0167-6806, 1573-7217","issue":"3","journalAbbreviation":"Breast Cancer Res Treat","language":"en","page":"227-232","source":"DOI.org (Crossref)","title":"Diet quality is directly associated with quality of life in breast cancer survivors","volume":"96","author":[{"family":"Wayne","given":"Sharon J"},{"family":"Baumgartner","given":"Kathy"},{"family":"Baumgartner","given":"Richard N"},{"family":"Bernstein","given":"Leslie"},{"family":"Bowen","given":"Deborah J"},{"family":"Ballard-Barbash","given":"Rachel"}],"issued":{"date-parts":[["2006",4]]}}}],"schema":"https://github.com/citation-style-language/schema/raw/master/csl-citation.json"} </w:instrText>
      </w:r>
      <w:r w:rsidRPr="009769BC">
        <w:rPr>
          <w:b/>
          <w:color w:val="auto"/>
        </w:rPr>
        <w:fldChar w:fldCharType="separate"/>
      </w:r>
      <w:r w:rsidRPr="009769BC">
        <w:rPr>
          <w:color w:val="auto"/>
        </w:rPr>
        <w:t>[10–13]</w:t>
      </w:r>
      <w:r w:rsidRPr="009769BC">
        <w:rPr>
          <w:b/>
          <w:color w:val="auto"/>
        </w:rPr>
        <w:fldChar w:fldCharType="end"/>
      </w:r>
      <w:r w:rsidRPr="009769BC">
        <w:rPr>
          <w:color w:val="auto"/>
        </w:rPr>
        <w:t>. Ultimately, the combination of treatment-associated sequelae and FI may aggravate nutritional inadequacy in food insecure cancer survivors.</w:t>
      </w:r>
    </w:p>
    <w:p w14:paraId="4ADC61A1" w14:textId="77777777" w:rsidR="00D16FDC" w:rsidRPr="009769BC" w:rsidRDefault="00D16FDC" w:rsidP="00D16FDC">
      <w:pPr>
        <w:pStyle w:val="MDPI31text"/>
        <w:rPr>
          <w:color w:val="auto"/>
        </w:rPr>
      </w:pPr>
      <w:r w:rsidRPr="009769BC">
        <w:rPr>
          <w:color w:val="auto"/>
        </w:rPr>
        <w:t xml:space="preserve">Ascertaining population-specific dietary patterns may reveal critical needs and play a role in developing clinical best practices or food policy targeted at specific at-risk populations. </w:t>
      </w:r>
      <w:r w:rsidRPr="009769BC">
        <w:t>Consequently, the goal of this study was to delineate major dietary intake patterns among food insecure cancer survivors by implementing dietary pattern extraction procedures on nationally representative data from the National Health and Nutrition Examination Survey (NHANES</w:t>
      </w:r>
      <w:r w:rsidRPr="009769BC">
        <w:rPr>
          <w:rStyle w:val="Strong"/>
          <w:color w:val="0E101A"/>
        </w:rPr>
        <w:t>)</w:t>
      </w:r>
      <w:r w:rsidRPr="009769BC">
        <w:rPr>
          <w:b/>
          <w:bCs/>
          <w:color w:val="auto"/>
        </w:rPr>
        <w:t xml:space="preserve">. </w:t>
      </w:r>
      <w:r w:rsidRPr="009769BC">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Pr="009769BC">
        <w:rPr>
          <w:rStyle w:val="Strong"/>
          <w:b w:val="0"/>
          <w:bCs w:val="0"/>
          <w:color w:val="auto"/>
        </w:rPr>
        <w:fldChar w:fldCharType="begin"/>
      </w:r>
      <w:r w:rsidRPr="009769BC">
        <w:rPr>
          <w:rStyle w:val="Strong"/>
          <w:b w:val="0"/>
          <w:bCs w:val="0"/>
          <w:color w:val="auto"/>
        </w:rPr>
        <w:instrText xml:space="preserve"> ADDIN ZOTERO_ITEM CSL_CITATION {"citationID":"6F1L6Ig8","properties":{"formattedCitation":"[14,15]","plainCitation":"[14,15]","noteIndex":0},"citationItems":[{"id":1580,"uris":["http://zotero.org/users/local/S8X13ARX/items/J5DWKJJV"],"itemData":{"id":1580,"type":"article-journal","container-title":"BMC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Pr="009769BC">
        <w:rPr>
          <w:rStyle w:val="Strong"/>
          <w:b w:val="0"/>
          <w:bCs w:val="0"/>
          <w:color w:val="auto"/>
        </w:rPr>
        <w:fldChar w:fldCharType="separate"/>
      </w:r>
      <w:r w:rsidRPr="009769BC">
        <w:rPr>
          <w:rStyle w:val="Strong"/>
          <w:b w:val="0"/>
          <w:bCs w:val="0"/>
          <w:noProof/>
          <w:color w:val="auto"/>
        </w:rPr>
        <w:t>[14,15]</w:t>
      </w:r>
      <w:r w:rsidRPr="009769BC">
        <w:rPr>
          <w:rStyle w:val="Strong"/>
          <w:b w:val="0"/>
          <w:bCs w:val="0"/>
          <w:color w:val="auto"/>
        </w:rPr>
        <w:fldChar w:fldCharType="end"/>
      </w:r>
      <w:r w:rsidRPr="009769BC">
        <w:rPr>
          <w:rStyle w:val="Strong"/>
          <w:b w:val="0"/>
          <w:bCs w:val="0"/>
          <w:color w:val="auto"/>
        </w:rPr>
        <w:t>. We subsequently validate those patterns by examining their relationship to the risk of being food insecure</w:t>
      </w:r>
      <w:r w:rsidRPr="009769BC">
        <w:rPr>
          <w:b/>
          <w:bCs/>
          <w:color w:val="auto"/>
        </w:rPr>
        <w:t xml:space="preserve">. </w:t>
      </w:r>
      <w:r w:rsidRPr="009769BC">
        <w:rPr>
          <w:color w:val="auto"/>
        </w:rPr>
        <w:t>To our knowledge, there are no studies evaluating the dietary patterns of food insecure cancer survivors using nationally representative data and this is the first study to employ NHANES data to analyze empirical dietary intake patterns in cancer survivors with self-reported FI.</w:t>
      </w:r>
    </w:p>
    <w:p w14:paraId="039A2C77" w14:textId="77777777" w:rsidR="00D16FDC" w:rsidRPr="009769BC" w:rsidRDefault="00565C66" w:rsidP="00565C66">
      <w:pPr>
        <w:pStyle w:val="MDPI21heading1"/>
      </w:pPr>
      <w:r w:rsidRPr="009769BC">
        <w:rPr>
          <w:lang w:eastAsia="zh-CN"/>
        </w:rPr>
        <w:t xml:space="preserve">2. </w:t>
      </w:r>
      <w:r w:rsidR="00D16FDC" w:rsidRPr="009769BC">
        <w:t>Materials and Methods</w:t>
      </w:r>
    </w:p>
    <w:p w14:paraId="4CA895F0" w14:textId="606E4C4A" w:rsidR="00D16FDC" w:rsidRPr="009769BC" w:rsidRDefault="00D16FDC" w:rsidP="005C3C4D">
      <w:pPr>
        <w:pStyle w:val="MDPI31text"/>
        <w:rPr>
          <w:b/>
        </w:rPr>
      </w:pPr>
      <w:r w:rsidRPr="009769BC">
        <w:t>Data from ten consecutive cross sections of the NHANES study, between 199</w:t>
      </w:r>
      <w:r w:rsidR="00884D38" w:rsidRPr="009769BC">
        <w:t>9–2018</w:t>
      </w:r>
      <w:r w:rsidRPr="009769BC">
        <w:t xml:space="preserve">, were employed for the analysis. The analytical outline and strategy are displayed in Figure 1. NHANES is a biennial national cross-sectional study conducted by the Center for Disease Control and Prevention (CDC) and the National Center for Health Statistics (NCHS), that surveys health, nutrition, and other lifestyle factors across the noninstitutionalized civilian population of the United States </w:t>
      </w:r>
      <w:r w:rsidRPr="009769BC">
        <w:rPr>
          <w:b/>
        </w:rPr>
        <w:fldChar w:fldCharType="begin"/>
      </w:r>
      <w:r w:rsidRPr="009769BC">
        <w:instrText xml:space="preserve"> ADDIN ZOTERO_ITEM CSL_CITATION {"citationID":"3EQCw6zf","properties":{"formattedCitation":"[16]","plainCitation":"[16]","noteIndex":0},"citationItems":[{"id":"ujLAUKKE/F0VPmgKm","uris":["http://zotero.org/users/local/AyFclNfa/items/R7G22D3N"],"itemData":{"id":353,"type":"article-journal","title":"National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9769BC">
        <w:rPr>
          <w:b/>
        </w:rPr>
        <w:fldChar w:fldCharType="separate"/>
      </w:r>
      <w:r w:rsidRPr="009769BC">
        <w:t>[16]</w:t>
      </w:r>
      <w:r w:rsidRPr="009769BC">
        <w:rPr>
          <w:b/>
        </w:rPr>
        <w:fldChar w:fldCharType="end"/>
      </w:r>
      <w:r w:rsidRPr="009769BC">
        <w:t xml:space="preserve">. The study employs a multistage probability selection design to generate a nationally representative sample of the American population and to ascertain the prevalence of diseases, health outcomes, and associated environmental and behavioral risk factors </w:t>
      </w:r>
      <w:r w:rsidRPr="009769BC">
        <w:rPr>
          <w:b/>
        </w:rPr>
        <w:fldChar w:fldCharType="begin"/>
      </w:r>
      <w:r w:rsidRPr="009769BC">
        <w:instrText xml:space="preserve"> ADDIN ZOTERO_ITEM CSL_CITATION {"citationID":"PdMIT0xT","properties":{"formattedCitation":"[17]","plainCitation":"[17]","noteIndex":0},"citationItems":[{"id":1619,"uris":["http://zotero.org/users/local/S8X13ARX/items/AHI59TS5"],"itemData":{"id":1619,"type":"document","publisher":"Centers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9769BC">
        <w:rPr>
          <w:b/>
        </w:rPr>
        <w:fldChar w:fldCharType="separate"/>
      </w:r>
      <w:r w:rsidRPr="009769BC">
        <w:t>[17]</w:t>
      </w:r>
      <w:r w:rsidRPr="009769BC">
        <w:rPr>
          <w:b/>
        </w:rPr>
        <w:fldChar w:fldCharType="end"/>
      </w:r>
      <w:r w:rsidRPr="009769BC">
        <w:t>. Consenting participants fulfill a household screener and a home interview. The latter consists of a series of questionnaires administered in their homes that cover a range of areas, including demographic, occupational, health, and dietary-related matters. Some subjects are selected for a medical examination, which includes a variety of physical measurements, a dental examination, and biological specimens for laboratory testing</w:t>
      </w:r>
      <w:r w:rsidRPr="009769BC">
        <w:rPr>
          <w:b/>
        </w:rPr>
        <w:fldChar w:fldCharType="begin"/>
      </w:r>
      <w:r w:rsidRPr="009769BC">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9769BC">
        <w:rPr>
          <w:b/>
        </w:rPr>
        <w:fldChar w:fldCharType="end"/>
      </w:r>
      <w:r w:rsidRPr="009769BC">
        <w:t>. Examination data were collected in the Mobile Examination Center. In addition, dietary data were collected via 24</w:t>
      </w:r>
      <w:r w:rsidR="003D794E">
        <w:t xml:space="preserve"> h </w:t>
      </w:r>
      <w:r w:rsidRPr="009769BC">
        <w:t xml:space="preserve">recalls to ascertain the frequency </w:t>
      </w:r>
      <w:ins w:id="19" w:author="Maino Vieytes, Christian Augusto" w:date="2022-10-27T09:35:00Z">
        <w:r w:rsidR="00B05C9C">
          <w:t xml:space="preserve">and quantity </w:t>
        </w:r>
      </w:ins>
      <w:r w:rsidRPr="009769BC">
        <w:t xml:space="preserve">of </w:t>
      </w:r>
      <w:ins w:id="20" w:author="Maino Vieytes, Christian Augusto" w:date="2022-10-27T09:35:00Z">
        <w:r w:rsidR="00B05C9C">
          <w:t xml:space="preserve">dietary </w:t>
        </w:r>
      </w:ins>
      <w:r w:rsidRPr="009769BC">
        <w:t xml:space="preserve">consumption and estimate nutrient intake. Cancer, diabetes, cardiovascular disease, and renal disease statuses are assessed as self-reported items in the Medical Conditions Questionnaire (MCQ). Tumor stage data for cancer survivors are not part of the survey. All study procedures and protocols were approved by the NCHS Ethics Review Board and all participants provided informed and written consent </w:t>
      </w:r>
      <w:r w:rsidRPr="009769BC">
        <w:rPr>
          <w:b/>
        </w:rPr>
        <w:fldChar w:fldCharType="begin"/>
      </w:r>
      <w:r w:rsidRPr="009769BC">
        <w:instrText xml:space="preserve"> ADDIN ZOTERO_ITEM CSL_CITATION {"citationID":"9J3wn43z","properties":{"formattedCitation":"[17]","plainCitation":"[17]","noteIndex":0},"citationItems":[{"id":1619,"uris":["http://zotero.org/users/local/S8X13ARX/items/AHI59TS5"],"itemData":{"id":1619,"type":"document","publisher":"Centers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9769BC">
        <w:rPr>
          <w:b/>
        </w:rPr>
        <w:fldChar w:fldCharType="separate"/>
      </w:r>
      <w:r w:rsidRPr="009769BC">
        <w:t>[17]</w:t>
      </w:r>
      <w:r w:rsidRPr="009769BC">
        <w:rPr>
          <w:b/>
        </w:rPr>
        <w:fldChar w:fldCharType="end"/>
      </w:r>
      <w:r w:rsidRPr="009769BC">
        <w:t>.</w:t>
      </w:r>
    </w:p>
    <w:p w14:paraId="7A8D07AD" w14:textId="7162CE8E" w:rsidR="00D16FDC" w:rsidRPr="009769BC" w:rsidRDefault="00D16FDC" w:rsidP="005C3C4D">
      <w:pPr>
        <w:pStyle w:val="MDPI52figure"/>
      </w:pPr>
      <w:del w:id="21" w:author="Maino Vieytes, Christian Augusto" w:date="2022-10-27T08:09:00Z">
        <w:r w:rsidRPr="009769BC" w:rsidDel="00140306">
          <w:rPr>
            <w:noProof/>
            <w:lang w:eastAsia="zh-CN" w:bidi="ar-SA"/>
          </w:rPr>
          <w:lastRenderedPageBreak/>
          <w:drawing>
            <wp:inline distT="0" distB="0" distL="0" distR="0" wp14:anchorId="1A039A85" wp14:editId="6F726B2A">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del>
      <w:ins w:id="22" w:author="Maino Vieytes, Christian Augusto" w:date="2022-10-27T08:09:00Z">
        <w:r w:rsidR="00140306">
          <w:rPr>
            <w:noProof/>
            <w:snapToGrid/>
          </w:rPr>
          <w:drawing>
            <wp:inline distT="0" distB="0" distL="0" distR="0" wp14:anchorId="769B01FD" wp14:editId="48F27B94">
              <wp:extent cx="5787989" cy="5686232"/>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9649" cy="5697687"/>
                      </a:xfrm>
                      <a:prstGeom prst="rect">
                        <a:avLst/>
                      </a:prstGeom>
                    </pic:spPr>
                  </pic:pic>
                </a:graphicData>
              </a:graphic>
            </wp:inline>
          </w:drawing>
        </w:r>
      </w:ins>
    </w:p>
    <w:p w14:paraId="0F6C82D8" w14:textId="6E5E2E63" w:rsidR="00D16FDC" w:rsidRPr="009769BC" w:rsidRDefault="005C3C4D" w:rsidP="005C3C4D">
      <w:pPr>
        <w:pStyle w:val="MDPI51figurecaption"/>
        <w:jc w:val="both"/>
        <w:rPr>
          <w:b/>
          <w:i/>
          <w:iCs/>
          <w:snapToGrid w:val="0"/>
          <w:sz w:val="20"/>
        </w:rPr>
      </w:pPr>
      <w:commentRangeStart w:id="23"/>
      <w:commentRangeStart w:id="24"/>
      <w:commentRangeStart w:id="25"/>
      <w:commentRangeStart w:id="26"/>
      <w:r w:rsidRPr="004A1C00">
        <w:rPr>
          <w:b/>
          <w:bCs/>
          <w:highlight w:val="yellow"/>
        </w:rPr>
        <w:t xml:space="preserve">Figure 1. </w:t>
      </w:r>
      <w:commentRangeEnd w:id="23"/>
      <w:r w:rsidR="004A1C00" w:rsidRPr="004A1C00">
        <w:rPr>
          <w:rStyle w:val="CommentReference"/>
          <w:rFonts w:eastAsia="SimSun"/>
          <w:noProof/>
          <w:highlight w:val="yellow"/>
          <w:lang w:eastAsia="zh-CN" w:bidi="ar-SA"/>
        </w:rPr>
        <w:commentReference w:id="23"/>
      </w:r>
      <w:commentRangeEnd w:id="24"/>
      <w:commentRangeEnd w:id="25"/>
      <w:commentRangeEnd w:id="26"/>
      <w:r w:rsidR="00140306">
        <w:rPr>
          <w:rStyle w:val="CommentReference"/>
          <w:rFonts w:eastAsia="SimSun"/>
          <w:lang w:eastAsia="zh-CN" w:bidi="ar-SA"/>
        </w:rPr>
        <w:commentReference w:id="25"/>
      </w:r>
      <w:r w:rsidR="004A1C00">
        <w:rPr>
          <w:rStyle w:val="CommentReference"/>
          <w:rFonts w:eastAsia="SimSun"/>
          <w:noProof/>
          <w:lang w:eastAsia="zh-CN" w:bidi="ar-SA"/>
        </w:rPr>
        <w:commentReference w:id="24"/>
      </w:r>
      <w:r w:rsidR="00140306">
        <w:rPr>
          <w:rStyle w:val="CommentReference"/>
          <w:rFonts w:eastAsia="SimSun"/>
          <w:lang w:eastAsia="zh-CN" w:bidi="ar-SA"/>
        </w:rPr>
        <w:commentReference w:id="26"/>
      </w:r>
      <w:r w:rsidR="00D16FDC" w:rsidRPr="009769BC">
        <w:t>Study sample flow chart detailing the sample selection process and the analytical strategy. Subsamples A and B are periodically referred to in the text.</w:t>
      </w:r>
    </w:p>
    <w:p w14:paraId="50E449D9" w14:textId="77777777" w:rsidR="00D16FDC" w:rsidRPr="009769BC" w:rsidRDefault="00565C66" w:rsidP="00565C66">
      <w:pPr>
        <w:pStyle w:val="MDPI22heading2"/>
        <w:spacing w:before="240"/>
      </w:pPr>
      <w:r w:rsidRPr="009769BC">
        <w:t xml:space="preserve">2.1. </w:t>
      </w:r>
      <w:r w:rsidR="00D16FDC" w:rsidRPr="009769BC">
        <w:t>Study Sample</w:t>
      </w:r>
    </w:p>
    <w:p w14:paraId="60F1D835" w14:textId="4085F3A6" w:rsidR="00D16FDC" w:rsidRPr="009769BC" w:rsidRDefault="00D16FDC" w:rsidP="00D16FDC">
      <w:pPr>
        <w:pStyle w:val="MDPI31text"/>
        <w:rPr>
          <w:b/>
          <w:color w:val="auto"/>
        </w:rPr>
      </w:pPr>
      <w:r w:rsidRPr="009769BC">
        <w:rPr>
          <w:color w:val="auto"/>
        </w:rPr>
        <w:t>Figure 1 details a flow diagram of the sample selection process. We used data from ten survey cycles between 199</w:t>
      </w:r>
      <w:r w:rsidR="00884D38" w:rsidRPr="009769BC">
        <w:rPr>
          <w:color w:val="auto"/>
        </w:rPr>
        <w:t>9</w:t>
      </w:r>
      <w:ins w:id="27" w:author="Maino Vieytes, Christian Augusto" w:date="2022-10-27T07:42:00Z">
        <w:r w:rsidR="001225E5">
          <w:rPr>
            <w:color w:val="auto"/>
          </w:rPr>
          <w:t>—</w:t>
        </w:r>
      </w:ins>
      <w:del w:id="28" w:author="Maino Vieytes, Christian Augusto" w:date="2022-10-27T07:42:00Z">
        <w:r w:rsidR="00884D38" w:rsidRPr="009769BC" w:rsidDel="001225E5">
          <w:rPr>
            <w:color w:val="auto"/>
          </w:rPr>
          <w:delText>–</w:delText>
        </w:r>
      </w:del>
      <w:r w:rsidR="00884D38" w:rsidRPr="009769BC">
        <w:rPr>
          <w:color w:val="auto"/>
        </w:rPr>
        <w:t>2018</w:t>
      </w:r>
      <w:r w:rsidRPr="009769BC">
        <w:rPr>
          <w:color w:val="auto"/>
        </w:rPr>
        <w:t xml:space="preserve"> that included a subsample of </w:t>
      </w:r>
      <w:r w:rsidR="00884D38" w:rsidRPr="009769BC">
        <w:rPr>
          <w:color w:val="auto"/>
        </w:rPr>
        <w:t>5166</w:t>
      </w:r>
      <w:r w:rsidRPr="009769BC">
        <w:rPr>
          <w:color w:val="auto"/>
        </w:rPr>
        <w:t xml:space="preserve"> participants aged at least 20 years with a self-reported history of cancer and reliable dietary data, as defined by the NCHS. Cancer status and history were ascertained in the MCQ by asking “Have you ever been told by a doctor or health professional that you had cancer or a malignancy of any kind?”. Individuals reporting a history of non-melanoma skin cancer (</w:t>
      </w:r>
      <w:r w:rsidRPr="009769BC">
        <w:rPr>
          <w:i/>
          <w:iCs/>
          <w:color w:val="auto"/>
        </w:rPr>
        <w:t xml:space="preserve">n </w:t>
      </w:r>
      <w:r w:rsidRPr="009769BC">
        <w:rPr>
          <w:color w:val="auto"/>
        </w:rPr>
        <w:t xml:space="preserve">= 576) and no other cancer type were recoded as not having a significant cancer history given the generally benign course associated with these cancers that might otherwise bias the sample </w:t>
      </w:r>
      <w:r w:rsidRPr="009769BC">
        <w:rPr>
          <w:color w:val="auto"/>
        </w:rPr>
        <w:fldChar w:fldCharType="begin"/>
      </w:r>
      <w:r w:rsidRPr="009769BC">
        <w:rPr>
          <w:color w:val="auto"/>
        </w:rPr>
        <w:instrText xml:space="preserve"> ADDIN ZOTERO_ITEM CSL_CITATION {"citationID":"nAyjLRDF","properties":{"formattedCitation":"[18]","plainCitation":"[18]","noteIndex":0},"citationItems":[{"id":1748,"uris":["http://zotero.org/users/local/S8X13ARX/items/EJVBAQYE"],"itemData":{"id":1748,"type":"article-journal","container-title":"JNCI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9769BC">
        <w:rPr>
          <w:color w:val="auto"/>
        </w:rPr>
        <w:fldChar w:fldCharType="separate"/>
      </w:r>
      <w:r w:rsidRPr="009769BC">
        <w:rPr>
          <w:noProof/>
          <w:color w:val="auto"/>
        </w:rPr>
        <w:t>[18]</w:t>
      </w:r>
      <w:r w:rsidRPr="009769BC">
        <w:rPr>
          <w:color w:val="auto"/>
        </w:rPr>
        <w:fldChar w:fldCharType="end"/>
      </w:r>
      <w:r w:rsidRPr="009769BC">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9769BC">
        <w:rPr>
          <w:i/>
          <w:iCs/>
          <w:color w:val="auto"/>
        </w:rPr>
        <w:t xml:space="preserve">n </w:t>
      </w:r>
      <w:r w:rsidRPr="009769BC">
        <w:rPr>
          <w:color w:val="auto"/>
        </w:rPr>
        <w:t xml:space="preserve">= </w:t>
      </w:r>
      <w:r w:rsidR="00884D38" w:rsidRPr="009769BC">
        <w:rPr>
          <w:color w:val="auto"/>
        </w:rPr>
        <w:t>3317</w:t>
      </w:r>
      <w:r w:rsidRPr="009769BC">
        <w:rPr>
          <w:color w:val="auto"/>
        </w:rPr>
        <w:t>). To extract dietary patterns that characterized intake in the population of food inse</w:t>
      </w:r>
      <w:r w:rsidRPr="009769BC">
        <w:rPr>
          <w:color w:val="auto"/>
        </w:rPr>
        <w:lastRenderedPageBreak/>
        <w:t>cure cancer survivors using PCA we further excluded individuals reporting full or marginal food security (</w:t>
      </w:r>
      <w:r w:rsidRPr="009769BC">
        <w:rPr>
          <w:i/>
          <w:iCs/>
          <w:color w:val="auto"/>
        </w:rPr>
        <w:t xml:space="preserve">n </w:t>
      </w:r>
      <w:r w:rsidRPr="009769BC">
        <w:rPr>
          <w:color w:val="auto"/>
        </w:rPr>
        <w:t xml:space="preserve">= </w:t>
      </w:r>
      <w:r w:rsidR="00884D38" w:rsidRPr="009769BC">
        <w:rPr>
          <w:color w:val="auto"/>
        </w:rPr>
        <w:t>2884</w:t>
      </w:r>
      <w:r w:rsidRPr="009769BC">
        <w:rPr>
          <w:color w:val="auto"/>
        </w:rPr>
        <w:t xml:space="preserve">) (i.e., only food insecure cancer survivors—subsample B, </w:t>
      </w:r>
      <w:r w:rsidRPr="009769BC">
        <w:rPr>
          <w:i/>
          <w:iCs/>
          <w:color w:val="auto"/>
        </w:rPr>
        <w:t xml:space="preserve">n </w:t>
      </w:r>
      <w:r w:rsidRPr="009769BC">
        <w:rPr>
          <w:color w:val="auto"/>
        </w:rPr>
        <w:t xml:space="preserve">= 433). Validation analyses examining the relationship between computed diet pattern indices and the risk of FI were performed on the pooled subsample of food secure and food insecure cancer survivors (subsample A, </w:t>
      </w:r>
      <w:r w:rsidRPr="009769BC">
        <w:rPr>
          <w:i/>
          <w:iCs/>
          <w:color w:val="auto"/>
        </w:rPr>
        <w:t>n =</w:t>
      </w:r>
      <w:r w:rsidRPr="009769BC">
        <w:rPr>
          <w:color w:val="auto"/>
        </w:rPr>
        <w:t xml:space="preserve"> </w:t>
      </w:r>
      <w:r w:rsidR="00884D38" w:rsidRPr="009769BC">
        <w:rPr>
          <w:color w:val="auto"/>
        </w:rPr>
        <w:t>3317</w:t>
      </w:r>
      <w:r w:rsidRPr="009769BC">
        <w:rPr>
          <w:color w:val="auto"/>
        </w:rPr>
        <w:t>)</w:t>
      </w:r>
    </w:p>
    <w:p w14:paraId="390042F2" w14:textId="77777777" w:rsidR="00D16FDC" w:rsidRPr="009769BC" w:rsidRDefault="00565C66" w:rsidP="00565C66">
      <w:pPr>
        <w:pStyle w:val="MDPI22heading2"/>
        <w:spacing w:before="240"/>
      </w:pPr>
      <w:r w:rsidRPr="009769BC">
        <w:rPr>
          <w:iCs/>
        </w:rPr>
        <w:t xml:space="preserve">2.2. </w:t>
      </w:r>
      <w:r w:rsidR="00D16FDC" w:rsidRPr="009769BC">
        <w:t>Demographic and Physical Health Covariates</w:t>
      </w:r>
    </w:p>
    <w:p w14:paraId="5A1501A6" w14:textId="507A86E4" w:rsidR="00D16FDC" w:rsidRPr="009769BC" w:rsidRDefault="00D16FDC" w:rsidP="00D16FDC">
      <w:pPr>
        <w:pStyle w:val="MDPI31text"/>
        <w:rPr>
          <w:b/>
          <w:color w:val="auto"/>
        </w:rPr>
      </w:pPr>
      <w:r w:rsidRPr="009769BC">
        <w:rPr>
          <w:color w:val="auto"/>
        </w:rPr>
        <w:t xml:space="preserve">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w:t>
      </w:r>
      <w:del w:id="29" w:author="Maino Vieytes, Christian Augusto" w:date="2022-10-27T09:38:00Z">
        <w:r w:rsidRPr="009769BC" w:rsidDel="00EF2AFF">
          <w:rPr>
            <w:color w:val="auto"/>
          </w:rPr>
          <w:delText>non-White</w:delText>
        </w:r>
      </w:del>
      <w:ins w:id="30" w:author="Maino Vieytes, Christian Augusto" w:date="2022-10-27T09:38:00Z">
        <w:r w:rsidR="00EF2AFF">
          <w:rPr>
            <w:color w:val="auto"/>
          </w:rPr>
          <w:t>other</w:t>
        </w:r>
      </w:ins>
      <w:r w:rsidRPr="009769BC">
        <w:rPr>
          <w:color w:val="auto"/>
        </w:rPr>
        <w:t xml:space="preserve">). We considered income status using the family income-to-poverty ratio (FIPR), classified into two categories: &lt;1.3 or </w:t>
      </w:r>
      <w:r w:rsidR="00565C66" w:rsidRPr="009769BC">
        <w:rPr>
          <w:color w:val="auto"/>
        </w:rPr>
        <w:t>≥</w:t>
      </w:r>
      <w:r w:rsidRPr="009769BC">
        <w:rPr>
          <w:color w:val="auto"/>
        </w:rPr>
        <w:t xml:space="preserve">1.3. This value was chosen deliberately as it is a threshold commonly employed by various federal safety net programs to evaluate low socioeconomic status for program eligibility </w:t>
      </w:r>
      <w:r w:rsidRPr="009769BC">
        <w:rPr>
          <w:b/>
          <w:color w:val="auto"/>
        </w:rPr>
        <w:fldChar w:fldCharType="begin"/>
      </w:r>
      <w:r w:rsidRPr="009769BC">
        <w:rPr>
          <w:color w:val="auto"/>
        </w:rPr>
        <w:instrText xml:space="preserve"> ADDIN ZOTERO_ITEM CSL_CITATION {"citationID":"NygoqXAB","properties":{"formattedCitation":"[19]","plainCitation":"[19]","noteIndex":0},"citationItems":[{"id":1620,"uris":["http://zotero.org/users/local/S8X13ARX/items/KKA2EYXT"],"itemData":{"id":1620,"type":"article-journal","container-title":"Journal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9769BC">
        <w:rPr>
          <w:b/>
          <w:color w:val="auto"/>
        </w:rPr>
        <w:fldChar w:fldCharType="separate"/>
      </w:r>
      <w:r w:rsidRPr="009769BC">
        <w:rPr>
          <w:color w:val="auto"/>
        </w:rPr>
        <w:t>[19]</w:t>
      </w:r>
      <w:r w:rsidRPr="009769BC">
        <w:rPr>
          <w:b/>
          <w:color w:val="auto"/>
        </w:rPr>
        <w:fldChar w:fldCharType="end"/>
      </w:r>
      <w:r w:rsidRPr="009769BC">
        <w:rPr>
          <w:color w:val="auto"/>
        </w:rPr>
        <w:t>. We modeled household size numerically.</w:t>
      </w:r>
    </w:p>
    <w:p w14:paraId="72ED1EEF" w14:textId="213C5CC9" w:rsidR="00D16FDC" w:rsidRPr="009769BC" w:rsidRDefault="00D16FDC" w:rsidP="00D16FDC">
      <w:pPr>
        <w:pStyle w:val="MDPI31text"/>
        <w:rPr>
          <w:b/>
          <w:color w:val="auto"/>
        </w:rPr>
      </w:pPr>
      <w:r w:rsidRPr="009769BC">
        <w:rPr>
          <w:color w:val="auto"/>
        </w:rPr>
        <w:tab/>
        <w:t>Health-related and behavioral characteristics included body mass index (BMI) (modeled continuously in units of kg/m</w:t>
      </w:r>
      <w:r w:rsidRPr="009769BC">
        <w:rPr>
          <w:color w:val="auto"/>
          <w:vertAlign w:val="superscript"/>
        </w:rPr>
        <w:t>2</w:t>
      </w:r>
      <w:r w:rsidRPr="009769BC">
        <w:rPr>
          <w:color w:val="auto"/>
        </w:rPr>
        <w:t xml:space="preserve">), smoking status, which was categorized as current smoker (currently smoking every day or some days), former smoker (not currently smoking but with a lifetime history of </w:t>
      </w:r>
      <w:r w:rsidR="00565C66" w:rsidRPr="009769BC">
        <w:rPr>
          <w:color w:val="auto"/>
        </w:rPr>
        <w:t>≥</w:t>
      </w:r>
      <w:r w:rsidRPr="009769BC">
        <w:rPr>
          <w:color w:val="auto"/>
        </w:rPr>
        <w:t>100 cigarettes), or never smoker (</w:t>
      </w:r>
      <w:r w:rsidR="004A1C00">
        <w:rPr>
          <w:color w:val="auto"/>
        </w:rPr>
        <w:t>a lifetime history of smoking &lt;</w:t>
      </w:r>
      <w:r w:rsidRPr="009769BC">
        <w:rPr>
          <w:color w:val="auto"/>
        </w:rPr>
        <w:t>100 cigarettes), and drinking status, which classified participants as heavy drinkers (</w:t>
      </w:r>
      <w:r w:rsidR="00565C66" w:rsidRPr="009769BC">
        <w:rPr>
          <w:color w:val="auto"/>
        </w:rPr>
        <w:t>≥</w:t>
      </w:r>
      <w:r w:rsidRPr="009769BC">
        <w:rPr>
          <w:color w:val="auto"/>
        </w:rPr>
        <w:t xml:space="preserve">14 g/d for women and </w:t>
      </w:r>
      <w:r w:rsidR="00565C66" w:rsidRPr="009769BC">
        <w:rPr>
          <w:color w:val="auto"/>
        </w:rPr>
        <w:t>≥</w:t>
      </w:r>
      <w:r w:rsidRPr="009769BC">
        <w:rPr>
          <w:color w:val="auto"/>
        </w:rPr>
        <w:t>28 g/d for men), moderate drinkers (0.</w:t>
      </w:r>
      <w:r w:rsidR="00884D38" w:rsidRPr="009769BC">
        <w:rPr>
          <w:color w:val="auto"/>
        </w:rPr>
        <w:t>1–13</w:t>
      </w:r>
      <w:r w:rsidRPr="009769BC">
        <w:rPr>
          <w:color w:val="auto"/>
        </w:rPr>
        <w:t>.9 g/d for women and 0.</w:t>
      </w:r>
      <w:r w:rsidR="00884D38" w:rsidRPr="009769BC">
        <w:rPr>
          <w:color w:val="auto"/>
        </w:rPr>
        <w:t>1–27</w:t>
      </w:r>
      <w:r w:rsidRPr="009769BC">
        <w:rPr>
          <w:color w:val="auto"/>
        </w:rPr>
        <w:t>.9 g/d for</w:t>
      </w:r>
      <w:r w:rsidR="004A1C00">
        <w:rPr>
          <w:color w:val="auto"/>
        </w:rPr>
        <w:t xml:space="preserve"> men), and abstainers (&lt;</w:t>
      </w:r>
      <w:r w:rsidRPr="009769BC">
        <w:rPr>
          <w:color w:val="auto"/>
        </w:rPr>
        <w:t xml:space="preserve">0.1 g/d)—note: 1 serving of alcohol equates to 14 g of alcohol </w:t>
      </w:r>
      <w:r w:rsidRPr="009769BC">
        <w:rPr>
          <w:b/>
          <w:color w:val="auto"/>
        </w:rPr>
        <w:fldChar w:fldCharType="begin"/>
      </w:r>
      <w:r w:rsidRPr="009769BC">
        <w:rPr>
          <w:color w:val="auto"/>
        </w:rPr>
        <w:instrText xml:space="preserve"> ADDIN ZOTERO_ITEM CSL_CITATION {"citationID":"wJBrA3zm","properties":{"formattedCitation":"[20,21]","plainCitation":"[20,21]","noteIndex":0},"citationItems":[{"id":1389,"uris":["http://zotero.org/users/local/S8X13ARX/items/LCL7BTPS"],"itemData":{"id":1389,"type":"article-journal","abstract":"We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9769BC">
        <w:rPr>
          <w:b/>
          <w:color w:val="auto"/>
        </w:rPr>
        <w:fldChar w:fldCharType="separate"/>
      </w:r>
      <w:r w:rsidRPr="009769BC">
        <w:rPr>
          <w:color w:val="auto"/>
        </w:rPr>
        <w:t>[20,21]</w:t>
      </w:r>
      <w:r w:rsidRPr="009769BC">
        <w:rPr>
          <w:b/>
          <w:color w:val="auto"/>
        </w:rPr>
        <w:fldChar w:fldCharType="end"/>
      </w:r>
      <w:r w:rsidRPr="009769BC">
        <w:rPr>
          <w:color w:val="auto"/>
        </w:rPr>
        <w:t xml:space="preserve">. Finally, we computed a modified version (given limitations with the data provided through NHANES and those required for full computation of the metric) of the </w:t>
      </w:r>
      <w:proofErr w:type="spellStart"/>
      <w:r w:rsidRPr="009769BC">
        <w:rPr>
          <w:color w:val="auto"/>
        </w:rPr>
        <w:t>Charlson</w:t>
      </w:r>
      <w:proofErr w:type="spellEnd"/>
      <w:r w:rsidRPr="009769BC">
        <w:rPr>
          <w:color w:val="auto"/>
        </w:rPr>
        <w:t xml:space="preserve"> Comorbidity Index and weekly metabolic equivalents (MET), as previously described, to evaluate comorbidity burden and physical activity (measured as all physical activity exerted on a weekly basis), respectively </w:t>
      </w:r>
      <w:r w:rsidRPr="009769BC">
        <w:rPr>
          <w:b/>
          <w:color w:val="auto"/>
        </w:rPr>
        <w:fldChar w:fldCharType="begin"/>
      </w:r>
      <w:r w:rsidRPr="009769BC">
        <w:rPr>
          <w:color w:val="auto"/>
        </w:rPr>
        <w:instrText xml:space="preserve"> ADDIN ZOTERO_ITEM CSL_CITATION {"citationID":"8zlv01gw","properties":{"formattedCitation":"[22,23]","plainCitation":"[22,23]","noteIndex":0},"citationItems":[{"id":1561,"uris":["http://zotero.org/users/local/S8X13ARX/items/FFEVBQWA"],"itemData":{"id":1561,"type":"article-journal","container-title":"Biological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9769BC">
        <w:rPr>
          <w:b/>
          <w:color w:val="auto"/>
        </w:rPr>
        <w:fldChar w:fldCharType="separate"/>
      </w:r>
      <w:r w:rsidRPr="009769BC">
        <w:rPr>
          <w:color w:val="auto"/>
        </w:rPr>
        <w:t>[22,23]</w:t>
      </w:r>
      <w:r w:rsidRPr="009769BC">
        <w:rPr>
          <w:b/>
          <w:color w:val="auto"/>
        </w:rPr>
        <w:fldChar w:fldCharType="end"/>
      </w:r>
      <w:r w:rsidRPr="009769BC">
        <w:rPr>
          <w:color w:val="auto"/>
        </w:rPr>
        <w:t>. In subsequent modeling efforts, these measures were modeled as continuous variables.</w:t>
      </w:r>
    </w:p>
    <w:p w14:paraId="0DC8AAAB" w14:textId="77777777" w:rsidR="00D16FDC" w:rsidRPr="009769BC" w:rsidRDefault="00565C66" w:rsidP="00565C66">
      <w:pPr>
        <w:pStyle w:val="MDPI22heading2"/>
        <w:spacing w:before="240"/>
      </w:pPr>
      <w:r w:rsidRPr="009769BC">
        <w:t xml:space="preserve">2.3. </w:t>
      </w:r>
      <w:r w:rsidR="00D16FDC" w:rsidRPr="009769BC">
        <w:t>Dietary Assessment Data</w:t>
      </w:r>
    </w:p>
    <w:p w14:paraId="66480EB4" w14:textId="08356F49" w:rsidR="00D16FDC" w:rsidRPr="009769BC" w:rsidRDefault="00D16FDC" w:rsidP="00D16FDC">
      <w:pPr>
        <w:pStyle w:val="MDPI31text"/>
        <w:rPr>
          <w:b/>
          <w:color w:val="auto"/>
        </w:rPr>
      </w:pPr>
      <w:r w:rsidRPr="009769BC">
        <w:rPr>
          <w:color w:val="auto"/>
        </w:rPr>
        <w:t>Dietary data were collected using the 24</w:t>
      </w:r>
      <w:r w:rsidR="003D794E">
        <w:rPr>
          <w:color w:val="auto"/>
        </w:rPr>
        <w:t xml:space="preserve"> h </w:t>
      </w:r>
      <w:r w:rsidRPr="009769BC">
        <w:rPr>
          <w:color w:val="auto"/>
        </w:rPr>
        <w:t xml:space="preserve">recall method from NHANES participants during an in-person interview (performed in the MEC) </w:t>
      </w:r>
      <w:r w:rsidRPr="009769BC">
        <w:rPr>
          <w:b/>
          <w:color w:val="auto"/>
        </w:rPr>
        <w:fldChar w:fldCharType="begin"/>
      </w:r>
      <w:r w:rsidRPr="009769BC">
        <w:rPr>
          <w:color w:val="auto"/>
        </w:rPr>
        <w:instrText xml:space="preserve"> ADDIN ZOTERO_ITEM CSL_CITATION {"citationID":"gHGzpwU1","properties":{"formattedCitation":"[24]","plainCitation":"[24]","noteIndex":0},"citationItems":[{"id":808,"uris":["http://zotero.org/users/local/S8X13ARX/items/QXTB5EYL"],"itemData":{"id":808,"type":"article-journal","container-title":"The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9769BC">
        <w:rPr>
          <w:b/>
          <w:color w:val="auto"/>
        </w:rPr>
        <w:fldChar w:fldCharType="separate"/>
      </w:r>
      <w:r w:rsidRPr="009769BC">
        <w:rPr>
          <w:color w:val="auto"/>
        </w:rPr>
        <w:t>[24]</w:t>
      </w:r>
      <w:r w:rsidRPr="009769BC">
        <w:rPr>
          <w:b/>
          <w:color w:val="auto"/>
        </w:rPr>
        <w:fldChar w:fldCharType="end"/>
      </w:r>
      <w:r w:rsidRPr="009769BC">
        <w:rPr>
          <w:color w:val="auto"/>
        </w:rPr>
        <w:t>. A subsequent, unannounced 24</w:t>
      </w:r>
      <w:r w:rsidR="003D794E">
        <w:rPr>
          <w:color w:val="auto"/>
        </w:rPr>
        <w:t xml:space="preserve"> h </w:t>
      </w:r>
      <w:r w:rsidRPr="009769BC">
        <w:rPr>
          <w:color w:val="auto"/>
        </w:rPr>
        <w:t xml:space="preserve">recall is collected via telephone within </w:t>
      </w:r>
      <w:r w:rsidR="00884D38" w:rsidRPr="009769BC">
        <w:rPr>
          <w:color w:val="auto"/>
        </w:rPr>
        <w:t>3–10</w:t>
      </w:r>
      <w:r w:rsidRPr="009769BC">
        <w:rPr>
          <w:color w:val="auto"/>
        </w:rPr>
        <w:t xml:space="preserve"> days following the interview. </w:t>
      </w:r>
      <w:r w:rsidR="003D794E">
        <w:rPr>
          <w:color w:val="auto"/>
        </w:rPr>
        <w:t>The d</w:t>
      </w:r>
      <w:r w:rsidR="003D794E" w:rsidRPr="009769BC">
        <w:rPr>
          <w:color w:val="auto"/>
        </w:rPr>
        <w:t xml:space="preserve">ietary </w:t>
      </w:r>
      <w:r w:rsidRPr="009769BC">
        <w:rPr>
          <w:color w:val="auto"/>
        </w:rPr>
        <w:t>interview protocols and the administered 24</w:t>
      </w:r>
      <w:r w:rsidR="003D794E">
        <w:rPr>
          <w:color w:val="auto"/>
        </w:rPr>
        <w:t xml:space="preserve"> h </w:t>
      </w:r>
      <w:r w:rsidRPr="009769BC">
        <w:rPr>
          <w:color w:val="auto"/>
        </w:rPr>
        <w:t xml:space="preserve">recall were designed to provide detailed dietary data by capturing the foods and beverages consumed by participants within the preceding 24 </w:t>
      </w:r>
      <w:r w:rsidR="000319B9" w:rsidRPr="009769BC">
        <w:rPr>
          <w:color w:val="auto"/>
        </w:rPr>
        <w:t>h</w:t>
      </w:r>
      <w:r w:rsidRPr="009769BC">
        <w:rPr>
          <w:color w:val="auto"/>
        </w:rPr>
        <w:t xml:space="preserve">. The methodology for the dietary interview component was developed by the USDA’s Food Surveys Research Group and incorporated the USDA’s automated multiple-pass method </w:t>
      </w:r>
      <w:r w:rsidRPr="009769BC">
        <w:rPr>
          <w:b/>
          <w:color w:val="auto"/>
        </w:rPr>
        <w:fldChar w:fldCharType="begin"/>
      </w:r>
      <w:r w:rsidRPr="009769BC">
        <w:rPr>
          <w:color w:val="auto"/>
        </w:rPr>
        <w:instrText xml:space="preserve"> ADDIN ZOTERO_ITEM CSL_CITATION {"citationID":"DMaEAcLo","properties":{"formattedCitation":"[24,25]","plainCitation":"[24,25]","noteIndex":0},"citationItems":[{"id":806,"uris":["http://zotero.org/users/local/S8X13ARX/items/B2M4LR36"],"itemData":{"id":806,"type":"article-journal","container-title":"The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9769BC">
        <w:rPr>
          <w:b/>
          <w:color w:val="auto"/>
        </w:rPr>
        <w:fldChar w:fldCharType="separate"/>
      </w:r>
      <w:r w:rsidRPr="009769BC">
        <w:rPr>
          <w:color w:val="auto"/>
        </w:rPr>
        <w:t>[24,25]</w:t>
      </w:r>
      <w:r w:rsidRPr="009769BC">
        <w:rPr>
          <w:b/>
          <w:color w:val="auto"/>
        </w:rPr>
        <w:fldChar w:fldCharType="end"/>
      </w:r>
      <w:r w:rsidRPr="009769BC">
        <w:rPr>
          <w:color w:val="auto"/>
        </w:rPr>
        <w:t xml:space="preserve">. Dietary data collected between 1999 and 2002 included only one day of intake from participants, whereas data collected between 2003 and 2018 included two days of recalls from each participant. To make full use of the available data and minimize any bias introduced by using a single day of dietary intake values, we averaged intake values across both days of data collection </w:t>
      </w:r>
      <w:r w:rsidRPr="009769BC">
        <w:rPr>
          <w:b/>
          <w:color w:val="auto"/>
        </w:rPr>
        <w:fldChar w:fldCharType="begin"/>
      </w:r>
      <w:r w:rsidRPr="009769BC">
        <w:rPr>
          <w:color w:val="auto"/>
        </w:rPr>
        <w:instrText xml:space="preserve"> ADDIN ZOTERO_ITEM CSL_CITATION {"citationID":"VyAQHFbF","properties":{"formattedCitation":"[26,27]","plainCitation":"[26,27]","noteIndex":0},"citationItems":[{"id":1746,"uris":["http://zotero.org/users/local/S8X13ARX/items/WU2JE6EL"],"itemData":{"id":1746,"type":"article-journal","abstract":"Abstract\n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9769BC">
        <w:rPr>
          <w:b/>
          <w:color w:val="auto"/>
        </w:rPr>
        <w:fldChar w:fldCharType="separate"/>
      </w:r>
      <w:r w:rsidRPr="009769BC">
        <w:rPr>
          <w:color w:val="auto"/>
        </w:rPr>
        <w:t>[26,27]</w:t>
      </w:r>
      <w:r w:rsidRPr="009769BC">
        <w:rPr>
          <w:b/>
          <w:color w:val="auto"/>
        </w:rPr>
        <w:fldChar w:fldCharType="end"/>
      </w:r>
      <w:r w:rsidRPr="009769BC">
        <w:rPr>
          <w:color w:val="auto"/>
        </w:rPr>
        <w:t xml:space="preserve">. Daily total energy and nutrient intake data were obtained for each participant. Total energy and nutrient intake values were estimated from foods noted in the dietary interview while cross-referencing the Food and Nutrient Database for Dietary Studies </w:t>
      </w:r>
      <w:r w:rsidRPr="009769BC">
        <w:rPr>
          <w:b/>
          <w:color w:val="auto"/>
        </w:rPr>
        <w:fldChar w:fldCharType="begin"/>
      </w:r>
      <w:r w:rsidRPr="009769BC">
        <w:rPr>
          <w:color w:val="auto"/>
        </w:rPr>
        <w:instrText xml:space="preserve"> ADDIN ZOTERO_ITEM CSL_CITATION {"citationID":"WweIO6AT","properties":{"formattedCitation":"[28]","plainCitation":"[28]","noteIndex":0},"citationItems":[{"id":1304,"uris":["http://zotero.org/users/local/S8X13ARX/items/92BRNILY"],"itemData":{"id":1304,"type":"article-journal","container-title":"Procedia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9769BC">
        <w:rPr>
          <w:b/>
          <w:color w:val="auto"/>
        </w:rPr>
        <w:fldChar w:fldCharType="separate"/>
      </w:r>
      <w:r w:rsidRPr="009769BC">
        <w:rPr>
          <w:color w:val="auto"/>
        </w:rPr>
        <w:t>[28]</w:t>
      </w:r>
      <w:r w:rsidRPr="009769BC">
        <w:rPr>
          <w:b/>
          <w:color w:val="auto"/>
        </w:rPr>
        <w:fldChar w:fldCharType="end"/>
      </w:r>
      <w:r w:rsidRPr="009769BC">
        <w:rPr>
          <w:color w:val="auto"/>
        </w:rPr>
        <w:t>.</w:t>
      </w:r>
    </w:p>
    <w:p w14:paraId="7568EC26" w14:textId="49F27B9B" w:rsidR="00D16FDC" w:rsidRDefault="00D16FDC" w:rsidP="00D16FDC">
      <w:pPr>
        <w:pStyle w:val="MDPI31text"/>
        <w:rPr>
          <w:color w:val="auto"/>
        </w:rPr>
      </w:pPr>
      <w:r w:rsidRPr="009769BC">
        <w:rPr>
          <w:color w:val="auto"/>
        </w:rPr>
        <w:t xml:space="preserve">Intake according to food groups data were obtained from the publicly available USDA Food Patterns Equivalents Database (FPED) and MyPyramid Equivalents Database (MPED) </w:t>
      </w:r>
      <w:r w:rsidRPr="009769BC">
        <w:rPr>
          <w:b/>
          <w:color w:val="auto"/>
        </w:rPr>
        <w:fldChar w:fldCharType="begin"/>
      </w:r>
      <w:r w:rsidRPr="009769BC">
        <w:rPr>
          <w:color w:val="auto"/>
        </w:rPr>
        <w:instrText xml:space="preserve"> ADDIN ZOTERO_ITEM CSL_CITATION {"citationID":"3VNdxzDV","properties":{"formattedCitation":"[29,30]","plainCitation":"[29,30]","noteIndex":0},"citationItems":[{"id":814,"uris":["http://zotero.org/users/local/S8X13ARX/items/ZV4UMRML"],"itemData":{"id":814,"type":"article-journal","title":"Bowman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9769BC">
        <w:rPr>
          <w:b/>
          <w:color w:val="auto"/>
        </w:rPr>
        <w:fldChar w:fldCharType="separate"/>
      </w:r>
      <w:r w:rsidRPr="009769BC">
        <w:rPr>
          <w:color w:val="auto"/>
        </w:rPr>
        <w:t>[29,30]</w:t>
      </w:r>
      <w:r w:rsidRPr="009769BC">
        <w:rPr>
          <w:b/>
          <w:color w:val="auto"/>
        </w:rPr>
        <w:fldChar w:fldCharType="end"/>
      </w:r>
      <w:r w:rsidRPr="009769BC">
        <w:rPr>
          <w:color w:val="auto"/>
        </w:rPr>
        <w:t xml:space="preserve">. The FPED and MPED use a database of </w:t>
      </w:r>
      <w:r w:rsidR="00884D38" w:rsidRPr="009769BC">
        <w:rPr>
          <w:color w:val="auto"/>
        </w:rPr>
        <w:t>8356</w:t>
      </w:r>
      <w:r w:rsidRPr="009769BC">
        <w:rPr>
          <w:color w:val="auto"/>
        </w:rPr>
        <w:t xml:space="preserve"> commonly consumed food items to compute intake equivalents across 37 food pattern components. Considering this classification scheme, a modified yet similar, food-grouping scheme involving 26 food groups was adopted for this analysis. These 26 groups and the way they were collapsed </w:t>
      </w:r>
      <w:r w:rsidRPr="009769BC">
        <w:rPr>
          <w:color w:val="auto"/>
        </w:rPr>
        <w:lastRenderedPageBreak/>
        <w:t xml:space="preserve">are detailed in Table </w:t>
      </w:r>
      <w:r w:rsidR="00872E5C">
        <w:rPr>
          <w:color w:val="auto"/>
        </w:rPr>
        <w:t>(</w:t>
      </w:r>
      <w:r w:rsidRPr="009769BC">
        <w:rPr>
          <w:color w:val="auto"/>
        </w:rPr>
        <w:t xml:space="preserve">Supplemental Table </w:t>
      </w:r>
      <w:r w:rsidR="00872E5C">
        <w:rPr>
          <w:color w:val="auto"/>
        </w:rPr>
        <w:t>S</w:t>
      </w:r>
      <w:r w:rsidRPr="009769BC">
        <w:rPr>
          <w:color w:val="auto"/>
        </w:rPr>
        <w:t>1</w:t>
      </w:r>
      <w:r w:rsidR="00872E5C">
        <w:rPr>
          <w:color w:val="auto"/>
        </w:rPr>
        <w:t>)</w:t>
      </w:r>
      <w:r w:rsidRPr="009769BC">
        <w:rPr>
          <w:color w:val="auto"/>
        </w:rPr>
        <w:t xml:space="preserve">. Prior to any dietary patterns extraction procedures, food group intake equivalents were divided by a subject’s total caloric intake so that a multivariate density model could be implemented to adjust for total energy intake and minimize the likelihood of confounding by total energy intake in any of the subsequent modeling efforts </w:t>
      </w:r>
      <w:r w:rsidRPr="009769BC">
        <w:rPr>
          <w:b/>
          <w:color w:val="auto"/>
        </w:rPr>
        <w:fldChar w:fldCharType="begin"/>
      </w:r>
      <w:r w:rsidRPr="009769BC">
        <w:rPr>
          <w:color w:val="auto"/>
        </w:rPr>
        <w:instrText xml:space="preserve"> ADDIN ZOTERO_ITEM CSL_CITATION {"citationID":"gWA11HtW","properties":{"formattedCitation":"[31]","plainCitation":"[31]","noteIndex":0},"citationItems":[{"id":835,"uris":["http://zotero.org/users/local/S8X13ARX/items/HK3ZM8V9"],"itemData":{"id":835,"type":"article-journal","container-title":"The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9769BC">
        <w:rPr>
          <w:b/>
          <w:color w:val="auto"/>
        </w:rPr>
        <w:fldChar w:fldCharType="separate"/>
      </w:r>
      <w:r w:rsidRPr="009769BC">
        <w:rPr>
          <w:color w:val="auto"/>
        </w:rPr>
        <w:t>[31]</w:t>
      </w:r>
      <w:r w:rsidRPr="009769BC">
        <w:rPr>
          <w:b/>
          <w:color w:val="auto"/>
        </w:rPr>
        <w:fldChar w:fldCharType="end"/>
      </w:r>
      <w:r w:rsidRPr="009769BC">
        <w:rPr>
          <w:color w:val="auto"/>
        </w:rPr>
        <w:t>.</w:t>
      </w:r>
    </w:p>
    <w:p w14:paraId="55386910" w14:textId="77777777" w:rsidR="00D16FDC" w:rsidRPr="009769BC" w:rsidRDefault="00565C66" w:rsidP="00565C66">
      <w:pPr>
        <w:pStyle w:val="MDPI22heading2"/>
        <w:spacing w:before="240"/>
      </w:pPr>
      <w:r w:rsidRPr="009769BC">
        <w:t xml:space="preserve">2.4. </w:t>
      </w:r>
      <w:r w:rsidR="00D16FDC" w:rsidRPr="009769BC">
        <w:t>Cancer Status and Food Security Data</w:t>
      </w:r>
    </w:p>
    <w:p w14:paraId="70235D02" w14:textId="360E7402" w:rsidR="00D16FDC" w:rsidRPr="009769BC" w:rsidRDefault="00D16FDC" w:rsidP="004A1C00">
      <w:pPr>
        <w:pStyle w:val="MDPI31text"/>
        <w:rPr>
          <w:b/>
          <w:color w:val="auto"/>
        </w:rPr>
      </w:pPr>
      <w:r w:rsidRPr="009769BC">
        <w:rPr>
          <w:color w:val="auto"/>
        </w:rPr>
        <w:t>The MCQ provides survey participants with an avenue for self-reporting data on medical conditions. Time since cancer diagnosis was computed as the time elapsed between a subject’s age at their first cancer diagnosis and their current age and was subsequently categorized (</w:t>
      </w:r>
      <w:r w:rsidR="004A1C00">
        <w:rPr>
          <w:color w:val="auto"/>
        </w:rPr>
        <w:t>&lt;</w:t>
      </w:r>
      <w:r w:rsidRPr="009769BC">
        <w:rPr>
          <w:color w:val="auto"/>
        </w:rPr>
        <w:t xml:space="preserve">2 years, </w:t>
      </w:r>
      <w:ins w:id="31" w:author="Maino Vieytes, Christian Augusto" w:date="2022-10-27T08:13:00Z">
        <w:r w:rsidR="00140306">
          <w:t>≥</w:t>
        </w:r>
      </w:ins>
      <w:commentRangeStart w:id="32"/>
      <w:commentRangeStart w:id="33"/>
      <w:r w:rsidRPr="004A1C00">
        <w:rPr>
          <w:color w:val="auto"/>
          <w:highlight w:val="yellow"/>
        </w:rPr>
        <w:t>2</w:t>
      </w:r>
      <w:ins w:id="34" w:author="Maino Vieytes, Christian Augusto" w:date="2022-10-27T08:13:00Z">
        <w:r w:rsidR="00140306">
          <w:rPr>
            <w:color w:val="auto"/>
            <w:highlight w:val="yellow"/>
          </w:rPr>
          <w:t xml:space="preserve"> </w:t>
        </w:r>
      </w:ins>
      <m:oMath>
        <m:r>
          <w:del w:id="35" w:author="Maino Vieytes, Christian Augusto" w:date="2022-10-27T08:13:00Z">
            <m:rPr>
              <m:sty m:val="bi"/>
            </m:rPr>
            <w:rPr>
              <w:rFonts w:ascii="Cambria Math" w:hAnsi="Cambria Math"/>
              <w:color w:val="auto"/>
              <w:highlight w:val="yellow"/>
            </w:rPr>
            <m:t>≥</m:t>
          </w:del>
        </m:r>
        <w:commentRangeEnd w:id="32"/>
        <m:r>
          <w:del w:id="36" w:author="Maino Vieytes, Christian Augusto" w:date="2022-10-27T08:13:00Z">
            <m:rPr>
              <m:sty m:val="p"/>
            </m:rPr>
            <w:rPr>
              <w:rStyle w:val="CommentReference"/>
              <w:rFonts w:eastAsia="SimSun"/>
              <w:noProof/>
              <w:snapToGrid/>
              <w:lang w:eastAsia="zh-CN" w:bidi="ar-SA"/>
            </w:rPr>
            <w:commentReference w:id="32"/>
          </w:del>
        </m:r>
        <w:commentRangeEnd w:id="33"/>
        <m:r>
          <w:del w:id="37" w:author="Maino Vieytes, Christian Augusto" w:date="2022-10-27T08:13:00Z">
            <m:rPr>
              <m:sty m:val="p"/>
            </m:rPr>
            <w:rPr>
              <w:rStyle w:val="CommentReference"/>
              <w:rFonts w:eastAsia="SimSun"/>
              <w:snapToGrid/>
              <w:lang w:eastAsia="zh-CN" w:bidi="ar-SA"/>
            </w:rPr>
            <w:commentReference w:id="33"/>
          </w:del>
        </m:r>
      </m:oMath>
      <w:del w:id="38" w:author="Maino Vieytes, Christian Augusto" w:date="2022-10-27T08:13:00Z">
        <w:r w:rsidRPr="009769BC" w:rsidDel="00140306">
          <w:rPr>
            <w:color w:val="auto"/>
          </w:rPr>
          <w:delText xml:space="preserve"> </w:delText>
        </w:r>
      </w:del>
      <w:r w:rsidRPr="009769BC">
        <w:rPr>
          <w:color w:val="auto"/>
        </w:rPr>
        <w:t xml:space="preserve">and </w:t>
      </w:r>
      <w:r w:rsidR="004A1C00">
        <w:rPr>
          <w:color w:val="auto"/>
        </w:rPr>
        <w:t>&lt;</w:t>
      </w:r>
      <w:r w:rsidRPr="009769BC">
        <w:rPr>
          <w:color w:val="auto"/>
        </w:rPr>
        <w:t>6 years, and</w:t>
      </w:r>
      <w:r w:rsidR="004A1C00">
        <w:rPr>
          <w:color w:val="auto"/>
        </w:rPr>
        <w:t xml:space="preserve"> </w:t>
      </w:r>
      <w:r w:rsidR="004A1C00">
        <w:t>≥</w:t>
      </w:r>
      <w:r w:rsidRPr="009769BC">
        <w:rPr>
          <w:color w:val="auto"/>
        </w:rPr>
        <w:t xml:space="preserve">6 years). Participants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9769BC">
        <w:rPr>
          <w:b/>
          <w:color w:val="auto"/>
        </w:rPr>
        <w:fldChar w:fldCharType="begin"/>
      </w:r>
      <w:r w:rsidRPr="009769BC">
        <w:rPr>
          <w:color w:val="auto"/>
        </w:rPr>
        <w:instrText xml:space="preserve"> ADDIN ZOTERO_ITEM CSL_CITATION {"citationID":"ZQBgOZOT","properties":{"formattedCitation":"[32]","plainCitation":"[32]","noteIndex":0},"citationItems":[{"id":1713,"uris":["http://zotero.org/users/local/S8X13ARX/items/QSV67ZBV"],"itemData":{"id":1713,"type":"article-journal","abstract":"Many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9769BC">
        <w:rPr>
          <w:b/>
          <w:color w:val="auto"/>
        </w:rPr>
        <w:fldChar w:fldCharType="separate"/>
      </w:r>
      <w:r w:rsidRPr="009769BC">
        <w:rPr>
          <w:color w:val="auto"/>
        </w:rPr>
        <w:t>[32]</w:t>
      </w:r>
      <w:r w:rsidRPr="009769BC">
        <w:rPr>
          <w:b/>
          <w:color w:val="auto"/>
        </w:rPr>
        <w:fldChar w:fldCharType="end"/>
      </w:r>
      <w:r w:rsidRPr="009769BC">
        <w:rPr>
          <w:color w:val="auto"/>
        </w:rPr>
        <w:t xml:space="preserve">. Again, individuals reporting only a diagnosis of non-melanoma skin cancer and no other cancer were omitted as positive cancer cases, given the generally benign course associated with this malignancy </w:t>
      </w:r>
      <w:r w:rsidRPr="009769BC">
        <w:rPr>
          <w:b/>
          <w:color w:val="auto"/>
        </w:rPr>
        <w:fldChar w:fldCharType="begin"/>
      </w:r>
      <w:r w:rsidRPr="009769BC">
        <w:rPr>
          <w:color w:val="auto"/>
        </w:rPr>
        <w:instrText xml:space="preserve"> ADDIN ZOTERO_ITEM CSL_CITATION {"citationID":"CbzZjQa9","properties":{"formattedCitation":"[18]","plainCitation":"[18]","noteIndex":0},"citationItems":[{"id":1748,"uris":["http://zotero.org/users/local/S8X13ARX/items/EJVBAQYE"],"itemData":{"id":1748,"type":"article-journal","container-title":"JNCI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9769BC">
        <w:rPr>
          <w:b/>
          <w:color w:val="auto"/>
        </w:rPr>
        <w:fldChar w:fldCharType="separate"/>
      </w:r>
      <w:r w:rsidRPr="009769BC">
        <w:rPr>
          <w:color w:val="auto"/>
        </w:rPr>
        <w:t>[18]</w:t>
      </w:r>
      <w:r w:rsidRPr="009769BC">
        <w:rPr>
          <w:b/>
          <w:color w:val="auto"/>
        </w:rPr>
        <w:fldChar w:fldCharType="end"/>
      </w:r>
      <w:r w:rsidRPr="009769BC">
        <w:rPr>
          <w:color w:val="auto"/>
        </w:rPr>
        <w:t>.</w:t>
      </w:r>
    </w:p>
    <w:p w14:paraId="17B3F989" w14:textId="782DD743" w:rsidR="00D16FDC" w:rsidRPr="009769BC" w:rsidRDefault="00D16FDC" w:rsidP="004A1C00">
      <w:pPr>
        <w:pStyle w:val="MDPI31text"/>
        <w:rPr>
          <w:b/>
          <w:color w:val="auto"/>
        </w:rPr>
      </w:pPr>
      <w:r w:rsidRPr="009769BC">
        <w:rPr>
          <w:color w:val="auto"/>
        </w:rPr>
        <w:t xml:space="preserve">Food security status was assessed using the U.S. Food Security Survey Module (U.S. FSSM), an 18-item screener employed by NHANES since the 1999 cycle to assess food security experienced by subjects over the preceding year </w:t>
      </w:r>
      <w:r w:rsidRPr="009769BC">
        <w:rPr>
          <w:b/>
          <w:color w:val="auto"/>
        </w:rPr>
        <w:fldChar w:fldCharType="begin"/>
      </w:r>
      <w:r w:rsidRPr="009769BC">
        <w:rPr>
          <w:color w:val="auto"/>
        </w:rPr>
        <w:instrText xml:space="preserve"> ADDIN ZOTERO_ITEM CSL_CITATION {"citationID":"3AXMnapy","properties":{"formattedCitation":"[33,34]","plainCitation":"[33,34]","noteIndex":0},"citationItems":[{"id":1383,"uris":["http://zotero.org/users/local/S8X13ARX/items/3WGIUSZL"],"itemData":{"id":1383,"type":"document","publisher":"U.S.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9769BC">
        <w:rPr>
          <w:b/>
          <w:color w:val="auto"/>
        </w:rPr>
        <w:fldChar w:fldCharType="separate"/>
      </w:r>
      <w:r w:rsidRPr="009769BC">
        <w:rPr>
          <w:color w:val="auto"/>
        </w:rPr>
        <w:t>[33,34]</w:t>
      </w:r>
      <w:r w:rsidRPr="009769BC">
        <w:rPr>
          <w:b/>
          <w:color w:val="auto"/>
        </w:rPr>
        <w:fldChar w:fldCharType="end"/>
      </w:r>
      <w:r w:rsidRPr="009769BC">
        <w:rPr>
          <w:color w:val="auto"/>
        </w:rPr>
        <w:t>. The questionnaire was administered in the home interview setting, with one adult responding on behalf of all individuals in that household, regardless of whether they were included in the survey. The survey is comprised of 10 items dedicated to households without children and eight items for households with children. Counts and affirmative responses on the questionnaire are used to bin subjects into overall food security categorizations. Those responding in the affirmative to</w:t>
      </w:r>
      <w:r w:rsidR="004A1C00">
        <w:rPr>
          <w:color w:val="auto"/>
        </w:rPr>
        <w:t xml:space="preserve"> </w:t>
      </w:r>
      <w:r w:rsidR="004A1C00" w:rsidRPr="00EF2AFF">
        <w:rPr>
          <w:bCs/>
          <w:color w:val="auto"/>
          <w:rPrChange w:id="39" w:author="Maino Vieytes, Christian Augusto" w:date="2022-10-27T09:42:00Z">
            <w:rPr>
              <w:b/>
              <w:color w:val="auto"/>
            </w:rPr>
          </w:rPrChange>
        </w:rPr>
        <w:t>≤</w:t>
      </w:r>
      <w:r w:rsidRPr="00EF2AFF">
        <w:rPr>
          <w:bCs/>
          <w:color w:val="auto"/>
        </w:rPr>
        <w:t>2</w:t>
      </w:r>
      <w:r w:rsidRPr="009769BC">
        <w:rPr>
          <w:color w:val="auto"/>
        </w:rPr>
        <w:t xml:space="preserve"> items were categorized as food secure, while those r</w:t>
      </w:r>
      <w:r w:rsidR="004A1C00">
        <w:rPr>
          <w:color w:val="auto"/>
        </w:rPr>
        <w:t xml:space="preserve">esponding in the affirmative to </w:t>
      </w:r>
      <w:r w:rsidR="004A1C00">
        <w:t>≥</w:t>
      </w:r>
      <w:r w:rsidRPr="009769BC">
        <w:rPr>
          <w:color w:val="auto"/>
        </w:rPr>
        <w:t xml:space="preserve">3 items were categorized as food insecure, and followed validated cutoffs </w:t>
      </w:r>
      <w:r w:rsidRPr="009769BC">
        <w:rPr>
          <w:b/>
          <w:color w:val="auto"/>
        </w:rPr>
        <w:fldChar w:fldCharType="begin"/>
      </w:r>
      <w:r w:rsidRPr="009769BC">
        <w:rPr>
          <w:color w:val="auto"/>
        </w:rPr>
        <w:instrText xml:space="preserve"> ADDIN ZOTERO_ITEM CSL_CITATION {"citationID":"CTrkjNBD","properties":{"formattedCitation":"[33,34]","plainCitation":"[33,34]","noteIndex":0},"citationItems":[{"id":1383,"uris":["http://zotero.org/users/local/S8X13ARX/items/3WGIUSZL"],"itemData":{"id":1383,"type":"document","publisher":"U.S.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9769BC">
        <w:rPr>
          <w:b/>
          <w:color w:val="auto"/>
        </w:rPr>
        <w:fldChar w:fldCharType="separate"/>
      </w:r>
      <w:r w:rsidRPr="009769BC">
        <w:rPr>
          <w:color w:val="auto"/>
        </w:rPr>
        <w:t>[33,34]</w:t>
      </w:r>
      <w:r w:rsidRPr="009769BC">
        <w:rPr>
          <w:b/>
          <w:color w:val="auto"/>
        </w:rPr>
        <w:fldChar w:fldCharType="end"/>
      </w:r>
      <w:r w:rsidRPr="009769BC">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6E78AE25" w14:textId="77777777" w:rsidR="00D16FDC" w:rsidRPr="009769BC" w:rsidRDefault="00565C66" w:rsidP="00565C66">
      <w:pPr>
        <w:pStyle w:val="MDPI22heading2"/>
        <w:spacing w:before="240"/>
      </w:pPr>
      <w:r w:rsidRPr="009769BC">
        <w:t xml:space="preserve">2.5. </w:t>
      </w:r>
      <w:r w:rsidR="00D16FDC" w:rsidRPr="009769BC">
        <w:t>Statistical Analysis</w:t>
      </w:r>
    </w:p>
    <w:p w14:paraId="26BDB62E" w14:textId="7DC060C2" w:rsidR="00D16FDC" w:rsidRPr="009769BC" w:rsidRDefault="00D16FDC" w:rsidP="00D16FDC">
      <w:pPr>
        <w:pStyle w:val="MDPI31text"/>
        <w:rPr>
          <w:b/>
          <w:color w:val="auto"/>
        </w:rPr>
      </w:pPr>
      <w:r w:rsidRPr="009769BC">
        <w:rPr>
          <w:color w:val="auto"/>
        </w:rPr>
        <w:t>Descriptive statistics were tabulated on demographic variables across levels of food security/cancer status using subsample A (Figure 1). Dietary patterns were extracted using penalized logistic regression models and PCA (see Appendix A for a detailed description of the implementation of these procedures). For the former, we used four binary outcomes: food insecurity status (food insecure</w:t>
      </w:r>
      <w:r w:rsidR="00565C66" w:rsidRPr="009769BC">
        <w:rPr>
          <w:color w:val="auto"/>
        </w:rPr>
        <w:t xml:space="preserve"> vs. </w:t>
      </w:r>
      <w:r w:rsidRPr="009769BC">
        <w:rPr>
          <w:color w:val="auto"/>
        </w:rPr>
        <w:t xml:space="preserve">food secure), </w:t>
      </w:r>
      <w:r w:rsidRPr="009769BC">
        <w:rPr>
          <w:bCs/>
          <w:color w:val="auto"/>
        </w:rPr>
        <w:t xml:space="preserve">age </w:t>
      </w:r>
      <w:r w:rsidR="00565C66" w:rsidRPr="009769BC">
        <w:rPr>
          <w:bCs/>
          <w:color w:val="auto"/>
        </w:rPr>
        <w:t>≥</w:t>
      </w:r>
      <w:r w:rsidRPr="009769BC">
        <w:rPr>
          <w:bCs/>
          <w:color w:val="auto"/>
        </w:rPr>
        <w:t xml:space="preserve">60 years, household receipt of SNAP benefits in the last 12 months, and household size </w:t>
      </w:r>
      <w:r w:rsidR="00565C66" w:rsidRPr="009769BC">
        <w:rPr>
          <w:bCs/>
          <w:color w:val="auto"/>
        </w:rPr>
        <w:t>≥</w:t>
      </w:r>
      <w:r w:rsidRPr="009769BC">
        <w:rPr>
          <w:bCs/>
          <w:color w:val="auto"/>
        </w:rPr>
        <w:t xml:space="preserve">5, which are all associated or understood risk factors for FI </w:t>
      </w:r>
      <w:r w:rsidRPr="009769BC">
        <w:rPr>
          <w:bCs/>
          <w:color w:val="auto"/>
        </w:rPr>
        <w:fldChar w:fldCharType="begin"/>
      </w:r>
      <w:r w:rsidRPr="009769BC">
        <w:rPr>
          <w:bCs/>
          <w:color w:val="auto"/>
        </w:rPr>
        <w:instrText xml:space="preserve"> ADDIN ZOTERO_ITEM CSL_CITATION {"citationID":"KbzanMSA","properties":{"formattedCitation":"[35,36]","plainCitation":"[35,36]","noteIndex":0},"citationItems":[{"id":1373,"uris":["http://zotero.org/users/local/S8X13ARX/items/F9TXRSSS"],"itemData":{"id":1373,"type":"article-journal","container-title":"The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9769BC">
        <w:rPr>
          <w:bCs/>
          <w:color w:val="auto"/>
        </w:rPr>
        <w:fldChar w:fldCharType="separate"/>
      </w:r>
      <w:r w:rsidRPr="009769BC">
        <w:rPr>
          <w:bCs/>
          <w:noProof/>
          <w:color w:val="auto"/>
        </w:rPr>
        <w:t>[35,36]</w:t>
      </w:r>
      <w:r w:rsidRPr="009769BC">
        <w:rPr>
          <w:bCs/>
          <w:color w:val="auto"/>
        </w:rPr>
        <w:fldChar w:fldCharType="end"/>
      </w:r>
      <w:r w:rsidRPr="009769BC">
        <w:rPr>
          <w:bCs/>
          <w:color w:val="auto"/>
        </w:rPr>
        <w:t xml:space="preserve">. </w:t>
      </w:r>
      <w:r w:rsidRPr="009769BC">
        <w:rPr>
          <w:color w:val="auto"/>
        </w:rPr>
        <w:t>A Pearson correlation matrix was generated to evaluate relationships between the dietary patterns and food groups in subsample A (</w:t>
      </w:r>
      <w:r w:rsidRPr="009769BC">
        <w:rPr>
          <w:i/>
          <w:iCs/>
          <w:color w:val="auto"/>
        </w:rPr>
        <w:t xml:space="preserve">n </w:t>
      </w:r>
      <w:r w:rsidRPr="009769BC">
        <w:rPr>
          <w:color w:val="auto"/>
        </w:rPr>
        <w:t xml:space="preserve">= </w:t>
      </w:r>
      <w:r w:rsidR="00884D38" w:rsidRPr="009769BC">
        <w:rPr>
          <w:color w:val="auto"/>
        </w:rPr>
        <w:t>3117</w:t>
      </w:r>
      <w:r w:rsidRPr="009769BC">
        <w:rPr>
          <w:color w:val="auto"/>
        </w:rPr>
        <w:t xml:space="preserve">). To validate the extracted dietary patterns, we used the loadings and coefficients (from the PCA and elastic net procedures, respectively) to compute dietary pattern scores for subjects identifying with a history of cancer (subsample A, </w:t>
      </w:r>
      <w:r w:rsidRPr="009769BC">
        <w:rPr>
          <w:i/>
          <w:iCs/>
          <w:color w:val="auto"/>
        </w:rPr>
        <w:t>n</w:t>
      </w:r>
      <w:r w:rsidRPr="009769BC">
        <w:rPr>
          <w:color w:val="auto"/>
        </w:rPr>
        <w:t xml:space="preserve"> = </w:t>
      </w:r>
      <w:r w:rsidR="00884D38" w:rsidRPr="009769BC">
        <w:rPr>
          <w:color w:val="auto"/>
        </w:rPr>
        <w:t>3317</w:t>
      </w:r>
      <w:r w:rsidRPr="009769BC">
        <w:rPr>
          <w:color w:val="auto"/>
        </w:rPr>
        <w:t xml:space="preserve">). The validation phase of the analysis comprised the analytical goal of determining the relationship between the extracted pattern scores and the risk of FI in the cancer survivor population (Figure 1). To this end, we implemented weighted logistic regression models that modeled the log odds of being food insecure as a function of the dietary patterns scores and relevant covariates. This step included all subjects with a reported history of cancer (subsample A, </w:t>
      </w:r>
      <w:r w:rsidRPr="009769BC">
        <w:rPr>
          <w:i/>
          <w:iCs/>
          <w:color w:val="auto"/>
        </w:rPr>
        <w:t xml:space="preserve">n </w:t>
      </w:r>
      <w:r w:rsidRPr="009769BC">
        <w:rPr>
          <w:color w:val="auto"/>
        </w:rPr>
        <w:t xml:space="preserve">= </w:t>
      </w:r>
      <w:r w:rsidR="00884D38" w:rsidRPr="009769BC">
        <w:rPr>
          <w:color w:val="auto"/>
        </w:rPr>
        <w:t>3317</w:t>
      </w:r>
      <w:r w:rsidRPr="009769BC">
        <w:rPr>
          <w:color w:val="auto"/>
        </w:rPr>
        <w:t>). Alcohol consumption was not included as a covariate in these models to minimize collinearity, given that the extracted patterns already considered alcohol consumption in their computation.</w:t>
      </w:r>
    </w:p>
    <w:p w14:paraId="5702DC8D" w14:textId="4EDA8598" w:rsidR="00D16FDC" w:rsidRPr="009769BC" w:rsidRDefault="00D16FDC" w:rsidP="00D16FDC">
      <w:pPr>
        <w:pStyle w:val="MDPI31text"/>
        <w:rPr>
          <w:b/>
          <w:color w:val="auto"/>
        </w:rPr>
      </w:pPr>
      <w:r w:rsidRPr="009769BC">
        <w:rPr>
          <w:color w:val="auto"/>
        </w:rPr>
        <w:lastRenderedPageBreak/>
        <w:t xml:space="preserve">We modeled the diet scores using </w:t>
      </w:r>
      <w:del w:id="40" w:author="Maino Vieytes, Christian Augusto" w:date="2022-10-27T09:44:00Z">
        <w:r w:rsidRPr="009769BC" w:rsidDel="00EF2AFF">
          <w:rPr>
            <w:color w:val="auto"/>
          </w:rPr>
          <w:delText xml:space="preserve">multiple approaches </w:delText>
        </w:r>
      </w:del>
      <w:ins w:id="41" w:author="Maino Vieytes, Christian Augusto" w:date="2022-10-27T09:44:00Z">
        <w:r w:rsidR="00EF2AFF">
          <w:rPr>
            <w:color w:val="auto"/>
          </w:rPr>
          <w:t xml:space="preserve">several specifications </w:t>
        </w:r>
      </w:ins>
      <w:r w:rsidRPr="009769BC">
        <w:rPr>
          <w:color w:val="auto"/>
        </w:rPr>
        <w:t xml:space="preserve">to evaluate the robustness of the results. First, we modeled the scores categorically after binning participants into quintiles. A test for linear trend across the quintiles was performed by generating a new variable that assigned each subject the median value of their respective quintile and modeling it as a continuous variable.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flexibly and evaluate for </w:t>
      </w:r>
      <w:r w:rsidR="003D794E">
        <w:rPr>
          <w:color w:val="auto"/>
        </w:rPr>
        <w:t>dose–response</w:t>
      </w:r>
      <w:r w:rsidRPr="009769BC">
        <w:rPr>
          <w:color w:val="auto"/>
        </w:rPr>
        <w:t xml:space="preserve"> and, again, 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9769BC">
        <w:rPr>
          <w:color w:val="auto"/>
        </w:rPr>
        <w:t>Charlson</w:t>
      </w:r>
      <w:proofErr w:type="spellEnd"/>
      <w:r w:rsidRPr="009769BC">
        <w:rPr>
          <w:color w:val="auto"/>
        </w:rPr>
        <w:t xml:space="preserve"> Comorbidity Index score. We 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9769BC">
        <w:rPr>
          <w:b/>
          <w:color w:val="auto"/>
        </w:rPr>
        <w:fldChar w:fldCharType="begin"/>
      </w:r>
      <w:r w:rsidRPr="009769BC">
        <w:rPr>
          <w:color w:val="auto"/>
        </w:rPr>
        <w:instrText xml:space="preserve"> ADDIN ZOTERO_ITEM CSL_CITATION {"citationID":"qCkpilQc","properties":{"formattedCitation":"[37]","plainCitation":"[37]","noteIndex":0},"citationItems":[{"id":1565,"uris":["http://zotero.org/users/local/S8X13ARX/items/5J5UUH7A"],"itemData":{"id":1565,"type":"article-journal","container-title":"Vital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9769BC">
        <w:rPr>
          <w:b/>
          <w:color w:val="auto"/>
        </w:rPr>
        <w:fldChar w:fldCharType="separate"/>
      </w:r>
      <w:r w:rsidRPr="009769BC">
        <w:rPr>
          <w:color w:val="auto"/>
        </w:rPr>
        <w:t>[37]</w:t>
      </w:r>
      <w:r w:rsidRPr="009769BC">
        <w:rPr>
          <w:b/>
          <w:color w:val="auto"/>
        </w:rPr>
        <w:fldChar w:fldCharType="end"/>
      </w:r>
      <w:r w:rsidRPr="009769BC">
        <w:rPr>
          <w:color w:val="auto"/>
        </w:rPr>
        <w:t xml:space="preserve">. All analyses were conducted at </w:t>
      </w:r>
      <m:oMath>
        <m:r>
          <w:rPr>
            <w:rFonts w:ascii="Cambria Math" w:hAnsi="Cambria Math"/>
            <w:color w:val="auto"/>
          </w:rPr>
          <m:t>α</m:t>
        </m:r>
      </m:oMath>
      <w:r w:rsidRPr="009769BC">
        <w:rPr>
          <w:color w:val="auto"/>
        </w:rPr>
        <w:t xml:space="preserve"> = 0.05 and were performed in </w:t>
      </w:r>
      <w:commentRangeStart w:id="42"/>
      <w:commentRangeStart w:id="43"/>
      <w:r w:rsidRPr="009769BC">
        <w:rPr>
          <w:color w:val="auto"/>
          <w:highlight w:val="yellow"/>
        </w:rPr>
        <w:t>R version 4.2.1</w:t>
      </w:r>
      <w:commentRangeEnd w:id="42"/>
      <w:r w:rsidR="00FB5C60" w:rsidRPr="009769BC">
        <w:rPr>
          <w:rStyle w:val="CommentReference"/>
          <w:rFonts w:eastAsia="SimSun"/>
          <w:noProof/>
          <w:snapToGrid/>
          <w:lang w:eastAsia="zh-CN" w:bidi="ar-SA"/>
        </w:rPr>
        <w:commentReference w:id="42"/>
      </w:r>
      <w:commentRangeEnd w:id="43"/>
      <w:r w:rsidR="00CC2A63">
        <w:rPr>
          <w:rStyle w:val="CommentReference"/>
          <w:rFonts w:eastAsia="SimSun"/>
          <w:snapToGrid/>
          <w:lang w:eastAsia="zh-CN" w:bidi="ar-SA"/>
        </w:rPr>
        <w:commentReference w:id="43"/>
      </w:r>
      <w:ins w:id="44" w:author="Maino Vieytes, Christian Augusto" w:date="2022-10-27T08:21:00Z">
        <w:r w:rsidR="00CC2A63">
          <w:rPr>
            <w:color w:val="auto"/>
          </w:rPr>
          <w:t xml:space="preserve"> (</w:t>
        </w:r>
      </w:ins>
      <w:ins w:id="45" w:author="Maino Vieytes, Christian Augusto" w:date="2022-10-27T08:22:00Z">
        <w:r w:rsidR="00CC2A63">
          <w:rPr>
            <w:color w:val="auto"/>
          </w:rPr>
          <w:t>T</w:t>
        </w:r>
      </w:ins>
      <w:ins w:id="46" w:author="Maino Vieytes, Christian Augusto" w:date="2022-10-27T08:21:00Z">
        <w:r w:rsidR="00CC2A63">
          <w:rPr>
            <w:color w:val="auto"/>
          </w:rPr>
          <w:t>he R Foundation, Vienna, Austria)</w:t>
        </w:r>
      </w:ins>
      <w:r w:rsidRPr="009769BC">
        <w:rPr>
          <w:color w:val="auto"/>
        </w:rPr>
        <w:t xml:space="preserve">. All accompanying R code and data files necessary to reproduce these analyses can be </w:t>
      </w:r>
      <w:del w:id="47" w:author="Maino Vieytes, Christian Augusto" w:date="2022-10-27T08:19:00Z">
        <w:r w:rsidRPr="009769BC" w:rsidDel="00CC2A63">
          <w:rPr>
            <w:color w:val="auto"/>
          </w:rPr>
          <w:delText xml:space="preserve">found </w:delText>
        </w:r>
      </w:del>
      <w:ins w:id="48" w:author="Maino Vieytes, Christian Augusto" w:date="2022-10-27T08:19:00Z">
        <w:r w:rsidR="00CC2A63">
          <w:rPr>
            <w:color w:val="auto"/>
          </w:rPr>
          <w:t xml:space="preserve">accessed on GitHub </w:t>
        </w:r>
      </w:ins>
      <w:r w:rsidRPr="009769BC">
        <w:rPr>
          <w:color w:val="auto"/>
        </w:rPr>
        <w:t xml:space="preserve">at: </w:t>
      </w:r>
      <w:r w:rsidRPr="004A1C00">
        <w:rPr>
          <w:color w:val="auto"/>
          <w:highlight w:val="yellow"/>
        </w:rPr>
        <w:t>https://github.com/cmainov/NHANES-Diet-Penalized-Regression</w:t>
      </w:r>
      <w:r w:rsidR="00923F06" w:rsidRPr="009769BC">
        <w:rPr>
          <w:color w:val="auto"/>
        </w:rPr>
        <w:t xml:space="preserve"> (</w:t>
      </w:r>
      <w:commentRangeStart w:id="49"/>
      <w:commentRangeStart w:id="50"/>
      <w:r w:rsidR="00923F06" w:rsidRPr="009769BC">
        <w:rPr>
          <w:color w:val="auto"/>
          <w:highlight w:val="yellow"/>
        </w:rPr>
        <w:t>accessed on</w:t>
      </w:r>
      <w:commentRangeEnd w:id="49"/>
      <w:r w:rsidR="00923F06" w:rsidRPr="009769BC">
        <w:rPr>
          <w:rStyle w:val="CommentReference"/>
          <w:rFonts w:eastAsia="SimSun"/>
          <w:noProof/>
          <w:snapToGrid/>
          <w:lang w:eastAsia="zh-CN" w:bidi="ar-SA"/>
        </w:rPr>
        <w:commentReference w:id="49"/>
      </w:r>
      <w:commentRangeEnd w:id="50"/>
      <w:r w:rsidR="00CC2A63">
        <w:rPr>
          <w:rStyle w:val="CommentReference"/>
          <w:rFonts w:eastAsia="SimSun"/>
          <w:snapToGrid/>
          <w:lang w:eastAsia="zh-CN" w:bidi="ar-SA"/>
        </w:rPr>
        <w:commentReference w:id="50"/>
      </w:r>
      <w:ins w:id="51" w:author="Maino Vieytes, Christian Augusto" w:date="2022-10-27T08:22:00Z">
        <w:r w:rsidR="00CC2A63">
          <w:rPr>
            <w:color w:val="auto"/>
          </w:rPr>
          <w:t xml:space="preserve"> 27 October 2022</w:t>
        </w:r>
      </w:ins>
      <w:r w:rsidR="00923F06" w:rsidRPr="009769BC">
        <w:rPr>
          <w:color w:val="auto"/>
        </w:rPr>
        <w:t>).</w:t>
      </w:r>
    </w:p>
    <w:p w14:paraId="23D3DEE6" w14:textId="77777777" w:rsidR="00D16FDC" w:rsidRPr="009769BC" w:rsidRDefault="00565C66" w:rsidP="00565C66">
      <w:pPr>
        <w:pStyle w:val="MDPI21heading1"/>
      </w:pPr>
      <w:r w:rsidRPr="009769BC">
        <w:t xml:space="preserve">3. </w:t>
      </w:r>
      <w:r w:rsidR="00D16FDC" w:rsidRPr="009769BC">
        <w:t>Results</w:t>
      </w:r>
    </w:p>
    <w:p w14:paraId="121AD096" w14:textId="77777777" w:rsidR="00D16FDC" w:rsidRPr="009769BC" w:rsidRDefault="00565C66" w:rsidP="00565C66">
      <w:pPr>
        <w:pStyle w:val="MDPI22heading2"/>
      </w:pPr>
      <w:r w:rsidRPr="009769BC">
        <w:t xml:space="preserve">3.1. </w:t>
      </w:r>
      <w:r w:rsidR="00D16FDC" w:rsidRPr="009769BC">
        <w:t>Descriptive Statistics</w:t>
      </w:r>
    </w:p>
    <w:p w14:paraId="29C0B25B" w14:textId="69DDD187" w:rsidR="00D16FDC" w:rsidRDefault="00D16FDC" w:rsidP="00D16FDC">
      <w:pPr>
        <w:pStyle w:val="MDPI31text"/>
        <w:rPr>
          <w:color w:val="auto"/>
        </w:rPr>
      </w:pPr>
      <w:r w:rsidRPr="009769BC">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00565C66" w:rsidRPr="009769BC">
        <w:rPr>
          <w:color w:val="auto"/>
        </w:rPr>
        <w:t>≥</w:t>
      </w:r>
      <w:r w:rsidRPr="009769BC">
        <w:rPr>
          <w:color w:val="auto"/>
        </w:rPr>
        <w:t xml:space="preserve">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were represented in the food secure sample relative to the food insecure sample. There was no gross difference observed in time-since-diagnosis across the two groups. However, food insecure individuals had a slightly larger mean </w:t>
      </w:r>
      <w:proofErr w:type="spellStart"/>
      <w:r w:rsidRPr="009769BC">
        <w:rPr>
          <w:color w:val="auto"/>
        </w:rPr>
        <w:t>Charlson</w:t>
      </w:r>
      <w:proofErr w:type="spellEnd"/>
      <w:r w:rsidRPr="009769BC">
        <w:rPr>
          <w:color w:val="auto"/>
        </w:rPr>
        <w:t xml:space="preserve"> Comorbidity Index score than food secure participants. Finally, those identifying as food insecure were more likely to report being current smokers than food secure individuals with cancer.</w:t>
      </w:r>
    </w:p>
    <w:p w14:paraId="573D2638" w14:textId="07D1A0D2" w:rsidR="00872E5C" w:rsidRPr="009769BC" w:rsidRDefault="00872E5C" w:rsidP="00872E5C">
      <w:pPr>
        <w:pStyle w:val="MDPI41tablecaption"/>
        <w:jc w:val="both"/>
      </w:pPr>
      <w:r w:rsidRPr="009769BC">
        <w:rPr>
          <w:rFonts w:eastAsia="Calibri"/>
          <w:b/>
          <w:bCs/>
        </w:rPr>
        <w:t xml:space="preserve">Table 1. </w:t>
      </w:r>
      <w:r w:rsidRPr="009769BC">
        <w:rPr>
          <w:rFonts w:eastAsia="Calibri"/>
        </w:rPr>
        <w:t>Sociodemographic and behavioral characteristics of the cancer survivor study sample (subsample A in Figure 1)</w:t>
      </w:r>
      <w:ins w:id="52" w:author="Maino Vieytes, Christian Augusto" w:date="2022-10-27T08:24:00Z">
        <w:r w:rsidR="00CC2A63">
          <w:rPr>
            <w:rFonts w:eastAsia="Calibri"/>
          </w:rPr>
          <w:t xml:space="preserve"> and </w:t>
        </w:r>
      </w:ins>
      <w:del w:id="53" w:author="Maino Vieytes, Christian Augusto" w:date="2022-10-27T08:24:00Z">
        <w:r w:rsidRPr="009769BC" w:rsidDel="00CC2A63">
          <w:rPr>
            <w:rFonts w:eastAsia="Calibri"/>
          </w:rPr>
          <w:delText xml:space="preserve">, </w:delText>
        </w:r>
      </w:del>
      <w:r w:rsidRPr="009769BC">
        <w:rPr>
          <w:rFonts w:eastAsia="Calibri"/>
        </w:rPr>
        <w:t xml:space="preserve">stratified by food security status. Frequencies </w:t>
      </w:r>
      <w:ins w:id="54" w:author="Maino Vieytes, Christian Augusto" w:date="2022-10-27T08:25:00Z">
        <w:r w:rsidR="00CC2A63">
          <w:rPr>
            <w:rFonts w:eastAsia="Calibri"/>
          </w:rPr>
          <w:t xml:space="preserve">and means </w:t>
        </w:r>
      </w:ins>
      <w:r w:rsidRPr="009769BC">
        <w:rPr>
          <w:rFonts w:eastAsia="Calibri"/>
        </w:rPr>
        <w:t xml:space="preserve">are presented with percentages </w:t>
      </w:r>
      <w:ins w:id="55" w:author="Maino Vieytes, Christian Augusto" w:date="2022-10-27T08:25:00Z">
        <w:r w:rsidR="00CC2A63">
          <w:rPr>
            <w:rFonts w:eastAsia="Calibri"/>
          </w:rPr>
          <w:t xml:space="preserve">and standard deviations, respectively, </w:t>
        </w:r>
      </w:ins>
      <w:r w:rsidRPr="009769BC">
        <w:rPr>
          <w:rFonts w:eastAsia="Calibri"/>
        </w:rPr>
        <w:t>in parentheses.</w:t>
      </w:r>
    </w:p>
    <w:tbl>
      <w:tblPr>
        <w:tblStyle w:val="TableGrid"/>
        <w:tblW w:w="10465" w:type="dxa"/>
        <w:jc w:val="center"/>
        <w:tblLayout w:type="fixed"/>
        <w:tblCellMar>
          <w:left w:w="0" w:type="dxa"/>
          <w:right w:w="0" w:type="dxa"/>
        </w:tblCellMar>
        <w:tblLook w:val="04A0" w:firstRow="1" w:lastRow="0" w:firstColumn="1" w:lastColumn="0" w:noHBand="0" w:noVBand="1"/>
      </w:tblPr>
      <w:tblGrid>
        <w:gridCol w:w="2288"/>
        <w:gridCol w:w="2001"/>
        <w:gridCol w:w="3542"/>
        <w:gridCol w:w="1704"/>
        <w:gridCol w:w="930"/>
      </w:tblGrid>
      <w:tr w:rsidR="00872E5C" w:rsidRPr="009769BC" w14:paraId="0CD2C96F" w14:textId="77777777" w:rsidTr="00936C74">
        <w:trPr>
          <w:jc w:val="center"/>
        </w:trPr>
        <w:tc>
          <w:tcPr>
            <w:tcW w:w="2288" w:type="dxa"/>
            <w:tcBorders>
              <w:top w:val="single" w:sz="8" w:space="0" w:color="auto"/>
              <w:left w:val="nil"/>
              <w:bottom w:val="single" w:sz="4" w:space="0" w:color="auto"/>
              <w:right w:val="nil"/>
            </w:tcBorders>
            <w:shd w:val="clear" w:color="auto" w:fill="auto"/>
            <w:noWrap/>
            <w:vAlign w:val="center"/>
          </w:tcPr>
          <w:p w14:paraId="5FF0042A" w14:textId="77777777" w:rsidR="00872E5C" w:rsidRPr="009769BC" w:rsidRDefault="00872E5C" w:rsidP="00936C74">
            <w:pPr>
              <w:autoSpaceDE w:val="0"/>
              <w:autoSpaceDN w:val="0"/>
              <w:adjustRightInd w:val="0"/>
              <w:snapToGrid w:val="0"/>
              <w:spacing w:line="240" w:lineRule="auto"/>
              <w:rPr>
                <w:b/>
                <w:color w:val="auto"/>
              </w:rPr>
            </w:pPr>
            <w:r w:rsidRPr="009769BC">
              <w:rPr>
                <w:b/>
                <w:color w:val="auto"/>
              </w:rPr>
              <w:t>Characteristic</w:t>
            </w:r>
          </w:p>
        </w:tc>
        <w:tc>
          <w:tcPr>
            <w:tcW w:w="2001" w:type="dxa"/>
            <w:tcBorders>
              <w:top w:val="single" w:sz="8" w:space="0" w:color="auto"/>
              <w:left w:val="nil"/>
              <w:bottom w:val="single" w:sz="4" w:space="0" w:color="auto"/>
              <w:right w:val="nil"/>
            </w:tcBorders>
            <w:shd w:val="clear" w:color="auto" w:fill="auto"/>
            <w:noWrap/>
            <w:vAlign w:val="center"/>
          </w:tcPr>
          <w:p w14:paraId="15DCA696" w14:textId="77777777" w:rsidR="00872E5C" w:rsidRDefault="00872E5C" w:rsidP="00936C74">
            <w:pPr>
              <w:autoSpaceDE w:val="0"/>
              <w:autoSpaceDN w:val="0"/>
              <w:adjustRightInd w:val="0"/>
              <w:snapToGrid w:val="0"/>
              <w:spacing w:line="240" w:lineRule="auto"/>
              <w:jc w:val="center"/>
              <w:rPr>
                <w:b/>
                <w:color w:val="auto"/>
              </w:rPr>
            </w:pPr>
            <w:r w:rsidRPr="009769BC">
              <w:rPr>
                <w:b/>
                <w:color w:val="auto"/>
              </w:rPr>
              <w:t xml:space="preserve">Total Survivors </w:t>
            </w:r>
          </w:p>
          <w:p w14:paraId="4CEF8E7A"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w:t>
            </w:r>
            <w:r w:rsidRPr="009769BC">
              <w:rPr>
                <w:b/>
                <w:i/>
                <w:iCs/>
                <w:color w:val="auto"/>
              </w:rPr>
              <w:t>n</w:t>
            </w:r>
            <w:r w:rsidRPr="009769BC">
              <w:rPr>
                <w:b/>
                <w:color w:val="auto"/>
              </w:rPr>
              <w:t xml:space="preserve"> = 3317)</w:t>
            </w:r>
          </w:p>
        </w:tc>
        <w:tc>
          <w:tcPr>
            <w:tcW w:w="3542" w:type="dxa"/>
            <w:tcBorders>
              <w:top w:val="single" w:sz="8" w:space="0" w:color="auto"/>
              <w:left w:val="nil"/>
              <w:bottom w:val="single" w:sz="4" w:space="0" w:color="auto"/>
              <w:right w:val="nil"/>
            </w:tcBorders>
            <w:shd w:val="clear" w:color="auto" w:fill="auto"/>
            <w:noWrap/>
            <w:vAlign w:val="center"/>
          </w:tcPr>
          <w:p w14:paraId="1D39AAD3"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Food Insecure</w:t>
            </w:r>
          </w:p>
          <w:p w14:paraId="485B2596"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w:t>
            </w:r>
            <w:r w:rsidRPr="009769BC">
              <w:rPr>
                <w:b/>
                <w:i/>
                <w:iCs/>
                <w:color w:val="auto"/>
              </w:rPr>
              <w:t xml:space="preserve">n </w:t>
            </w:r>
            <w:r w:rsidRPr="009769BC">
              <w:rPr>
                <w:b/>
                <w:color w:val="auto"/>
              </w:rPr>
              <w:t>= 433)</w:t>
            </w:r>
          </w:p>
        </w:tc>
        <w:tc>
          <w:tcPr>
            <w:tcW w:w="1704" w:type="dxa"/>
            <w:tcBorders>
              <w:top w:val="single" w:sz="8" w:space="0" w:color="auto"/>
              <w:left w:val="nil"/>
              <w:bottom w:val="single" w:sz="4" w:space="0" w:color="auto"/>
              <w:right w:val="nil"/>
            </w:tcBorders>
            <w:shd w:val="clear" w:color="auto" w:fill="auto"/>
            <w:noWrap/>
            <w:vAlign w:val="center"/>
          </w:tcPr>
          <w:p w14:paraId="6BBDC986"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Food Secure</w:t>
            </w:r>
          </w:p>
          <w:p w14:paraId="6AE9184E" w14:textId="77777777" w:rsidR="00872E5C" w:rsidRPr="009769BC" w:rsidRDefault="00872E5C" w:rsidP="00936C74">
            <w:pPr>
              <w:autoSpaceDE w:val="0"/>
              <w:autoSpaceDN w:val="0"/>
              <w:adjustRightInd w:val="0"/>
              <w:snapToGrid w:val="0"/>
              <w:spacing w:line="240" w:lineRule="auto"/>
              <w:jc w:val="center"/>
              <w:rPr>
                <w:b/>
                <w:color w:val="auto"/>
              </w:rPr>
            </w:pPr>
            <w:r w:rsidRPr="009769BC">
              <w:rPr>
                <w:b/>
                <w:color w:val="auto"/>
              </w:rPr>
              <w:t>(</w:t>
            </w:r>
            <w:r w:rsidRPr="009769BC">
              <w:rPr>
                <w:b/>
                <w:i/>
                <w:iCs/>
                <w:color w:val="auto"/>
              </w:rPr>
              <w:t>n</w:t>
            </w:r>
            <w:r w:rsidRPr="009769BC">
              <w:rPr>
                <w:b/>
                <w:color w:val="auto"/>
              </w:rPr>
              <w:t xml:space="preserve"> = 2884)</w:t>
            </w:r>
          </w:p>
        </w:tc>
        <w:tc>
          <w:tcPr>
            <w:tcW w:w="930" w:type="dxa"/>
            <w:tcBorders>
              <w:top w:val="single" w:sz="8" w:space="0" w:color="auto"/>
              <w:left w:val="nil"/>
              <w:bottom w:val="single" w:sz="4" w:space="0" w:color="auto"/>
              <w:right w:val="nil"/>
            </w:tcBorders>
            <w:shd w:val="clear" w:color="auto" w:fill="auto"/>
            <w:vAlign w:val="center"/>
          </w:tcPr>
          <w:p w14:paraId="0B5667A5" w14:textId="77777777" w:rsidR="00872E5C" w:rsidRPr="009769BC" w:rsidRDefault="00872E5C" w:rsidP="00936C74">
            <w:pPr>
              <w:autoSpaceDE w:val="0"/>
              <w:autoSpaceDN w:val="0"/>
              <w:adjustRightInd w:val="0"/>
              <w:snapToGrid w:val="0"/>
              <w:spacing w:line="240" w:lineRule="auto"/>
              <w:jc w:val="center"/>
              <w:rPr>
                <w:b/>
                <w:i/>
                <w:iCs/>
                <w:color w:val="auto"/>
              </w:rPr>
            </w:pPr>
            <w:r w:rsidRPr="009769BC">
              <w:rPr>
                <w:b/>
                <w:i/>
                <w:iCs/>
                <w:color w:val="auto"/>
              </w:rPr>
              <w:t>p</w:t>
            </w:r>
          </w:p>
        </w:tc>
      </w:tr>
      <w:tr w:rsidR="00872E5C" w:rsidRPr="009769BC" w14:paraId="1FF16524"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0D866C6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Age</w:t>
            </w:r>
          </w:p>
        </w:tc>
        <w:tc>
          <w:tcPr>
            <w:tcW w:w="930" w:type="dxa"/>
            <w:tcBorders>
              <w:top w:val="single" w:sz="4" w:space="0" w:color="auto"/>
              <w:left w:val="nil"/>
              <w:bottom w:val="nil"/>
              <w:right w:val="nil"/>
            </w:tcBorders>
            <w:shd w:val="clear" w:color="auto" w:fill="auto"/>
            <w:vAlign w:val="center"/>
          </w:tcPr>
          <w:p w14:paraId="78F9BDC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0DB2C9D8"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0AC1C942"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Mean (SD)</w:t>
            </w:r>
          </w:p>
        </w:tc>
        <w:tc>
          <w:tcPr>
            <w:tcW w:w="2001" w:type="dxa"/>
            <w:tcBorders>
              <w:top w:val="nil"/>
              <w:left w:val="nil"/>
              <w:bottom w:val="single" w:sz="4" w:space="0" w:color="auto"/>
              <w:right w:val="nil"/>
            </w:tcBorders>
            <w:shd w:val="clear" w:color="auto" w:fill="auto"/>
            <w:noWrap/>
            <w:vAlign w:val="center"/>
            <w:hideMark/>
          </w:tcPr>
          <w:p w14:paraId="47529EC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62.6 (14.8)</w:t>
            </w:r>
          </w:p>
        </w:tc>
        <w:tc>
          <w:tcPr>
            <w:tcW w:w="3542" w:type="dxa"/>
            <w:tcBorders>
              <w:top w:val="nil"/>
              <w:left w:val="nil"/>
              <w:bottom w:val="single" w:sz="4" w:space="0" w:color="auto"/>
              <w:right w:val="nil"/>
            </w:tcBorders>
            <w:shd w:val="clear" w:color="auto" w:fill="auto"/>
            <w:noWrap/>
            <w:vAlign w:val="center"/>
            <w:hideMark/>
          </w:tcPr>
          <w:p w14:paraId="47A1FBC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50.8 (15.7)</w:t>
            </w:r>
          </w:p>
        </w:tc>
        <w:tc>
          <w:tcPr>
            <w:tcW w:w="1704" w:type="dxa"/>
            <w:tcBorders>
              <w:top w:val="nil"/>
              <w:left w:val="nil"/>
              <w:bottom w:val="single" w:sz="4" w:space="0" w:color="auto"/>
              <w:right w:val="nil"/>
            </w:tcBorders>
            <w:shd w:val="clear" w:color="auto" w:fill="auto"/>
            <w:noWrap/>
            <w:vAlign w:val="center"/>
            <w:hideMark/>
          </w:tcPr>
          <w:p w14:paraId="2C45DA9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64.1 (14)</w:t>
            </w:r>
          </w:p>
        </w:tc>
        <w:tc>
          <w:tcPr>
            <w:tcW w:w="930" w:type="dxa"/>
            <w:tcBorders>
              <w:top w:val="nil"/>
              <w:left w:val="nil"/>
              <w:bottom w:val="single" w:sz="4" w:space="0" w:color="auto"/>
              <w:right w:val="nil"/>
            </w:tcBorders>
            <w:shd w:val="clear" w:color="auto" w:fill="auto"/>
            <w:vAlign w:val="center"/>
          </w:tcPr>
          <w:p w14:paraId="0EDEA02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6E4BF8A" w14:textId="77777777" w:rsidTr="00936C74">
        <w:trPr>
          <w:jc w:val="center"/>
        </w:trPr>
        <w:tc>
          <w:tcPr>
            <w:tcW w:w="9535" w:type="dxa"/>
            <w:gridSpan w:val="4"/>
            <w:tcBorders>
              <w:left w:val="nil"/>
              <w:bottom w:val="nil"/>
              <w:right w:val="nil"/>
            </w:tcBorders>
            <w:shd w:val="clear" w:color="auto" w:fill="auto"/>
            <w:noWrap/>
            <w:vAlign w:val="center"/>
            <w:hideMark/>
          </w:tcPr>
          <w:p w14:paraId="1EF6167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Sex</w:t>
            </w:r>
          </w:p>
        </w:tc>
        <w:tc>
          <w:tcPr>
            <w:tcW w:w="930" w:type="dxa"/>
            <w:tcBorders>
              <w:left w:val="nil"/>
              <w:bottom w:val="nil"/>
              <w:right w:val="nil"/>
            </w:tcBorders>
            <w:shd w:val="clear" w:color="auto" w:fill="auto"/>
            <w:vAlign w:val="center"/>
          </w:tcPr>
          <w:p w14:paraId="61C9D45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401FFFD5" w14:textId="77777777" w:rsidTr="00936C74">
        <w:trPr>
          <w:jc w:val="center"/>
        </w:trPr>
        <w:tc>
          <w:tcPr>
            <w:tcW w:w="2288" w:type="dxa"/>
            <w:tcBorders>
              <w:top w:val="nil"/>
              <w:left w:val="nil"/>
              <w:bottom w:val="nil"/>
              <w:right w:val="nil"/>
            </w:tcBorders>
            <w:shd w:val="clear" w:color="auto" w:fill="auto"/>
            <w:noWrap/>
            <w:vAlign w:val="center"/>
            <w:hideMark/>
          </w:tcPr>
          <w:p w14:paraId="6094DD1C"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Male</w:t>
            </w:r>
          </w:p>
        </w:tc>
        <w:tc>
          <w:tcPr>
            <w:tcW w:w="2001" w:type="dxa"/>
            <w:tcBorders>
              <w:top w:val="nil"/>
              <w:left w:val="nil"/>
              <w:bottom w:val="nil"/>
              <w:right w:val="nil"/>
            </w:tcBorders>
            <w:shd w:val="clear" w:color="auto" w:fill="auto"/>
            <w:noWrap/>
            <w:vAlign w:val="center"/>
            <w:hideMark/>
          </w:tcPr>
          <w:p w14:paraId="49F35C0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1527 (40.9)</w:t>
            </w:r>
          </w:p>
        </w:tc>
        <w:tc>
          <w:tcPr>
            <w:tcW w:w="3542" w:type="dxa"/>
            <w:tcBorders>
              <w:top w:val="nil"/>
              <w:left w:val="nil"/>
              <w:bottom w:val="nil"/>
              <w:right w:val="nil"/>
            </w:tcBorders>
            <w:shd w:val="clear" w:color="auto" w:fill="auto"/>
            <w:noWrap/>
            <w:vAlign w:val="center"/>
            <w:hideMark/>
          </w:tcPr>
          <w:p w14:paraId="181F599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143 (24.5)</w:t>
            </w:r>
          </w:p>
        </w:tc>
        <w:tc>
          <w:tcPr>
            <w:tcW w:w="1704" w:type="dxa"/>
            <w:tcBorders>
              <w:top w:val="nil"/>
              <w:left w:val="nil"/>
              <w:bottom w:val="nil"/>
              <w:right w:val="nil"/>
            </w:tcBorders>
            <w:shd w:val="clear" w:color="auto" w:fill="auto"/>
            <w:noWrap/>
            <w:vAlign w:val="center"/>
            <w:hideMark/>
          </w:tcPr>
          <w:p w14:paraId="05BD64F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1384 (42.9)</w:t>
            </w:r>
          </w:p>
        </w:tc>
        <w:tc>
          <w:tcPr>
            <w:tcW w:w="930" w:type="dxa"/>
            <w:tcBorders>
              <w:top w:val="nil"/>
              <w:left w:val="nil"/>
              <w:bottom w:val="nil"/>
              <w:right w:val="nil"/>
            </w:tcBorders>
            <w:shd w:val="clear" w:color="auto" w:fill="auto"/>
            <w:vAlign w:val="center"/>
          </w:tcPr>
          <w:p w14:paraId="4DD6AFB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EC5B0A5"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6A66DF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Female</w:t>
            </w:r>
          </w:p>
        </w:tc>
        <w:tc>
          <w:tcPr>
            <w:tcW w:w="2001" w:type="dxa"/>
            <w:tcBorders>
              <w:top w:val="nil"/>
              <w:left w:val="nil"/>
              <w:bottom w:val="single" w:sz="4" w:space="0" w:color="auto"/>
              <w:right w:val="nil"/>
            </w:tcBorders>
            <w:shd w:val="clear" w:color="auto" w:fill="auto"/>
            <w:noWrap/>
            <w:vAlign w:val="center"/>
            <w:hideMark/>
          </w:tcPr>
          <w:p w14:paraId="59D6540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1790 (59.1)</w:t>
            </w:r>
          </w:p>
        </w:tc>
        <w:tc>
          <w:tcPr>
            <w:tcW w:w="3542" w:type="dxa"/>
            <w:tcBorders>
              <w:top w:val="nil"/>
              <w:left w:val="nil"/>
              <w:bottom w:val="single" w:sz="4" w:space="0" w:color="auto"/>
              <w:right w:val="nil"/>
            </w:tcBorders>
            <w:shd w:val="clear" w:color="auto" w:fill="auto"/>
            <w:noWrap/>
            <w:vAlign w:val="center"/>
            <w:hideMark/>
          </w:tcPr>
          <w:p w14:paraId="0E63926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290 (75.5)</w:t>
            </w:r>
          </w:p>
        </w:tc>
        <w:tc>
          <w:tcPr>
            <w:tcW w:w="1704" w:type="dxa"/>
            <w:tcBorders>
              <w:top w:val="nil"/>
              <w:left w:val="nil"/>
              <w:bottom w:val="single" w:sz="4" w:space="0" w:color="auto"/>
              <w:right w:val="nil"/>
            </w:tcBorders>
            <w:shd w:val="clear" w:color="auto" w:fill="auto"/>
            <w:noWrap/>
            <w:vAlign w:val="center"/>
            <w:hideMark/>
          </w:tcPr>
          <w:p w14:paraId="1CF5244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1500 (57.1)</w:t>
            </w:r>
          </w:p>
        </w:tc>
        <w:tc>
          <w:tcPr>
            <w:tcW w:w="930" w:type="dxa"/>
            <w:tcBorders>
              <w:top w:val="nil"/>
              <w:left w:val="nil"/>
              <w:bottom w:val="single" w:sz="4" w:space="0" w:color="auto"/>
              <w:right w:val="nil"/>
            </w:tcBorders>
            <w:shd w:val="clear" w:color="auto" w:fill="auto"/>
            <w:vAlign w:val="center"/>
          </w:tcPr>
          <w:p w14:paraId="037EB3D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C0AAE26" w14:textId="77777777" w:rsidTr="00936C74">
        <w:trPr>
          <w:jc w:val="center"/>
        </w:trPr>
        <w:tc>
          <w:tcPr>
            <w:tcW w:w="9535" w:type="dxa"/>
            <w:gridSpan w:val="4"/>
            <w:tcBorders>
              <w:left w:val="nil"/>
              <w:bottom w:val="nil"/>
              <w:right w:val="nil"/>
            </w:tcBorders>
            <w:shd w:val="clear" w:color="auto" w:fill="auto"/>
            <w:noWrap/>
            <w:vAlign w:val="center"/>
            <w:hideMark/>
          </w:tcPr>
          <w:p w14:paraId="7116819B"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Race/Ethnicity</w:t>
            </w:r>
          </w:p>
        </w:tc>
        <w:tc>
          <w:tcPr>
            <w:tcW w:w="930" w:type="dxa"/>
            <w:tcBorders>
              <w:left w:val="nil"/>
              <w:bottom w:val="nil"/>
              <w:right w:val="nil"/>
            </w:tcBorders>
            <w:shd w:val="clear" w:color="auto" w:fill="auto"/>
            <w:vAlign w:val="center"/>
          </w:tcPr>
          <w:p w14:paraId="0777051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4D7B1D39" w14:textId="77777777" w:rsidTr="00936C74">
        <w:trPr>
          <w:jc w:val="center"/>
        </w:trPr>
        <w:tc>
          <w:tcPr>
            <w:tcW w:w="2288" w:type="dxa"/>
            <w:tcBorders>
              <w:top w:val="nil"/>
              <w:left w:val="nil"/>
              <w:bottom w:val="nil"/>
              <w:right w:val="nil"/>
            </w:tcBorders>
            <w:shd w:val="clear" w:color="auto" w:fill="auto"/>
            <w:noWrap/>
            <w:vAlign w:val="center"/>
            <w:hideMark/>
          </w:tcPr>
          <w:p w14:paraId="40C7D87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lastRenderedPageBreak/>
              <w:t>Mexican American</w:t>
            </w:r>
          </w:p>
        </w:tc>
        <w:tc>
          <w:tcPr>
            <w:tcW w:w="2001" w:type="dxa"/>
            <w:tcBorders>
              <w:top w:val="nil"/>
              <w:left w:val="nil"/>
              <w:bottom w:val="nil"/>
              <w:right w:val="nil"/>
            </w:tcBorders>
            <w:shd w:val="clear" w:color="auto" w:fill="auto"/>
            <w:noWrap/>
            <w:vAlign w:val="center"/>
            <w:hideMark/>
          </w:tcPr>
          <w:p w14:paraId="4DC9612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235 (2.7)</w:t>
            </w:r>
          </w:p>
        </w:tc>
        <w:tc>
          <w:tcPr>
            <w:tcW w:w="3542" w:type="dxa"/>
            <w:tcBorders>
              <w:top w:val="nil"/>
              <w:left w:val="nil"/>
              <w:bottom w:val="nil"/>
              <w:right w:val="nil"/>
            </w:tcBorders>
            <w:shd w:val="clear" w:color="auto" w:fill="auto"/>
            <w:noWrap/>
            <w:vAlign w:val="center"/>
            <w:hideMark/>
          </w:tcPr>
          <w:p w14:paraId="41A19114"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67 (9.2)</w:t>
            </w:r>
          </w:p>
        </w:tc>
        <w:tc>
          <w:tcPr>
            <w:tcW w:w="1704" w:type="dxa"/>
            <w:tcBorders>
              <w:top w:val="nil"/>
              <w:left w:val="nil"/>
              <w:bottom w:val="nil"/>
              <w:right w:val="nil"/>
            </w:tcBorders>
            <w:shd w:val="clear" w:color="auto" w:fill="auto"/>
            <w:noWrap/>
            <w:vAlign w:val="center"/>
            <w:hideMark/>
          </w:tcPr>
          <w:p w14:paraId="6E4779A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168 (1.9)</w:t>
            </w:r>
          </w:p>
        </w:tc>
        <w:tc>
          <w:tcPr>
            <w:tcW w:w="930" w:type="dxa"/>
            <w:tcBorders>
              <w:top w:val="nil"/>
              <w:left w:val="nil"/>
              <w:bottom w:val="nil"/>
              <w:right w:val="nil"/>
            </w:tcBorders>
            <w:shd w:val="clear" w:color="auto" w:fill="auto"/>
            <w:vAlign w:val="center"/>
          </w:tcPr>
          <w:p w14:paraId="471360F3"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A52E11E" w14:textId="77777777" w:rsidTr="00936C74">
        <w:trPr>
          <w:jc w:val="center"/>
        </w:trPr>
        <w:tc>
          <w:tcPr>
            <w:tcW w:w="2288" w:type="dxa"/>
            <w:tcBorders>
              <w:top w:val="nil"/>
              <w:left w:val="nil"/>
              <w:bottom w:val="nil"/>
              <w:right w:val="nil"/>
            </w:tcBorders>
            <w:shd w:val="clear" w:color="auto" w:fill="auto"/>
            <w:noWrap/>
            <w:vAlign w:val="center"/>
            <w:hideMark/>
          </w:tcPr>
          <w:p w14:paraId="071CF07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Other Hispanic</w:t>
            </w:r>
          </w:p>
        </w:tc>
        <w:tc>
          <w:tcPr>
            <w:tcW w:w="2001" w:type="dxa"/>
            <w:tcBorders>
              <w:top w:val="nil"/>
              <w:left w:val="nil"/>
              <w:bottom w:val="nil"/>
              <w:right w:val="nil"/>
            </w:tcBorders>
            <w:shd w:val="clear" w:color="auto" w:fill="auto"/>
            <w:noWrap/>
            <w:vAlign w:val="center"/>
            <w:hideMark/>
          </w:tcPr>
          <w:p w14:paraId="7C42007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183 (2.6)</w:t>
            </w:r>
          </w:p>
        </w:tc>
        <w:tc>
          <w:tcPr>
            <w:tcW w:w="3542" w:type="dxa"/>
            <w:tcBorders>
              <w:top w:val="nil"/>
              <w:left w:val="nil"/>
              <w:bottom w:val="nil"/>
              <w:right w:val="nil"/>
            </w:tcBorders>
            <w:shd w:val="clear" w:color="auto" w:fill="auto"/>
            <w:noWrap/>
            <w:vAlign w:val="center"/>
            <w:hideMark/>
          </w:tcPr>
          <w:p w14:paraId="0B198D8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48 (5.8)</w:t>
            </w:r>
          </w:p>
        </w:tc>
        <w:tc>
          <w:tcPr>
            <w:tcW w:w="1704" w:type="dxa"/>
            <w:tcBorders>
              <w:top w:val="nil"/>
              <w:left w:val="nil"/>
              <w:bottom w:val="nil"/>
              <w:right w:val="nil"/>
            </w:tcBorders>
            <w:shd w:val="clear" w:color="auto" w:fill="auto"/>
            <w:noWrap/>
            <w:vAlign w:val="center"/>
            <w:hideMark/>
          </w:tcPr>
          <w:p w14:paraId="6E57773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135 (2.2)</w:t>
            </w:r>
          </w:p>
        </w:tc>
        <w:tc>
          <w:tcPr>
            <w:tcW w:w="930" w:type="dxa"/>
            <w:tcBorders>
              <w:top w:val="nil"/>
              <w:left w:val="nil"/>
              <w:bottom w:val="nil"/>
              <w:right w:val="nil"/>
            </w:tcBorders>
            <w:shd w:val="clear" w:color="auto" w:fill="auto"/>
            <w:vAlign w:val="center"/>
          </w:tcPr>
          <w:p w14:paraId="2C866163"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CB47044" w14:textId="77777777" w:rsidTr="00936C74">
        <w:trPr>
          <w:jc w:val="center"/>
        </w:trPr>
        <w:tc>
          <w:tcPr>
            <w:tcW w:w="2288" w:type="dxa"/>
            <w:tcBorders>
              <w:top w:val="nil"/>
              <w:left w:val="nil"/>
              <w:bottom w:val="nil"/>
              <w:right w:val="nil"/>
            </w:tcBorders>
            <w:shd w:val="clear" w:color="auto" w:fill="auto"/>
            <w:noWrap/>
            <w:vAlign w:val="center"/>
            <w:hideMark/>
          </w:tcPr>
          <w:p w14:paraId="189300A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Non-Hispanic White</w:t>
            </w:r>
          </w:p>
        </w:tc>
        <w:tc>
          <w:tcPr>
            <w:tcW w:w="2001" w:type="dxa"/>
            <w:tcBorders>
              <w:top w:val="nil"/>
              <w:left w:val="nil"/>
              <w:bottom w:val="nil"/>
              <w:right w:val="nil"/>
            </w:tcBorders>
            <w:shd w:val="clear" w:color="auto" w:fill="auto"/>
            <w:noWrap/>
            <w:vAlign w:val="center"/>
            <w:hideMark/>
          </w:tcPr>
          <w:p w14:paraId="5A8E09A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2219 (84.3)</w:t>
            </w:r>
          </w:p>
        </w:tc>
        <w:tc>
          <w:tcPr>
            <w:tcW w:w="3542" w:type="dxa"/>
            <w:tcBorders>
              <w:top w:val="nil"/>
              <w:left w:val="nil"/>
              <w:bottom w:val="nil"/>
              <w:right w:val="nil"/>
            </w:tcBorders>
            <w:shd w:val="clear" w:color="auto" w:fill="auto"/>
            <w:noWrap/>
            <w:vAlign w:val="center"/>
            <w:hideMark/>
          </w:tcPr>
          <w:p w14:paraId="1615EBF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208 (68.3)</w:t>
            </w:r>
          </w:p>
        </w:tc>
        <w:tc>
          <w:tcPr>
            <w:tcW w:w="1704" w:type="dxa"/>
            <w:tcBorders>
              <w:top w:val="nil"/>
              <w:left w:val="nil"/>
              <w:bottom w:val="nil"/>
              <w:right w:val="nil"/>
            </w:tcBorders>
            <w:shd w:val="clear" w:color="auto" w:fill="auto"/>
            <w:noWrap/>
            <w:vAlign w:val="center"/>
            <w:hideMark/>
          </w:tcPr>
          <w:p w14:paraId="620B475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2011 (86.3)</w:t>
            </w:r>
          </w:p>
        </w:tc>
        <w:tc>
          <w:tcPr>
            <w:tcW w:w="930" w:type="dxa"/>
            <w:tcBorders>
              <w:top w:val="nil"/>
              <w:left w:val="nil"/>
              <w:bottom w:val="nil"/>
              <w:right w:val="nil"/>
            </w:tcBorders>
            <w:shd w:val="clear" w:color="auto" w:fill="auto"/>
            <w:vAlign w:val="center"/>
          </w:tcPr>
          <w:p w14:paraId="65BBB24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3ECE8B3" w14:textId="77777777" w:rsidTr="00936C74">
        <w:trPr>
          <w:jc w:val="center"/>
        </w:trPr>
        <w:tc>
          <w:tcPr>
            <w:tcW w:w="2288" w:type="dxa"/>
            <w:tcBorders>
              <w:top w:val="nil"/>
              <w:left w:val="nil"/>
              <w:bottom w:val="nil"/>
              <w:right w:val="nil"/>
            </w:tcBorders>
            <w:shd w:val="clear" w:color="auto" w:fill="auto"/>
            <w:noWrap/>
            <w:vAlign w:val="center"/>
            <w:hideMark/>
          </w:tcPr>
          <w:p w14:paraId="6143CC4C"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Non-Hispanic Black</w:t>
            </w:r>
          </w:p>
        </w:tc>
        <w:tc>
          <w:tcPr>
            <w:tcW w:w="2001" w:type="dxa"/>
            <w:tcBorders>
              <w:top w:val="nil"/>
              <w:left w:val="nil"/>
              <w:bottom w:val="nil"/>
              <w:right w:val="nil"/>
            </w:tcBorders>
            <w:shd w:val="clear" w:color="auto" w:fill="auto"/>
            <w:noWrap/>
            <w:vAlign w:val="center"/>
            <w:hideMark/>
          </w:tcPr>
          <w:p w14:paraId="0101798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534 (6.9)</w:t>
            </w:r>
          </w:p>
        </w:tc>
        <w:tc>
          <w:tcPr>
            <w:tcW w:w="3542" w:type="dxa"/>
            <w:tcBorders>
              <w:top w:val="nil"/>
              <w:left w:val="nil"/>
              <w:bottom w:val="nil"/>
              <w:right w:val="nil"/>
            </w:tcBorders>
            <w:shd w:val="clear" w:color="auto" w:fill="auto"/>
            <w:noWrap/>
            <w:vAlign w:val="center"/>
            <w:hideMark/>
          </w:tcPr>
          <w:p w14:paraId="309FAB1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88 (11.2)</w:t>
            </w:r>
          </w:p>
        </w:tc>
        <w:tc>
          <w:tcPr>
            <w:tcW w:w="1704" w:type="dxa"/>
            <w:tcBorders>
              <w:top w:val="nil"/>
              <w:left w:val="nil"/>
              <w:bottom w:val="nil"/>
              <w:right w:val="nil"/>
            </w:tcBorders>
            <w:shd w:val="clear" w:color="auto" w:fill="auto"/>
            <w:noWrap/>
            <w:vAlign w:val="center"/>
            <w:hideMark/>
          </w:tcPr>
          <w:p w14:paraId="7873B85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446 (6.4)</w:t>
            </w:r>
          </w:p>
        </w:tc>
        <w:tc>
          <w:tcPr>
            <w:tcW w:w="930" w:type="dxa"/>
            <w:tcBorders>
              <w:top w:val="nil"/>
              <w:left w:val="nil"/>
              <w:bottom w:val="nil"/>
              <w:right w:val="nil"/>
            </w:tcBorders>
            <w:shd w:val="clear" w:color="auto" w:fill="auto"/>
            <w:vAlign w:val="center"/>
          </w:tcPr>
          <w:p w14:paraId="0A74F523"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BF6D29B"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72A80293"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Other/Multiracial</w:t>
            </w:r>
          </w:p>
        </w:tc>
        <w:tc>
          <w:tcPr>
            <w:tcW w:w="2001" w:type="dxa"/>
            <w:tcBorders>
              <w:top w:val="nil"/>
              <w:left w:val="nil"/>
              <w:bottom w:val="single" w:sz="4" w:space="0" w:color="auto"/>
              <w:right w:val="nil"/>
            </w:tcBorders>
            <w:shd w:val="clear" w:color="auto" w:fill="auto"/>
            <w:noWrap/>
            <w:vAlign w:val="center"/>
          </w:tcPr>
          <w:p w14:paraId="3277C2A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146 (3.5)</w:t>
            </w:r>
          </w:p>
        </w:tc>
        <w:tc>
          <w:tcPr>
            <w:tcW w:w="3542" w:type="dxa"/>
            <w:tcBorders>
              <w:top w:val="nil"/>
              <w:left w:val="nil"/>
              <w:bottom w:val="single" w:sz="4" w:space="0" w:color="auto"/>
              <w:right w:val="nil"/>
            </w:tcBorders>
            <w:shd w:val="clear" w:color="auto" w:fill="auto"/>
            <w:noWrap/>
            <w:vAlign w:val="center"/>
          </w:tcPr>
          <w:p w14:paraId="3773673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 (5.5)</w:t>
            </w:r>
          </w:p>
        </w:tc>
        <w:tc>
          <w:tcPr>
            <w:tcW w:w="1704" w:type="dxa"/>
            <w:tcBorders>
              <w:top w:val="nil"/>
              <w:left w:val="nil"/>
              <w:bottom w:val="single" w:sz="4" w:space="0" w:color="auto"/>
              <w:right w:val="nil"/>
            </w:tcBorders>
            <w:shd w:val="clear" w:color="auto" w:fill="auto"/>
            <w:noWrap/>
            <w:vAlign w:val="center"/>
          </w:tcPr>
          <w:p w14:paraId="614CA8E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124 (3.2)</w:t>
            </w:r>
          </w:p>
        </w:tc>
        <w:tc>
          <w:tcPr>
            <w:tcW w:w="930" w:type="dxa"/>
            <w:tcBorders>
              <w:top w:val="nil"/>
              <w:left w:val="nil"/>
              <w:bottom w:val="single" w:sz="4" w:space="0" w:color="auto"/>
              <w:right w:val="nil"/>
            </w:tcBorders>
            <w:shd w:val="clear" w:color="auto" w:fill="auto"/>
            <w:vAlign w:val="center"/>
          </w:tcPr>
          <w:p w14:paraId="54F8E85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8F4F925" w14:textId="77777777" w:rsidTr="00936C74">
        <w:trPr>
          <w:jc w:val="center"/>
        </w:trPr>
        <w:tc>
          <w:tcPr>
            <w:tcW w:w="9535" w:type="dxa"/>
            <w:gridSpan w:val="4"/>
            <w:tcBorders>
              <w:left w:val="nil"/>
              <w:bottom w:val="nil"/>
              <w:right w:val="nil"/>
            </w:tcBorders>
            <w:shd w:val="clear" w:color="auto" w:fill="auto"/>
            <w:noWrap/>
            <w:vAlign w:val="center"/>
            <w:hideMark/>
          </w:tcPr>
          <w:p w14:paraId="76FA858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Education Attained</w:t>
            </w:r>
          </w:p>
        </w:tc>
        <w:tc>
          <w:tcPr>
            <w:tcW w:w="930" w:type="dxa"/>
            <w:tcBorders>
              <w:left w:val="nil"/>
              <w:bottom w:val="nil"/>
              <w:right w:val="nil"/>
            </w:tcBorders>
            <w:shd w:val="clear" w:color="auto" w:fill="auto"/>
            <w:vAlign w:val="center"/>
          </w:tcPr>
          <w:p w14:paraId="03E2A58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07B774D8" w14:textId="77777777" w:rsidTr="00936C74">
        <w:trPr>
          <w:jc w:val="center"/>
        </w:trPr>
        <w:tc>
          <w:tcPr>
            <w:tcW w:w="2288" w:type="dxa"/>
            <w:tcBorders>
              <w:top w:val="nil"/>
              <w:left w:val="nil"/>
              <w:bottom w:val="nil"/>
              <w:right w:val="nil"/>
            </w:tcBorders>
            <w:shd w:val="clear" w:color="auto" w:fill="auto"/>
            <w:noWrap/>
            <w:vAlign w:val="center"/>
            <w:hideMark/>
          </w:tcPr>
          <w:p w14:paraId="5906D6C2"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≤High School</w:t>
            </w:r>
          </w:p>
        </w:tc>
        <w:tc>
          <w:tcPr>
            <w:tcW w:w="2001" w:type="dxa"/>
            <w:tcBorders>
              <w:top w:val="nil"/>
              <w:left w:val="nil"/>
              <w:bottom w:val="nil"/>
              <w:right w:val="nil"/>
            </w:tcBorders>
            <w:shd w:val="clear" w:color="auto" w:fill="auto"/>
            <w:noWrap/>
            <w:vAlign w:val="center"/>
            <w:hideMark/>
          </w:tcPr>
          <w:p w14:paraId="7669B3E7"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1577 (36.8)</w:t>
            </w:r>
          </w:p>
        </w:tc>
        <w:tc>
          <w:tcPr>
            <w:tcW w:w="3542" w:type="dxa"/>
            <w:tcBorders>
              <w:top w:val="nil"/>
              <w:left w:val="nil"/>
              <w:bottom w:val="nil"/>
              <w:right w:val="nil"/>
            </w:tcBorders>
            <w:shd w:val="clear" w:color="auto" w:fill="auto"/>
            <w:noWrap/>
            <w:vAlign w:val="center"/>
            <w:hideMark/>
          </w:tcPr>
          <w:p w14:paraId="5027A68B"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279 (59.3)</w:t>
            </w:r>
          </w:p>
        </w:tc>
        <w:tc>
          <w:tcPr>
            <w:tcW w:w="1704" w:type="dxa"/>
            <w:tcBorders>
              <w:top w:val="nil"/>
              <w:left w:val="nil"/>
              <w:bottom w:val="nil"/>
              <w:right w:val="nil"/>
            </w:tcBorders>
            <w:shd w:val="clear" w:color="auto" w:fill="auto"/>
            <w:noWrap/>
            <w:vAlign w:val="center"/>
            <w:hideMark/>
          </w:tcPr>
          <w:p w14:paraId="1C2D05A1"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1298 (34.1)</w:t>
            </w:r>
          </w:p>
        </w:tc>
        <w:tc>
          <w:tcPr>
            <w:tcW w:w="930" w:type="dxa"/>
            <w:tcBorders>
              <w:top w:val="nil"/>
              <w:left w:val="nil"/>
              <w:bottom w:val="nil"/>
              <w:right w:val="nil"/>
            </w:tcBorders>
            <w:shd w:val="clear" w:color="auto" w:fill="auto"/>
            <w:vAlign w:val="center"/>
          </w:tcPr>
          <w:p w14:paraId="063DB0E2"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0C235572"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40A326D"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≥Some College</w:t>
            </w:r>
          </w:p>
        </w:tc>
        <w:tc>
          <w:tcPr>
            <w:tcW w:w="2001" w:type="dxa"/>
            <w:tcBorders>
              <w:top w:val="nil"/>
              <w:left w:val="nil"/>
              <w:bottom w:val="single" w:sz="4" w:space="0" w:color="auto"/>
              <w:right w:val="nil"/>
            </w:tcBorders>
            <w:shd w:val="clear" w:color="auto" w:fill="auto"/>
            <w:noWrap/>
            <w:vAlign w:val="center"/>
            <w:hideMark/>
          </w:tcPr>
          <w:p w14:paraId="363D3CA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1737 (63.2)</w:t>
            </w:r>
          </w:p>
        </w:tc>
        <w:tc>
          <w:tcPr>
            <w:tcW w:w="3542" w:type="dxa"/>
            <w:tcBorders>
              <w:top w:val="nil"/>
              <w:left w:val="nil"/>
              <w:bottom w:val="single" w:sz="4" w:space="0" w:color="auto"/>
              <w:right w:val="nil"/>
            </w:tcBorders>
            <w:shd w:val="clear" w:color="auto" w:fill="auto"/>
            <w:noWrap/>
            <w:vAlign w:val="center"/>
            <w:hideMark/>
          </w:tcPr>
          <w:p w14:paraId="664D2105"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152 (40.7)</w:t>
            </w:r>
          </w:p>
        </w:tc>
        <w:tc>
          <w:tcPr>
            <w:tcW w:w="1704" w:type="dxa"/>
            <w:tcBorders>
              <w:top w:val="nil"/>
              <w:left w:val="nil"/>
              <w:bottom w:val="single" w:sz="4" w:space="0" w:color="auto"/>
              <w:right w:val="nil"/>
            </w:tcBorders>
            <w:shd w:val="clear" w:color="auto" w:fill="auto"/>
            <w:noWrap/>
            <w:vAlign w:val="center"/>
            <w:hideMark/>
          </w:tcPr>
          <w:p w14:paraId="37F89FCC"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1585 (65.9)</w:t>
            </w:r>
          </w:p>
        </w:tc>
        <w:tc>
          <w:tcPr>
            <w:tcW w:w="930" w:type="dxa"/>
            <w:tcBorders>
              <w:top w:val="nil"/>
              <w:left w:val="nil"/>
              <w:bottom w:val="single" w:sz="4" w:space="0" w:color="auto"/>
              <w:right w:val="nil"/>
            </w:tcBorders>
            <w:shd w:val="clear" w:color="auto" w:fill="auto"/>
            <w:vAlign w:val="center"/>
          </w:tcPr>
          <w:p w14:paraId="58172CED"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C0EB11F" w14:textId="77777777" w:rsidTr="00936C74">
        <w:trPr>
          <w:jc w:val="center"/>
        </w:trPr>
        <w:tc>
          <w:tcPr>
            <w:tcW w:w="9535" w:type="dxa"/>
            <w:gridSpan w:val="4"/>
            <w:tcBorders>
              <w:left w:val="nil"/>
              <w:bottom w:val="nil"/>
              <w:right w:val="nil"/>
            </w:tcBorders>
            <w:shd w:val="clear" w:color="auto" w:fill="auto"/>
            <w:noWrap/>
            <w:vAlign w:val="center"/>
            <w:hideMark/>
          </w:tcPr>
          <w:p w14:paraId="4291A59E"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FIPR</w:t>
            </w:r>
          </w:p>
        </w:tc>
        <w:tc>
          <w:tcPr>
            <w:tcW w:w="930" w:type="dxa"/>
            <w:tcBorders>
              <w:left w:val="nil"/>
              <w:bottom w:val="nil"/>
              <w:right w:val="nil"/>
            </w:tcBorders>
            <w:shd w:val="clear" w:color="auto" w:fill="auto"/>
            <w:vAlign w:val="center"/>
          </w:tcPr>
          <w:p w14:paraId="688B88D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7293D256" w14:textId="77777777" w:rsidTr="00936C74">
        <w:trPr>
          <w:jc w:val="center"/>
        </w:trPr>
        <w:tc>
          <w:tcPr>
            <w:tcW w:w="2288" w:type="dxa"/>
            <w:tcBorders>
              <w:top w:val="nil"/>
              <w:left w:val="nil"/>
              <w:bottom w:val="nil"/>
              <w:right w:val="nil"/>
            </w:tcBorders>
            <w:shd w:val="clear" w:color="auto" w:fill="auto"/>
            <w:noWrap/>
            <w:vAlign w:val="center"/>
            <w:hideMark/>
          </w:tcPr>
          <w:p w14:paraId="6AADD17E"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≥1.3</w:t>
            </w:r>
          </w:p>
        </w:tc>
        <w:tc>
          <w:tcPr>
            <w:tcW w:w="2001" w:type="dxa"/>
            <w:tcBorders>
              <w:top w:val="nil"/>
              <w:left w:val="nil"/>
              <w:bottom w:val="nil"/>
              <w:right w:val="nil"/>
            </w:tcBorders>
            <w:shd w:val="clear" w:color="auto" w:fill="auto"/>
            <w:noWrap/>
            <w:vAlign w:val="center"/>
            <w:hideMark/>
          </w:tcPr>
          <w:p w14:paraId="294AC9CF"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2279 (82.2)</w:t>
            </w:r>
          </w:p>
        </w:tc>
        <w:tc>
          <w:tcPr>
            <w:tcW w:w="3542" w:type="dxa"/>
            <w:tcBorders>
              <w:top w:val="nil"/>
              <w:left w:val="nil"/>
              <w:bottom w:val="nil"/>
              <w:right w:val="nil"/>
            </w:tcBorders>
            <w:shd w:val="clear" w:color="auto" w:fill="auto"/>
            <w:noWrap/>
            <w:vAlign w:val="center"/>
            <w:hideMark/>
          </w:tcPr>
          <w:p w14:paraId="352CC76B"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128 (39.1)</w:t>
            </w:r>
          </w:p>
        </w:tc>
        <w:tc>
          <w:tcPr>
            <w:tcW w:w="1704" w:type="dxa"/>
            <w:tcBorders>
              <w:top w:val="nil"/>
              <w:left w:val="nil"/>
              <w:bottom w:val="nil"/>
              <w:right w:val="nil"/>
            </w:tcBorders>
            <w:shd w:val="clear" w:color="auto" w:fill="auto"/>
            <w:noWrap/>
            <w:vAlign w:val="center"/>
            <w:hideMark/>
          </w:tcPr>
          <w:p w14:paraId="11EB16B6"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2151 (87.6)</w:t>
            </w:r>
          </w:p>
        </w:tc>
        <w:tc>
          <w:tcPr>
            <w:tcW w:w="930" w:type="dxa"/>
            <w:tcBorders>
              <w:top w:val="nil"/>
              <w:left w:val="nil"/>
              <w:bottom w:val="nil"/>
              <w:right w:val="nil"/>
            </w:tcBorders>
            <w:shd w:val="clear" w:color="auto" w:fill="auto"/>
            <w:vAlign w:val="center"/>
          </w:tcPr>
          <w:p w14:paraId="02D2F87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B44C63C"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BF921E9"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&lt;1.3</w:t>
            </w:r>
          </w:p>
        </w:tc>
        <w:tc>
          <w:tcPr>
            <w:tcW w:w="2001" w:type="dxa"/>
            <w:tcBorders>
              <w:top w:val="nil"/>
              <w:left w:val="nil"/>
              <w:bottom w:val="single" w:sz="4" w:space="0" w:color="auto"/>
              <w:right w:val="nil"/>
            </w:tcBorders>
            <w:shd w:val="clear" w:color="auto" w:fill="auto"/>
            <w:noWrap/>
            <w:vAlign w:val="center"/>
            <w:hideMark/>
          </w:tcPr>
          <w:p w14:paraId="0F96AB02"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800 (17.8)</w:t>
            </w:r>
          </w:p>
        </w:tc>
        <w:tc>
          <w:tcPr>
            <w:tcW w:w="3542" w:type="dxa"/>
            <w:tcBorders>
              <w:top w:val="nil"/>
              <w:left w:val="nil"/>
              <w:bottom w:val="single" w:sz="4" w:space="0" w:color="auto"/>
              <w:right w:val="nil"/>
            </w:tcBorders>
            <w:shd w:val="clear" w:color="auto" w:fill="auto"/>
            <w:noWrap/>
            <w:vAlign w:val="center"/>
            <w:hideMark/>
          </w:tcPr>
          <w:p w14:paraId="222B2A85"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288 (60.9)</w:t>
            </w:r>
          </w:p>
        </w:tc>
        <w:tc>
          <w:tcPr>
            <w:tcW w:w="1704" w:type="dxa"/>
            <w:tcBorders>
              <w:top w:val="nil"/>
              <w:left w:val="nil"/>
              <w:bottom w:val="single" w:sz="4" w:space="0" w:color="auto"/>
              <w:right w:val="nil"/>
            </w:tcBorders>
            <w:shd w:val="clear" w:color="auto" w:fill="auto"/>
            <w:noWrap/>
            <w:vAlign w:val="center"/>
            <w:hideMark/>
          </w:tcPr>
          <w:p w14:paraId="6D0AEC08"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512 (12.4)</w:t>
            </w:r>
          </w:p>
        </w:tc>
        <w:tc>
          <w:tcPr>
            <w:tcW w:w="930" w:type="dxa"/>
            <w:tcBorders>
              <w:top w:val="nil"/>
              <w:left w:val="nil"/>
              <w:bottom w:val="single" w:sz="4" w:space="0" w:color="auto"/>
              <w:right w:val="nil"/>
            </w:tcBorders>
            <w:shd w:val="clear" w:color="auto" w:fill="auto"/>
            <w:vAlign w:val="center"/>
          </w:tcPr>
          <w:p w14:paraId="570DE631"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AA4ABA5"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2875BCDF"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Household Size</w:t>
            </w:r>
          </w:p>
        </w:tc>
        <w:tc>
          <w:tcPr>
            <w:tcW w:w="930" w:type="dxa"/>
            <w:tcBorders>
              <w:top w:val="single" w:sz="4" w:space="0" w:color="auto"/>
              <w:left w:val="nil"/>
              <w:bottom w:val="nil"/>
              <w:right w:val="nil"/>
            </w:tcBorders>
            <w:shd w:val="clear" w:color="auto" w:fill="auto"/>
            <w:vAlign w:val="center"/>
          </w:tcPr>
          <w:p w14:paraId="47DB7F0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0F139198" w14:textId="77777777" w:rsidTr="00936C74">
        <w:trPr>
          <w:jc w:val="center"/>
        </w:trPr>
        <w:tc>
          <w:tcPr>
            <w:tcW w:w="2288" w:type="dxa"/>
            <w:tcBorders>
              <w:top w:val="nil"/>
              <w:left w:val="nil"/>
              <w:bottom w:val="nil"/>
              <w:right w:val="nil"/>
            </w:tcBorders>
            <w:shd w:val="clear" w:color="auto" w:fill="auto"/>
            <w:noWrap/>
            <w:vAlign w:val="center"/>
          </w:tcPr>
          <w:p w14:paraId="2A59C810"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&lt;5 Persons</w:t>
            </w:r>
          </w:p>
        </w:tc>
        <w:tc>
          <w:tcPr>
            <w:tcW w:w="2001" w:type="dxa"/>
            <w:tcBorders>
              <w:top w:val="nil"/>
              <w:left w:val="nil"/>
              <w:bottom w:val="nil"/>
              <w:right w:val="nil"/>
            </w:tcBorders>
            <w:shd w:val="clear" w:color="auto" w:fill="auto"/>
            <w:noWrap/>
            <w:vAlign w:val="center"/>
          </w:tcPr>
          <w:p w14:paraId="515CCF99"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3027 (92.3)</w:t>
            </w:r>
          </w:p>
        </w:tc>
        <w:tc>
          <w:tcPr>
            <w:tcW w:w="3542" w:type="dxa"/>
            <w:tcBorders>
              <w:top w:val="nil"/>
              <w:left w:val="nil"/>
              <w:bottom w:val="nil"/>
              <w:right w:val="nil"/>
            </w:tcBorders>
            <w:shd w:val="clear" w:color="auto" w:fill="auto"/>
            <w:noWrap/>
            <w:vAlign w:val="center"/>
          </w:tcPr>
          <w:p w14:paraId="70950CD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345 (79.3)</w:t>
            </w:r>
          </w:p>
        </w:tc>
        <w:tc>
          <w:tcPr>
            <w:tcW w:w="1704" w:type="dxa"/>
            <w:tcBorders>
              <w:top w:val="nil"/>
              <w:left w:val="nil"/>
              <w:bottom w:val="nil"/>
              <w:right w:val="nil"/>
            </w:tcBorders>
            <w:shd w:val="clear" w:color="auto" w:fill="auto"/>
            <w:noWrap/>
            <w:vAlign w:val="center"/>
          </w:tcPr>
          <w:p w14:paraId="211AF318"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2682 (93.9)</w:t>
            </w:r>
          </w:p>
        </w:tc>
        <w:tc>
          <w:tcPr>
            <w:tcW w:w="930" w:type="dxa"/>
            <w:tcBorders>
              <w:top w:val="nil"/>
              <w:left w:val="nil"/>
              <w:bottom w:val="nil"/>
              <w:right w:val="nil"/>
            </w:tcBorders>
            <w:shd w:val="clear" w:color="auto" w:fill="auto"/>
            <w:vAlign w:val="center"/>
          </w:tcPr>
          <w:p w14:paraId="21ECA8C7"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067385D"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7CC529A4"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≥5 Persons</w:t>
            </w:r>
          </w:p>
        </w:tc>
        <w:tc>
          <w:tcPr>
            <w:tcW w:w="2001" w:type="dxa"/>
            <w:tcBorders>
              <w:top w:val="nil"/>
              <w:left w:val="nil"/>
              <w:bottom w:val="single" w:sz="4" w:space="0" w:color="auto"/>
              <w:right w:val="nil"/>
            </w:tcBorders>
            <w:shd w:val="clear" w:color="auto" w:fill="auto"/>
            <w:noWrap/>
            <w:vAlign w:val="center"/>
          </w:tcPr>
          <w:p w14:paraId="32DB65F9"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290 (7.7)</w:t>
            </w:r>
          </w:p>
        </w:tc>
        <w:tc>
          <w:tcPr>
            <w:tcW w:w="3542" w:type="dxa"/>
            <w:tcBorders>
              <w:top w:val="nil"/>
              <w:left w:val="nil"/>
              <w:bottom w:val="single" w:sz="4" w:space="0" w:color="auto"/>
              <w:right w:val="nil"/>
            </w:tcBorders>
            <w:shd w:val="clear" w:color="auto" w:fill="auto"/>
            <w:noWrap/>
            <w:vAlign w:val="center"/>
          </w:tcPr>
          <w:p w14:paraId="25E3E2C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88 (20.7)</w:t>
            </w:r>
          </w:p>
        </w:tc>
        <w:tc>
          <w:tcPr>
            <w:tcW w:w="1704" w:type="dxa"/>
            <w:tcBorders>
              <w:top w:val="nil"/>
              <w:left w:val="nil"/>
              <w:bottom w:val="single" w:sz="4" w:space="0" w:color="auto"/>
              <w:right w:val="nil"/>
            </w:tcBorders>
            <w:shd w:val="clear" w:color="auto" w:fill="auto"/>
            <w:noWrap/>
            <w:vAlign w:val="center"/>
          </w:tcPr>
          <w:p w14:paraId="3280375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202 (6.1)</w:t>
            </w:r>
          </w:p>
        </w:tc>
        <w:tc>
          <w:tcPr>
            <w:tcW w:w="930" w:type="dxa"/>
            <w:tcBorders>
              <w:top w:val="nil"/>
              <w:left w:val="nil"/>
              <w:bottom w:val="single" w:sz="4" w:space="0" w:color="auto"/>
              <w:right w:val="nil"/>
            </w:tcBorders>
            <w:shd w:val="clear" w:color="auto" w:fill="auto"/>
            <w:vAlign w:val="center"/>
          </w:tcPr>
          <w:p w14:paraId="7BD8349C"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3D8421E"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02EA0CA6"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BMI (kg/m</w:t>
            </w:r>
            <w:r w:rsidRPr="005533C6">
              <w:rPr>
                <w:color w:val="auto"/>
                <w:vertAlign w:val="superscript"/>
              </w:rPr>
              <w:t>2</w:t>
            </w:r>
            <w:r w:rsidRPr="005533C6">
              <w:rPr>
                <w:color w:val="auto"/>
              </w:rPr>
              <w:t>)</w:t>
            </w:r>
          </w:p>
        </w:tc>
        <w:tc>
          <w:tcPr>
            <w:tcW w:w="930" w:type="dxa"/>
            <w:tcBorders>
              <w:top w:val="single" w:sz="4" w:space="0" w:color="auto"/>
              <w:left w:val="nil"/>
              <w:bottom w:val="nil"/>
              <w:right w:val="nil"/>
            </w:tcBorders>
            <w:shd w:val="clear" w:color="auto" w:fill="auto"/>
            <w:vAlign w:val="center"/>
          </w:tcPr>
          <w:p w14:paraId="67F3ED0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0.23</w:t>
            </w:r>
          </w:p>
        </w:tc>
      </w:tr>
      <w:tr w:rsidR="00872E5C" w:rsidRPr="009769BC" w14:paraId="7B9638D2"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6A6D41F4"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Mean (SD)</w:t>
            </w:r>
          </w:p>
        </w:tc>
        <w:tc>
          <w:tcPr>
            <w:tcW w:w="2001" w:type="dxa"/>
            <w:tcBorders>
              <w:top w:val="nil"/>
              <w:left w:val="nil"/>
              <w:bottom w:val="single" w:sz="4" w:space="0" w:color="auto"/>
              <w:right w:val="nil"/>
            </w:tcBorders>
            <w:shd w:val="clear" w:color="auto" w:fill="auto"/>
            <w:noWrap/>
            <w:vAlign w:val="center"/>
          </w:tcPr>
          <w:p w14:paraId="7C880B4C"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29.2 (6.6)</w:t>
            </w:r>
          </w:p>
        </w:tc>
        <w:tc>
          <w:tcPr>
            <w:tcW w:w="3542" w:type="dxa"/>
            <w:tcBorders>
              <w:top w:val="nil"/>
              <w:left w:val="nil"/>
              <w:bottom w:val="single" w:sz="4" w:space="0" w:color="auto"/>
              <w:right w:val="nil"/>
            </w:tcBorders>
            <w:shd w:val="clear" w:color="auto" w:fill="auto"/>
            <w:noWrap/>
            <w:vAlign w:val="center"/>
          </w:tcPr>
          <w:p w14:paraId="0A2664C3"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29.7 (7.2)</w:t>
            </w:r>
          </w:p>
        </w:tc>
        <w:tc>
          <w:tcPr>
            <w:tcW w:w="1704" w:type="dxa"/>
            <w:tcBorders>
              <w:top w:val="nil"/>
              <w:left w:val="nil"/>
              <w:bottom w:val="single" w:sz="4" w:space="0" w:color="auto"/>
              <w:right w:val="nil"/>
            </w:tcBorders>
            <w:shd w:val="clear" w:color="auto" w:fill="auto"/>
            <w:noWrap/>
            <w:vAlign w:val="center"/>
          </w:tcPr>
          <w:p w14:paraId="7DF453F1"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29.1 (6.5)</w:t>
            </w:r>
          </w:p>
        </w:tc>
        <w:tc>
          <w:tcPr>
            <w:tcW w:w="930" w:type="dxa"/>
            <w:tcBorders>
              <w:top w:val="nil"/>
              <w:left w:val="nil"/>
              <w:bottom w:val="single" w:sz="4" w:space="0" w:color="auto"/>
              <w:right w:val="nil"/>
            </w:tcBorders>
            <w:shd w:val="clear" w:color="auto" w:fill="auto"/>
            <w:vAlign w:val="center"/>
          </w:tcPr>
          <w:p w14:paraId="21455337"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8733539"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4D0EDA4E"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Weekly MET Minutes</w:t>
            </w:r>
          </w:p>
        </w:tc>
        <w:tc>
          <w:tcPr>
            <w:tcW w:w="930" w:type="dxa"/>
            <w:tcBorders>
              <w:top w:val="single" w:sz="4" w:space="0" w:color="auto"/>
              <w:left w:val="nil"/>
              <w:bottom w:val="nil"/>
              <w:right w:val="nil"/>
            </w:tcBorders>
            <w:shd w:val="clear" w:color="auto" w:fill="auto"/>
            <w:vAlign w:val="center"/>
          </w:tcPr>
          <w:p w14:paraId="4DD9D2A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2FBD2508"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36CD9C68"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Mean (SD)</w:t>
            </w:r>
          </w:p>
        </w:tc>
        <w:tc>
          <w:tcPr>
            <w:tcW w:w="2001" w:type="dxa"/>
            <w:tcBorders>
              <w:top w:val="nil"/>
              <w:left w:val="nil"/>
              <w:bottom w:val="single" w:sz="4" w:space="0" w:color="auto"/>
              <w:right w:val="nil"/>
            </w:tcBorders>
            <w:shd w:val="clear" w:color="auto" w:fill="auto"/>
            <w:noWrap/>
            <w:vAlign w:val="center"/>
          </w:tcPr>
          <w:p w14:paraId="08F60D50"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2314.2 (4475.2)</w:t>
            </w:r>
          </w:p>
        </w:tc>
        <w:tc>
          <w:tcPr>
            <w:tcW w:w="3542" w:type="dxa"/>
            <w:tcBorders>
              <w:top w:val="nil"/>
              <w:left w:val="nil"/>
              <w:bottom w:val="single" w:sz="4" w:space="0" w:color="auto"/>
              <w:right w:val="nil"/>
            </w:tcBorders>
            <w:shd w:val="clear" w:color="auto" w:fill="auto"/>
            <w:noWrap/>
            <w:vAlign w:val="center"/>
          </w:tcPr>
          <w:p w14:paraId="62696D22"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4641.1 (7771)</w:t>
            </w:r>
          </w:p>
        </w:tc>
        <w:tc>
          <w:tcPr>
            <w:tcW w:w="1704" w:type="dxa"/>
            <w:tcBorders>
              <w:top w:val="nil"/>
              <w:left w:val="nil"/>
              <w:bottom w:val="single" w:sz="4" w:space="0" w:color="auto"/>
              <w:right w:val="nil"/>
            </w:tcBorders>
            <w:shd w:val="clear" w:color="auto" w:fill="auto"/>
            <w:noWrap/>
            <w:vAlign w:val="center"/>
          </w:tcPr>
          <w:p w14:paraId="018C9E9A" w14:textId="77777777" w:rsidR="00872E5C" w:rsidRPr="005533C6" w:rsidRDefault="00872E5C" w:rsidP="00936C74">
            <w:pPr>
              <w:autoSpaceDE w:val="0"/>
              <w:autoSpaceDN w:val="0"/>
              <w:adjustRightInd w:val="0"/>
              <w:snapToGrid w:val="0"/>
              <w:spacing w:line="240" w:lineRule="auto"/>
              <w:jc w:val="center"/>
              <w:rPr>
                <w:color w:val="auto"/>
              </w:rPr>
            </w:pPr>
            <w:r w:rsidRPr="005533C6">
              <w:rPr>
                <w:color w:val="auto"/>
              </w:rPr>
              <w:t>2034.9 (3804.1)</w:t>
            </w:r>
          </w:p>
        </w:tc>
        <w:tc>
          <w:tcPr>
            <w:tcW w:w="930" w:type="dxa"/>
            <w:tcBorders>
              <w:top w:val="nil"/>
              <w:left w:val="nil"/>
              <w:bottom w:val="single" w:sz="4" w:space="0" w:color="auto"/>
              <w:right w:val="nil"/>
            </w:tcBorders>
            <w:shd w:val="clear" w:color="auto" w:fill="auto"/>
            <w:vAlign w:val="center"/>
          </w:tcPr>
          <w:p w14:paraId="0AAD26F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DACFC5A"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06426B94" w14:textId="77777777" w:rsidR="00872E5C" w:rsidRPr="005533C6" w:rsidRDefault="00872E5C" w:rsidP="00936C74">
            <w:pPr>
              <w:autoSpaceDE w:val="0"/>
              <w:autoSpaceDN w:val="0"/>
              <w:adjustRightInd w:val="0"/>
              <w:snapToGrid w:val="0"/>
              <w:spacing w:line="240" w:lineRule="auto"/>
              <w:rPr>
                <w:color w:val="auto"/>
              </w:rPr>
            </w:pPr>
            <w:r w:rsidRPr="005533C6">
              <w:rPr>
                <w:color w:val="auto"/>
              </w:rPr>
              <w:t>Daily Caloric Intake (kcal)</w:t>
            </w:r>
          </w:p>
        </w:tc>
        <w:tc>
          <w:tcPr>
            <w:tcW w:w="930" w:type="dxa"/>
            <w:tcBorders>
              <w:top w:val="single" w:sz="4" w:space="0" w:color="auto"/>
              <w:left w:val="nil"/>
              <w:bottom w:val="nil"/>
              <w:right w:val="nil"/>
            </w:tcBorders>
            <w:shd w:val="clear" w:color="auto" w:fill="auto"/>
            <w:vAlign w:val="center"/>
          </w:tcPr>
          <w:p w14:paraId="3D25C96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608F7506"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2059EF33"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Mean (SD)</w:t>
            </w:r>
          </w:p>
        </w:tc>
        <w:tc>
          <w:tcPr>
            <w:tcW w:w="2001" w:type="dxa"/>
            <w:tcBorders>
              <w:top w:val="nil"/>
              <w:left w:val="nil"/>
              <w:bottom w:val="single" w:sz="4" w:space="0" w:color="auto"/>
              <w:right w:val="nil"/>
            </w:tcBorders>
            <w:shd w:val="clear" w:color="auto" w:fill="auto"/>
            <w:noWrap/>
            <w:vAlign w:val="center"/>
          </w:tcPr>
          <w:p w14:paraId="353A3D9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1894.6 (687)</w:t>
            </w:r>
          </w:p>
        </w:tc>
        <w:tc>
          <w:tcPr>
            <w:tcW w:w="3542" w:type="dxa"/>
            <w:tcBorders>
              <w:top w:val="nil"/>
              <w:left w:val="nil"/>
              <w:bottom w:val="single" w:sz="4" w:space="0" w:color="auto"/>
              <w:right w:val="nil"/>
            </w:tcBorders>
            <w:shd w:val="clear" w:color="auto" w:fill="auto"/>
            <w:noWrap/>
            <w:vAlign w:val="center"/>
          </w:tcPr>
          <w:p w14:paraId="165976F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1711.1 (740.2)</w:t>
            </w:r>
          </w:p>
        </w:tc>
        <w:tc>
          <w:tcPr>
            <w:tcW w:w="1704" w:type="dxa"/>
            <w:tcBorders>
              <w:top w:val="nil"/>
              <w:left w:val="nil"/>
              <w:bottom w:val="single" w:sz="4" w:space="0" w:color="auto"/>
              <w:right w:val="nil"/>
            </w:tcBorders>
            <w:shd w:val="clear" w:color="auto" w:fill="auto"/>
            <w:noWrap/>
            <w:vAlign w:val="center"/>
          </w:tcPr>
          <w:p w14:paraId="0135A28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1917 (677.0)</w:t>
            </w:r>
          </w:p>
        </w:tc>
        <w:tc>
          <w:tcPr>
            <w:tcW w:w="930" w:type="dxa"/>
            <w:tcBorders>
              <w:top w:val="nil"/>
              <w:left w:val="nil"/>
              <w:bottom w:val="single" w:sz="4" w:space="0" w:color="auto"/>
              <w:right w:val="nil"/>
            </w:tcBorders>
            <w:shd w:val="clear" w:color="auto" w:fill="auto"/>
            <w:vAlign w:val="center"/>
          </w:tcPr>
          <w:p w14:paraId="01A98CE9"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771FE6D" w14:textId="77777777" w:rsidTr="00936C74">
        <w:trPr>
          <w:jc w:val="center"/>
        </w:trPr>
        <w:tc>
          <w:tcPr>
            <w:tcW w:w="9535" w:type="dxa"/>
            <w:gridSpan w:val="4"/>
            <w:tcBorders>
              <w:left w:val="nil"/>
              <w:bottom w:val="nil"/>
              <w:right w:val="nil"/>
            </w:tcBorders>
            <w:shd w:val="clear" w:color="auto" w:fill="auto"/>
            <w:noWrap/>
            <w:vAlign w:val="center"/>
          </w:tcPr>
          <w:p w14:paraId="7A895D39" w14:textId="77777777" w:rsidR="00872E5C" w:rsidRPr="009769BC" w:rsidRDefault="00872E5C" w:rsidP="00936C74">
            <w:pPr>
              <w:autoSpaceDE w:val="0"/>
              <w:autoSpaceDN w:val="0"/>
              <w:adjustRightInd w:val="0"/>
              <w:snapToGrid w:val="0"/>
              <w:spacing w:line="240" w:lineRule="auto"/>
              <w:rPr>
                <w:color w:val="auto"/>
              </w:rPr>
            </w:pPr>
            <w:proofErr w:type="spellStart"/>
            <w:r w:rsidRPr="009769BC">
              <w:rPr>
                <w:color w:val="auto"/>
              </w:rPr>
              <w:t>Charlson</w:t>
            </w:r>
            <w:proofErr w:type="spellEnd"/>
            <w:r w:rsidRPr="009769BC">
              <w:rPr>
                <w:color w:val="auto"/>
              </w:rPr>
              <w:t xml:space="preserve"> Comorbidity Score</w:t>
            </w:r>
          </w:p>
        </w:tc>
        <w:tc>
          <w:tcPr>
            <w:tcW w:w="930" w:type="dxa"/>
            <w:tcBorders>
              <w:left w:val="nil"/>
              <w:bottom w:val="nil"/>
              <w:right w:val="nil"/>
            </w:tcBorders>
            <w:shd w:val="clear" w:color="auto" w:fill="auto"/>
            <w:vAlign w:val="center"/>
          </w:tcPr>
          <w:p w14:paraId="02CA56D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225D151D"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5B3A554B"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Mean (SD)</w:t>
            </w:r>
          </w:p>
        </w:tc>
        <w:tc>
          <w:tcPr>
            <w:tcW w:w="2001" w:type="dxa"/>
            <w:tcBorders>
              <w:top w:val="nil"/>
              <w:left w:val="nil"/>
              <w:bottom w:val="single" w:sz="4" w:space="0" w:color="auto"/>
              <w:right w:val="nil"/>
            </w:tcBorders>
            <w:shd w:val="clear" w:color="auto" w:fill="auto"/>
            <w:noWrap/>
            <w:vAlign w:val="center"/>
            <w:hideMark/>
          </w:tcPr>
          <w:p w14:paraId="67E709D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3.0 (1.4)</w:t>
            </w:r>
          </w:p>
        </w:tc>
        <w:tc>
          <w:tcPr>
            <w:tcW w:w="3542" w:type="dxa"/>
            <w:tcBorders>
              <w:top w:val="nil"/>
              <w:left w:val="nil"/>
              <w:bottom w:val="single" w:sz="4" w:space="0" w:color="auto"/>
              <w:right w:val="nil"/>
            </w:tcBorders>
            <w:shd w:val="clear" w:color="auto" w:fill="auto"/>
            <w:noWrap/>
            <w:vAlign w:val="center"/>
            <w:hideMark/>
          </w:tcPr>
          <w:p w14:paraId="25717704"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3.3 (1.8)</w:t>
            </w:r>
          </w:p>
        </w:tc>
        <w:tc>
          <w:tcPr>
            <w:tcW w:w="1704" w:type="dxa"/>
            <w:tcBorders>
              <w:top w:val="nil"/>
              <w:left w:val="nil"/>
              <w:bottom w:val="single" w:sz="4" w:space="0" w:color="auto"/>
              <w:right w:val="nil"/>
            </w:tcBorders>
            <w:shd w:val="clear" w:color="auto" w:fill="auto"/>
            <w:noWrap/>
            <w:vAlign w:val="center"/>
            <w:hideMark/>
          </w:tcPr>
          <w:p w14:paraId="0CEF9C3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3.0 (1.4)</w:t>
            </w:r>
          </w:p>
        </w:tc>
        <w:tc>
          <w:tcPr>
            <w:tcW w:w="930" w:type="dxa"/>
            <w:tcBorders>
              <w:top w:val="nil"/>
              <w:left w:val="nil"/>
              <w:bottom w:val="single" w:sz="4" w:space="0" w:color="auto"/>
              <w:right w:val="nil"/>
            </w:tcBorders>
            <w:shd w:val="clear" w:color="auto" w:fill="auto"/>
            <w:vAlign w:val="center"/>
          </w:tcPr>
          <w:p w14:paraId="5F49841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34F467FD" w14:textId="77777777" w:rsidTr="00936C74">
        <w:trPr>
          <w:jc w:val="center"/>
        </w:trPr>
        <w:tc>
          <w:tcPr>
            <w:tcW w:w="9535" w:type="dxa"/>
            <w:gridSpan w:val="4"/>
            <w:tcBorders>
              <w:left w:val="nil"/>
              <w:bottom w:val="nil"/>
              <w:right w:val="nil"/>
            </w:tcBorders>
            <w:shd w:val="clear" w:color="auto" w:fill="auto"/>
            <w:noWrap/>
            <w:vAlign w:val="center"/>
            <w:hideMark/>
          </w:tcPr>
          <w:p w14:paraId="67FFBA32"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SNAP Assistance</w:t>
            </w:r>
          </w:p>
        </w:tc>
        <w:tc>
          <w:tcPr>
            <w:tcW w:w="930" w:type="dxa"/>
            <w:tcBorders>
              <w:left w:val="nil"/>
              <w:bottom w:val="nil"/>
              <w:right w:val="nil"/>
            </w:tcBorders>
            <w:shd w:val="clear" w:color="auto" w:fill="auto"/>
            <w:vAlign w:val="center"/>
          </w:tcPr>
          <w:p w14:paraId="5897070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52BA17BA" w14:textId="77777777" w:rsidTr="00936C74">
        <w:trPr>
          <w:jc w:val="center"/>
        </w:trPr>
        <w:tc>
          <w:tcPr>
            <w:tcW w:w="2288" w:type="dxa"/>
            <w:tcBorders>
              <w:top w:val="nil"/>
              <w:left w:val="nil"/>
              <w:bottom w:val="nil"/>
              <w:right w:val="nil"/>
            </w:tcBorders>
            <w:shd w:val="clear" w:color="auto" w:fill="auto"/>
            <w:noWrap/>
            <w:vAlign w:val="center"/>
            <w:hideMark/>
          </w:tcPr>
          <w:p w14:paraId="1F46185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w:t>
            </w:r>
          </w:p>
        </w:tc>
        <w:tc>
          <w:tcPr>
            <w:tcW w:w="2001" w:type="dxa"/>
            <w:tcBorders>
              <w:top w:val="nil"/>
              <w:left w:val="nil"/>
              <w:bottom w:val="nil"/>
              <w:right w:val="nil"/>
            </w:tcBorders>
            <w:shd w:val="clear" w:color="auto" w:fill="auto"/>
            <w:noWrap/>
            <w:vAlign w:val="center"/>
            <w:hideMark/>
          </w:tcPr>
          <w:p w14:paraId="5F20D41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2839 (88.6)</w:t>
            </w:r>
          </w:p>
        </w:tc>
        <w:tc>
          <w:tcPr>
            <w:tcW w:w="3542" w:type="dxa"/>
            <w:tcBorders>
              <w:top w:val="nil"/>
              <w:left w:val="nil"/>
              <w:bottom w:val="nil"/>
              <w:right w:val="nil"/>
            </w:tcBorders>
            <w:shd w:val="clear" w:color="auto" w:fill="auto"/>
            <w:noWrap/>
            <w:vAlign w:val="center"/>
            <w:hideMark/>
          </w:tcPr>
          <w:p w14:paraId="0975545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220 (49.9)</w:t>
            </w:r>
          </w:p>
        </w:tc>
        <w:tc>
          <w:tcPr>
            <w:tcW w:w="1704" w:type="dxa"/>
            <w:tcBorders>
              <w:top w:val="nil"/>
              <w:left w:val="nil"/>
              <w:bottom w:val="nil"/>
              <w:right w:val="nil"/>
            </w:tcBorders>
            <w:shd w:val="clear" w:color="auto" w:fill="auto"/>
            <w:noWrap/>
            <w:vAlign w:val="center"/>
            <w:hideMark/>
          </w:tcPr>
          <w:p w14:paraId="753078B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2619 (93.3)</w:t>
            </w:r>
          </w:p>
        </w:tc>
        <w:tc>
          <w:tcPr>
            <w:tcW w:w="930" w:type="dxa"/>
            <w:tcBorders>
              <w:top w:val="nil"/>
              <w:left w:val="nil"/>
              <w:bottom w:val="nil"/>
              <w:right w:val="nil"/>
            </w:tcBorders>
            <w:shd w:val="clear" w:color="auto" w:fill="auto"/>
            <w:vAlign w:val="center"/>
          </w:tcPr>
          <w:p w14:paraId="5F942E1E"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61E31B3C"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482D2AD0"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Yes</w:t>
            </w:r>
          </w:p>
        </w:tc>
        <w:tc>
          <w:tcPr>
            <w:tcW w:w="2001" w:type="dxa"/>
            <w:tcBorders>
              <w:top w:val="nil"/>
              <w:left w:val="nil"/>
              <w:bottom w:val="single" w:sz="4" w:space="0" w:color="auto"/>
              <w:right w:val="nil"/>
            </w:tcBorders>
            <w:shd w:val="clear" w:color="auto" w:fill="auto"/>
            <w:noWrap/>
            <w:vAlign w:val="center"/>
            <w:hideMark/>
          </w:tcPr>
          <w:p w14:paraId="07D04B2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478 (11.4)</w:t>
            </w:r>
          </w:p>
        </w:tc>
        <w:tc>
          <w:tcPr>
            <w:tcW w:w="3542" w:type="dxa"/>
            <w:tcBorders>
              <w:top w:val="nil"/>
              <w:left w:val="nil"/>
              <w:bottom w:val="single" w:sz="4" w:space="0" w:color="auto"/>
              <w:right w:val="nil"/>
            </w:tcBorders>
            <w:shd w:val="clear" w:color="auto" w:fill="auto"/>
            <w:noWrap/>
            <w:vAlign w:val="center"/>
            <w:hideMark/>
          </w:tcPr>
          <w:p w14:paraId="5CDFC59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213 (50.1)</w:t>
            </w:r>
          </w:p>
        </w:tc>
        <w:tc>
          <w:tcPr>
            <w:tcW w:w="1704" w:type="dxa"/>
            <w:tcBorders>
              <w:top w:val="nil"/>
              <w:left w:val="nil"/>
              <w:bottom w:val="single" w:sz="4" w:space="0" w:color="auto"/>
              <w:right w:val="nil"/>
            </w:tcBorders>
            <w:shd w:val="clear" w:color="auto" w:fill="auto"/>
            <w:noWrap/>
            <w:vAlign w:val="center"/>
            <w:hideMark/>
          </w:tcPr>
          <w:p w14:paraId="0FAD564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265 (6.7)</w:t>
            </w:r>
          </w:p>
        </w:tc>
        <w:tc>
          <w:tcPr>
            <w:tcW w:w="930" w:type="dxa"/>
            <w:tcBorders>
              <w:top w:val="nil"/>
              <w:left w:val="nil"/>
              <w:bottom w:val="single" w:sz="4" w:space="0" w:color="auto"/>
              <w:right w:val="nil"/>
            </w:tcBorders>
            <w:shd w:val="clear" w:color="auto" w:fill="auto"/>
            <w:vAlign w:val="center"/>
          </w:tcPr>
          <w:p w14:paraId="07D3C2C1"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F9E9803" w14:textId="77777777" w:rsidTr="00936C74">
        <w:trPr>
          <w:jc w:val="center"/>
        </w:trPr>
        <w:tc>
          <w:tcPr>
            <w:tcW w:w="9535" w:type="dxa"/>
            <w:gridSpan w:val="4"/>
            <w:tcBorders>
              <w:left w:val="nil"/>
              <w:bottom w:val="nil"/>
              <w:right w:val="nil"/>
            </w:tcBorders>
            <w:shd w:val="clear" w:color="auto" w:fill="auto"/>
            <w:noWrap/>
            <w:vAlign w:val="center"/>
            <w:hideMark/>
          </w:tcPr>
          <w:p w14:paraId="6098C4AE"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Cancer Site</w:t>
            </w:r>
          </w:p>
        </w:tc>
        <w:tc>
          <w:tcPr>
            <w:tcW w:w="930" w:type="dxa"/>
            <w:tcBorders>
              <w:left w:val="nil"/>
              <w:bottom w:val="nil"/>
              <w:right w:val="nil"/>
            </w:tcBorders>
            <w:shd w:val="clear" w:color="auto" w:fill="auto"/>
            <w:vAlign w:val="center"/>
          </w:tcPr>
          <w:p w14:paraId="5FBE390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4FD9CD9B" w14:textId="77777777" w:rsidTr="00936C74">
        <w:trPr>
          <w:jc w:val="center"/>
        </w:trPr>
        <w:tc>
          <w:tcPr>
            <w:tcW w:w="2288" w:type="dxa"/>
            <w:tcBorders>
              <w:top w:val="nil"/>
              <w:left w:val="nil"/>
              <w:bottom w:val="nil"/>
              <w:right w:val="nil"/>
            </w:tcBorders>
            <w:shd w:val="clear" w:color="auto" w:fill="auto"/>
            <w:noWrap/>
            <w:vAlign w:val="center"/>
            <w:hideMark/>
          </w:tcPr>
          <w:p w14:paraId="223A7618"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Breast</w:t>
            </w:r>
          </w:p>
        </w:tc>
        <w:tc>
          <w:tcPr>
            <w:tcW w:w="2001" w:type="dxa"/>
            <w:tcBorders>
              <w:top w:val="nil"/>
              <w:left w:val="nil"/>
              <w:bottom w:val="nil"/>
              <w:right w:val="nil"/>
            </w:tcBorders>
            <w:shd w:val="clear" w:color="auto" w:fill="auto"/>
            <w:noWrap/>
            <w:vAlign w:val="center"/>
            <w:hideMark/>
          </w:tcPr>
          <w:p w14:paraId="37D149B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563 (17.2)</w:t>
            </w:r>
          </w:p>
        </w:tc>
        <w:tc>
          <w:tcPr>
            <w:tcW w:w="3542" w:type="dxa"/>
            <w:tcBorders>
              <w:top w:val="nil"/>
              <w:left w:val="nil"/>
              <w:bottom w:val="nil"/>
              <w:right w:val="nil"/>
            </w:tcBorders>
            <w:shd w:val="clear" w:color="auto" w:fill="auto"/>
            <w:noWrap/>
            <w:vAlign w:val="center"/>
            <w:hideMark/>
          </w:tcPr>
          <w:p w14:paraId="7306BB6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58 (10.2)</w:t>
            </w:r>
          </w:p>
        </w:tc>
        <w:tc>
          <w:tcPr>
            <w:tcW w:w="1704" w:type="dxa"/>
            <w:tcBorders>
              <w:top w:val="nil"/>
              <w:left w:val="nil"/>
              <w:bottom w:val="nil"/>
              <w:right w:val="nil"/>
            </w:tcBorders>
            <w:shd w:val="clear" w:color="auto" w:fill="auto"/>
            <w:noWrap/>
            <w:vAlign w:val="center"/>
            <w:hideMark/>
          </w:tcPr>
          <w:p w14:paraId="644FBC19"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505 (18.0)</w:t>
            </w:r>
          </w:p>
        </w:tc>
        <w:tc>
          <w:tcPr>
            <w:tcW w:w="930" w:type="dxa"/>
            <w:tcBorders>
              <w:top w:val="nil"/>
              <w:left w:val="nil"/>
              <w:bottom w:val="nil"/>
              <w:right w:val="nil"/>
            </w:tcBorders>
            <w:shd w:val="clear" w:color="auto" w:fill="auto"/>
            <w:vAlign w:val="center"/>
          </w:tcPr>
          <w:p w14:paraId="61F00417"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5BBC8C7" w14:textId="77777777" w:rsidTr="00936C74">
        <w:trPr>
          <w:jc w:val="center"/>
        </w:trPr>
        <w:tc>
          <w:tcPr>
            <w:tcW w:w="2288" w:type="dxa"/>
            <w:tcBorders>
              <w:top w:val="nil"/>
              <w:left w:val="nil"/>
              <w:bottom w:val="nil"/>
              <w:right w:val="nil"/>
            </w:tcBorders>
            <w:shd w:val="clear" w:color="auto" w:fill="auto"/>
            <w:noWrap/>
            <w:vAlign w:val="center"/>
            <w:hideMark/>
          </w:tcPr>
          <w:p w14:paraId="71B198A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Gastrointestinal</w:t>
            </w:r>
          </w:p>
        </w:tc>
        <w:tc>
          <w:tcPr>
            <w:tcW w:w="2001" w:type="dxa"/>
            <w:tcBorders>
              <w:top w:val="nil"/>
              <w:left w:val="nil"/>
              <w:bottom w:val="nil"/>
              <w:right w:val="nil"/>
            </w:tcBorders>
            <w:shd w:val="clear" w:color="auto" w:fill="auto"/>
            <w:noWrap/>
            <w:vAlign w:val="center"/>
            <w:hideMark/>
          </w:tcPr>
          <w:p w14:paraId="453B688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321 (7.7)</w:t>
            </w:r>
          </w:p>
        </w:tc>
        <w:tc>
          <w:tcPr>
            <w:tcW w:w="3542" w:type="dxa"/>
            <w:tcBorders>
              <w:top w:val="nil"/>
              <w:left w:val="nil"/>
              <w:bottom w:val="nil"/>
              <w:right w:val="nil"/>
            </w:tcBorders>
            <w:shd w:val="clear" w:color="auto" w:fill="auto"/>
            <w:noWrap/>
            <w:vAlign w:val="center"/>
            <w:hideMark/>
          </w:tcPr>
          <w:p w14:paraId="132720E0"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45 (11.3)</w:t>
            </w:r>
          </w:p>
        </w:tc>
        <w:tc>
          <w:tcPr>
            <w:tcW w:w="1704" w:type="dxa"/>
            <w:tcBorders>
              <w:top w:val="nil"/>
              <w:left w:val="nil"/>
              <w:bottom w:val="nil"/>
              <w:right w:val="nil"/>
            </w:tcBorders>
            <w:shd w:val="clear" w:color="auto" w:fill="auto"/>
            <w:noWrap/>
            <w:vAlign w:val="center"/>
            <w:hideMark/>
          </w:tcPr>
          <w:p w14:paraId="5F24EC9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276 (7.3)</w:t>
            </w:r>
          </w:p>
        </w:tc>
        <w:tc>
          <w:tcPr>
            <w:tcW w:w="930" w:type="dxa"/>
            <w:tcBorders>
              <w:top w:val="nil"/>
              <w:left w:val="nil"/>
              <w:bottom w:val="nil"/>
              <w:right w:val="nil"/>
            </w:tcBorders>
            <w:shd w:val="clear" w:color="auto" w:fill="auto"/>
            <w:vAlign w:val="center"/>
          </w:tcPr>
          <w:p w14:paraId="2694638C"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88116B4" w14:textId="77777777" w:rsidTr="00936C74">
        <w:trPr>
          <w:jc w:val="center"/>
        </w:trPr>
        <w:tc>
          <w:tcPr>
            <w:tcW w:w="2288" w:type="dxa"/>
            <w:tcBorders>
              <w:top w:val="nil"/>
              <w:left w:val="nil"/>
              <w:bottom w:val="nil"/>
              <w:right w:val="nil"/>
            </w:tcBorders>
            <w:shd w:val="clear" w:color="auto" w:fill="auto"/>
            <w:noWrap/>
            <w:vAlign w:val="center"/>
            <w:hideMark/>
          </w:tcPr>
          <w:p w14:paraId="301248BF"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Genitourinary</w:t>
            </w:r>
          </w:p>
        </w:tc>
        <w:tc>
          <w:tcPr>
            <w:tcW w:w="2001" w:type="dxa"/>
            <w:tcBorders>
              <w:top w:val="nil"/>
              <w:left w:val="nil"/>
              <w:bottom w:val="nil"/>
              <w:right w:val="nil"/>
            </w:tcBorders>
            <w:shd w:val="clear" w:color="auto" w:fill="auto"/>
            <w:noWrap/>
            <w:vAlign w:val="center"/>
            <w:hideMark/>
          </w:tcPr>
          <w:p w14:paraId="487D81A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145 (3.7)</w:t>
            </w:r>
          </w:p>
        </w:tc>
        <w:tc>
          <w:tcPr>
            <w:tcW w:w="3542" w:type="dxa"/>
            <w:tcBorders>
              <w:top w:val="nil"/>
              <w:left w:val="nil"/>
              <w:bottom w:val="nil"/>
              <w:right w:val="nil"/>
            </w:tcBorders>
            <w:shd w:val="clear" w:color="auto" w:fill="auto"/>
            <w:noWrap/>
            <w:vAlign w:val="center"/>
            <w:hideMark/>
          </w:tcPr>
          <w:p w14:paraId="11E4D63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 (3.7)</w:t>
            </w:r>
          </w:p>
        </w:tc>
        <w:tc>
          <w:tcPr>
            <w:tcW w:w="1704" w:type="dxa"/>
            <w:tcBorders>
              <w:top w:val="nil"/>
              <w:left w:val="nil"/>
              <w:bottom w:val="nil"/>
              <w:right w:val="nil"/>
            </w:tcBorders>
            <w:shd w:val="clear" w:color="auto" w:fill="auto"/>
            <w:noWrap/>
            <w:vAlign w:val="center"/>
            <w:hideMark/>
          </w:tcPr>
          <w:p w14:paraId="12F9D17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130 (3.7)</w:t>
            </w:r>
          </w:p>
        </w:tc>
        <w:tc>
          <w:tcPr>
            <w:tcW w:w="930" w:type="dxa"/>
            <w:tcBorders>
              <w:top w:val="nil"/>
              <w:left w:val="nil"/>
              <w:bottom w:val="nil"/>
              <w:right w:val="nil"/>
            </w:tcBorders>
            <w:shd w:val="clear" w:color="auto" w:fill="auto"/>
            <w:vAlign w:val="center"/>
          </w:tcPr>
          <w:p w14:paraId="14E4CC5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1331A0B" w14:textId="77777777" w:rsidTr="00936C74">
        <w:trPr>
          <w:jc w:val="center"/>
        </w:trPr>
        <w:tc>
          <w:tcPr>
            <w:tcW w:w="2288" w:type="dxa"/>
            <w:tcBorders>
              <w:top w:val="nil"/>
              <w:left w:val="nil"/>
              <w:bottom w:val="nil"/>
              <w:right w:val="nil"/>
            </w:tcBorders>
            <w:shd w:val="clear" w:color="auto" w:fill="auto"/>
            <w:noWrap/>
            <w:vAlign w:val="center"/>
            <w:hideMark/>
          </w:tcPr>
          <w:p w14:paraId="7B50C816"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Gynecological</w:t>
            </w:r>
          </w:p>
        </w:tc>
        <w:tc>
          <w:tcPr>
            <w:tcW w:w="2001" w:type="dxa"/>
            <w:tcBorders>
              <w:top w:val="nil"/>
              <w:left w:val="nil"/>
              <w:bottom w:val="nil"/>
              <w:right w:val="nil"/>
            </w:tcBorders>
            <w:shd w:val="clear" w:color="auto" w:fill="auto"/>
            <w:noWrap/>
            <w:vAlign w:val="center"/>
            <w:hideMark/>
          </w:tcPr>
          <w:p w14:paraId="6518E5E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522 (17.8)</w:t>
            </w:r>
          </w:p>
        </w:tc>
        <w:tc>
          <w:tcPr>
            <w:tcW w:w="3542" w:type="dxa"/>
            <w:tcBorders>
              <w:top w:val="nil"/>
              <w:left w:val="nil"/>
              <w:bottom w:val="nil"/>
              <w:right w:val="nil"/>
            </w:tcBorders>
            <w:shd w:val="clear" w:color="auto" w:fill="auto"/>
            <w:noWrap/>
            <w:vAlign w:val="center"/>
            <w:hideMark/>
          </w:tcPr>
          <w:p w14:paraId="0737EC8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132 (38.1)</w:t>
            </w:r>
          </w:p>
        </w:tc>
        <w:tc>
          <w:tcPr>
            <w:tcW w:w="1704" w:type="dxa"/>
            <w:tcBorders>
              <w:top w:val="nil"/>
              <w:left w:val="nil"/>
              <w:bottom w:val="nil"/>
              <w:right w:val="nil"/>
            </w:tcBorders>
            <w:shd w:val="clear" w:color="auto" w:fill="auto"/>
            <w:noWrap/>
            <w:vAlign w:val="center"/>
            <w:hideMark/>
          </w:tcPr>
          <w:p w14:paraId="077A310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390 (15.3)</w:t>
            </w:r>
          </w:p>
        </w:tc>
        <w:tc>
          <w:tcPr>
            <w:tcW w:w="930" w:type="dxa"/>
            <w:tcBorders>
              <w:top w:val="nil"/>
              <w:left w:val="nil"/>
              <w:bottom w:val="nil"/>
              <w:right w:val="nil"/>
            </w:tcBorders>
            <w:shd w:val="clear" w:color="auto" w:fill="auto"/>
            <w:vAlign w:val="center"/>
          </w:tcPr>
          <w:p w14:paraId="75B739D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06A9E152" w14:textId="77777777" w:rsidTr="00936C74">
        <w:trPr>
          <w:jc w:val="center"/>
        </w:trPr>
        <w:tc>
          <w:tcPr>
            <w:tcW w:w="2288" w:type="dxa"/>
            <w:tcBorders>
              <w:top w:val="nil"/>
              <w:left w:val="nil"/>
              <w:bottom w:val="nil"/>
              <w:right w:val="nil"/>
            </w:tcBorders>
            <w:shd w:val="clear" w:color="auto" w:fill="auto"/>
            <w:noWrap/>
            <w:vAlign w:val="center"/>
            <w:hideMark/>
          </w:tcPr>
          <w:p w14:paraId="707AD42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Male Reproductive</w:t>
            </w:r>
          </w:p>
        </w:tc>
        <w:tc>
          <w:tcPr>
            <w:tcW w:w="2001" w:type="dxa"/>
            <w:tcBorders>
              <w:top w:val="nil"/>
              <w:left w:val="nil"/>
              <w:bottom w:val="nil"/>
              <w:right w:val="nil"/>
            </w:tcBorders>
            <w:shd w:val="clear" w:color="auto" w:fill="auto"/>
            <w:noWrap/>
            <w:vAlign w:val="center"/>
            <w:hideMark/>
          </w:tcPr>
          <w:p w14:paraId="332A23A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620 (13.8)</w:t>
            </w:r>
          </w:p>
        </w:tc>
        <w:tc>
          <w:tcPr>
            <w:tcW w:w="3542" w:type="dxa"/>
            <w:tcBorders>
              <w:top w:val="nil"/>
              <w:left w:val="nil"/>
              <w:bottom w:val="nil"/>
              <w:right w:val="nil"/>
            </w:tcBorders>
            <w:shd w:val="clear" w:color="auto" w:fill="auto"/>
            <w:noWrap/>
            <w:vAlign w:val="center"/>
            <w:hideMark/>
          </w:tcPr>
          <w:p w14:paraId="72A59F5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50 (6.0)</w:t>
            </w:r>
          </w:p>
        </w:tc>
        <w:tc>
          <w:tcPr>
            <w:tcW w:w="1704" w:type="dxa"/>
            <w:tcBorders>
              <w:top w:val="nil"/>
              <w:left w:val="nil"/>
              <w:bottom w:val="nil"/>
              <w:right w:val="nil"/>
            </w:tcBorders>
            <w:shd w:val="clear" w:color="auto" w:fill="auto"/>
            <w:noWrap/>
            <w:vAlign w:val="center"/>
            <w:hideMark/>
          </w:tcPr>
          <w:p w14:paraId="56DED43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570 (14.7)</w:t>
            </w:r>
          </w:p>
        </w:tc>
        <w:tc>
          <w:tcPr>
            <w:tcW w:w="930" w:type="dxa"/>
            <w:tcBorders>
              <w:top w:val="nil"/>
              <w:left w:val="nil"/>
              <w:bottom w:val="nil"/>
              <w:right w:val="nil"/>
            </w:tcBorders>
            <w:shd w:val="clear" w:color="auto" w:fill="auto"/>
            <w:vAlign w:val="center"/>
          </w:tcPr>
          <w:p w14:paraId="3D808638"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53FB7270" w14:textId="77777777" w:rsidTr="00936C74">
        <w:trPr>
          <w:jc w:val="center"/>
        </w:trPr>
        <w:tc>
          <w:tcPr>
            <w:tcW w:w="2288" w:type="dxa"/>
            <w:tcBorders>
              <w:top w:val="nil"/>
              <w:left w:val="nil"/>
              <w:bottom w:val="nil"/>
              <w:right w:val="nil"/>
            </w:tcBorders>
            <w:shd w:val="clear" w:color="auto" w:fill="auto"/>
            <w:noWrap/>
            <w:vAlign w:val="center"/>
          </w:tcPr>
          <w:p w14:paraId="3E35CB80"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Melanoma</w:t>
            </w:r>
          </w:p>
        </w:tc>
        <w:tc>
          <w:tcPr>
            <w:tcW w:w="2001" w:type="dxa"/>
            <w:tcBorders>
              <w:top w:val="nil"/>
              <w:left w:val="nil"/>
              <w:bottom w:val="nil"/>
              <w:right w:val="nil"/>
            </w:tcBorders>
            <w:shd w:val="clear" w:color="auto" w:fill="auto"/>
            <w:noWrap/>
            <w:vAlign w:val="center"/>
          </w:tcPr>
          <w:p w14:paraId="30CCB6A2"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240 (9.3)</w:t>
            </w:r>
          </w:p>
        </w:tc>
        <w:tc>
          <w:tcPr>
            <w:tcW w:w="3542" w:type="dxa"/>
            <w:tcBorders>
              <w:top w:val="nil"/>
              <w:left w:val="nil"/>
              <w:bottom w:val="nil"/>
              <w:right w:val="nil"/>
            </w:tcBorders>
            <w:shd w:val="clear" w:color="auto" w:fill="auto"/>
            <w:noWrap/>
            <w:vAlign w:val="center"/>
          </w:tcPr>
          <w:p w14:paraId="3887231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15 (2.0)</w:t>
            </w:r>
          </w:p>
        </w:tc>
        <w:tc>
          <w:tcPr>
            <w:tcW w:w="1704" w:type="dxa"/>
            <w:tcBorders>
              <w:top w:val="nil"/>
              <w:left w:val="nil"/>
              <w:bottom w:val="nil"/>
              <w:right w:val="nil"/>
            </w:tcBorders>
            <w:shd w:val="clear" w:color="auto" w:fill="auto"/>
            <w:noWrap/>
            <w:vAlign w:val="center"/>
          </w:tcPr>
          <w:p w14:paraId="335B0D9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225 (10.2)</w:t>
            </w:r>
          </w:p>
        </w:tc>
        <w:tc>
          <w:tcPr>
            <w:tcW w:w="930" w:type="dxa"/>
            <w:tcBorders>
              <w:top w:val="nil"/>
              <w:left w:val="nil"/>
              <w:bottom w:val="nil"/>
              <w:right w:val="nil"/>
            </w:tcBorders>
            <w:shd w:val="clear" w:color="auto" w:fill="auto"/>
            <w:vAlign w:val="center"/>
          </w:tcPr>
          <w:p w14:paraId="47243B1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DA52473" w14:textId="77777777" w:rsidTr="00936C74">
        <w:trPr>
          <w:jc w:val="center"/>
        </w:trPr>
        <w:tc>
          <w:tcPr>
            <w:tcW w:w="2288" w:type="dxa"/>
            <w:tcBorders>
              <w:top w:val="nil"/>
              <w:left w:val="nil"/>
              <w:bottom w:val="single" w:sz="4" w:space="0" w:color="auto"/>
              <w:right w:val="nil"/>
            </w:tcBorders>
            <w:shd w:val="clear" w:color="auto" w:fill="auto"/>
            <w:noWrap/>
            <w:vAlign w:val="center"/>
          </w:tcPr>
          <w:p w14:paraId="70621C6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Other</w:t>
            </w:r>
          </w:p>
        </w:tc>
        <w:tc>
          <w:tcPr>
            <w:tcW w:w="2001" w:type="dxa"/>
            <w:tcBorders>
              <w:top w:val="nil"/>
              <w:left w:val="nil"/>
              <w:bottom w:val="single" w:sz="4" w:space="0" w:color="auto"/>
              <w:right w:val="nil"/>
            </w:tcBorders>
            <w:shd w:val="clear" w:color="auto" w:fill="auto"/>
            <w:noWrap/>
            <w:vAlign w:val="center"/>
          </w:tcPr>
          <w:p w14:paraId="7EE8CD4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592 (19.1)</w:t>
            </w:r>
          </w:p>
        </w:tc>
        <w:tc>
          <w:tcPr>
            <w:tcW w:w="3542" w:type="dxa"/>
            <w:tcBorders>
              <w:top w:val="nil"/>
              <w:left w:val="nil"/>
              <w:bottom w:val="single" w:sz="4" w:space="0" w:color="auto"/>
              <w:right w:val="nil"/>
            </w:tcBorders>
            <w:shd w:val="clear" w:color="auto" w:fill="auto"/>
            <w:noWrap/>
            <w:vAlign w:val="center"/>
          </w:tcPr>
          <w:p w14:paraId="4418BED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99 (23.1)</w:t>
            </w:r>
          </w:p>
        </w:tc>
        <w:tc>
          <w:tcPr>
            <w:tcW w:w="1704" w:type="dxa"/>
            <w:tcBorders>
              <w:top w:val="nil"/>
              <w:left w:val="nil"/>
              <w:bottom w:val="single" w:sz="4" w:space="0" w:color="auto"/>
              <w:right w:val="nil"/>
            </w:tcBorders>
            <w:shd w:val="clear" w:color="auto" w:fill="auto"/>
            <w:noWrap/>
            <w:vAlign w:val="center"/>
          </w:tcPr>
          <w:p w14:paraId="045E1D0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493 (18.6)</w:t>
            </w:r>
          </w:p>
        </w:tc>
        <w:tc>
          <w:tcPr>
            <w:tcW w:w="930" w:type="dxa"/>
            <w:tcBorders>
              <w:top w:val="nil"/>
              <w:left w:val="nil"/>
              <w:bottom w:val="single" w:sz="4" w:space="0" w:color="auto"/>
              <w:right w:val="nil"/>
            </w:tcBorders>
            <w:shd w:val="clear" w:color="auto" w:fill="auto"/>
            <w:vAlign w:val="center"/>
          </w:tcPr>
          <w:p w14:paraId="298CE7C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5B39DAE" w14:textId="77777777" w:rsidTr="00936C74">
        <w:trPr>
          <w:jc w:val="center"/>
        </w:trPr>
        <w:tc>
          <w:tcPr>
            <w:tcW w:w="9535" w:type="dxa"/>
            <w:gridSpan w:val="4"/>
            <w:tcBorders>
              <w:left w:val="nil"/>
              <w:bottom w:val="nil"/>
              <w:right w:val="nil"/>
            </w:tcBorders>
            <w:shd w:val="clear" w:color="auto" w:fill="auto"/>
            <w:noWrap/>
            <w:vAlign w:val="center"/>
            <w:hideMark/>
          </w:tcPr>
          <w:p w14:paraId="6374111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Years Since Diagnosis</w:t>
            </w:r>
          </w:p>
        </w:tc>
        <w:tc>
          <w:tcPr>
            <w:tcW w:w="930" w:type="dxa"/>
            <w:tcBorders>
              <w:left w:val="nil"/>
              <w:bottom w:val="nil"/>
              <w:right w:val="nil"/>
            </w:tcBorders>
            <w:shd w:val="clear" w:color="auto" w:fill="auto"/>
            <w:vAlign w:val="center"/>
          </w:tcPr>
          <w:p w14:paraId="76C16E5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0.53</w:t>
            </w:r>
          </w:p>
        </w:tc>
      </w:tr>
      <w:tr w:rsidR="00872E5C" w:rsidRPr="009769BC" w14:paraId="0FE81616" w14:textId="77777777" w:rsidTr="00936C74">
        <w:trPr>
          <w:jc w:val="center"/>
        </w:trPr>
        <w:tc>
          <w:tcPr>
            <w:tcW w:w="2288" w:type="dxa"/>
            <w:tcBorders>
              <w:top w:val="nil"/>
              <w:left w:val="nil"/>
              <w:bottom w:val="nil"/>
              <w:right w:val="nil"/>
            </w:tcBorders>
            <w:shd w:val="clear" w:color="auto" w:fill="auto"/>
            <w:noWrap/>
            <w:vAlign w:val="center"/>
            <w:hideMark/>
          </w:tcPr>
          <w:p w14:paraId="06B50989"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&lt;2 years</w:t>
            </w:r>
          </w:p>
        </w:tc>
        <w:tc>
          <w:tcPr>
            <w:tcW w:w="2001" w:type="dxa"/>
            <w:tcBorders>
              <w:top w:val="nil"/>
              <w:left w:val="nil"/>
              <w:bottom w:val="nil"/>
              <w:right w:val="nil"/>
            </w:tcBorders>
            <w:shd w:val="clear" w:color="auto" w:fill="auto"/>
            <w:noWrap/>
            <w:vAlign w:val="center"/>
            <w:hideMark/>
          </w:tcPr>
          <w:p w14:paraId="6A3B80D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817 (22.0)</w:t>
            </w:r>
          </w:p>
        </w:tc>
        <w:tc>
          <w:tcPr>
            <w:tcW w:w="3542" w:type="dxa"/>
            <w:tcBorders>
              <w:top w:val="nil"/>
              <w:left w:val="nil"/>
              <w:bottom w:val="nil"/>
              <w:right w:val="nil"/>
            </w:tcBorders>
            <w:shd w:val="clear" w:color="auto" w:fill="auto"/>
            <w:noWrap/>
            <w:vAlign w:val="center"/>
            <w:hideMark/>
          </w:tcPr>
          <w:p w14:paraId="07CAC18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113 (21.4)</w:t>
            </w:r>
          </w:p>
        </w:tc>
        <w:tc>
          <w:tcPr>
            <w:tcW w:w="1704" w:type="dxa"/>
            <w:tcBorders>
              <w:top w:val="nil"/>
              <w:left w:val="nil"/>
              <w:bottom w:val="nil"/>
              <w:right w:val="nil"/>
            </w:tcBorders>
            <w:shd w:val="clear" w:color="auto" w:fill="auto"/>
            <w:noWrap/>
            <w:vAlign w:val="center"/>
            <w:hideMark/>
          </w:tcPr>
          <w:p w14:paraId="086F107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704 (22)</w:t>
            </w:r>
          </w:p>
        </w:tc>
        <w:tc>
          <w:tcPr>
            <w:tcW w:w="930" w:type="dxa"/>
            <w:tcBorders>
              <w:top w:val="nil"/>
              <w:left w:val="nil"/>
              <w:bottom w:val="nil"/>
              <w:right w:val="nil"/>
            </w:tcBorders>
            <w:shd w:val="clear" w:color="auto" w:fill="auto"/>
            <w:vAlign w:val="center"/>
          </w:tcPr>
          <w:p w14:paraId="27D77674"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51CC59AC" w14:textId="77777777" w:rsidTr="00936C74">
        <w:trPr>
          <w:jc w:val="center"/>
        </w:trPr>
        <w:tc>
          <w:tcPr>
            <w:tcW w:w="2288" w:type="dxa"/>
            <w:tcBorders>
              <w:top w:val="nil"/>
              <w:left w:val="nil"/>
              <w:bottom w:val="nil"/>
              <w:right w:val="nil"/>
            </w:tcBorders>
            <w:shd w:val="clear" w:color="auto" w:fill="auto"/>
            <w:noWrap/>
            <w:vAlign w:val="center"/>
            <w:hideMark/>
          </w:tcPr>
          <w:p w14:paraId="55A40A94" w14:textId="77777777" w:rsidR="00872E5C" w:rsidRPr="00973CA6" w:rsidRDefault="00872E5C" w:rsidP="00936C74">
            <w:pPr>
              <w:autoSpaceDE w:val="0"/>
              <w:autoSpaceDN w:val="0"/>
              <w:adjustRightInd w:val="0"/>
              <w:snapToGrid w:val="0"/>
              <w:spacing w:line="240" w:lineRule="auto"/>
              <w:rPr>
                <w:color w:val="auto"/>
              </w:rPr>
            </w:pPr>
            <w:r w:rsidRPr="00973CA6">
              <w:rPr>
                <w:color w:val="auto"/>
              </w:rPr>
              <w:t>≥2 and &lt;6 years</w:t>
            </w:r>
          </w:p>
        </w:tc>
        <w:tc>
          <w:tcPr>
            <w:tcW w:w="2001" w:type="dxa"/>
            <w:tcBorders>
              <w:top w:val="nil"/>
              <w:left w:val="nil"/>
              <w:bottom w:val="nil"/>
              <w:right w:val="nil"/>
            </w:tcBorders>
            <w:shd w:val="clear" w:color="auto" w:fill="auto"/>
            <w:noWrap/>
            <w:vAlign w:val="center"/>
            <w:hideMark/>
          </w:tcPr>
          <w:p w14:paraId="1136BFA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1991 (64.4)</w:t>
            </w:r>
          </w:p>
        </w:tc>
        <w:tc>
          <w:tcPr>
            <w:tcW w:w="3542" w:type="dxa"/>
            <w:tcBorders>
              <w:top w:val="nil"/>
              <w:left w:val="nil"/>
              <w:bottom w:val="nil"/>
              <w:right w:val="nil"/>
            </w:tcBorders>
            <w:shd w:val="clear" w:color="auto" w:fill="auto"/>
            <w:noWrap/>
            <w:vAlign w:val="center"/>
            <w:hideMark/>
          </w:tcPr>
          <w:p w14:paraId="7C628AF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257 (67.4)</w:t>
            </w:r>
          </w:p>
        </w:tc>
        <w:tc>
          <w:tcPr>
            <w:tcW w:w="1704" w:type="dxa"/>
            <w:tcBorders>
              <w:top w:val="nil"/>
              <w:left w:val="nil"/>
              <w:bottom w:val="nil"/>
              <w:right w:val="nil"/>
            </w:tcBorders>
            <w:shd w:val="clear" w:color="auto" w:fill="auto"/>
            <w:noWrap/>
            <w:vAlign w:val="center"/>
            <w:hideMark/>
          </w:tcPr>
          <w:p w14:paraId="6B79C26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1734 (64.1)</w:t>
            </w:r>
          </w:p>
        </w:tc>
        <w:tc>
          <w:tcPr>
            <w:tcW w:w="930" w:type="dxa"/>
            <w:tcBorders>
              <w:top w:val="nil"/>
              <w:left w:val="nil"/>
              <w:bottom w:val="nil"/>
              <w:right w:val="nil"/>
            </w:tcBorders>
            <w:shd w:val="clear" w:color="auto" w:fill="auto"/>
            <w:vAlign w:val="center"/>
          </w:tcPr>
          <w:p w14:paraId="3924BF51"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B31AFAF"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2798EDC2" w14:textId="77777777" w:rsidR="00872E5C" w:rsidRPr="00973CA6" w:rsidRDefault="00872E5C" w:rsidP="00936C74">
            <w:pPr>
              <w:autoSpaceDE w:val="0"/>
              <w:autoSpaceDN w:val="0"/>
              <w:adjustRightInd w:val="0"/>
              <w:snapToGrid w:val="0"/>
              <w:spacing w:line="240" w:lineRule="auto"/>
              <w:rPr>
                <w:color w:val="auto"/>
              </w:rPr>
            </w:pPr>
            <w:r w:rsidRPr="00973CA6">
              <w:rPr>
                <w:color w:val="auto"/>
              </w:rPr>
              <w:t>≥6 years</w:t>
            </w:r>
          </w:p>
        </w:tc>
        <w:tc>
          <w:tcPr>
            <w:tcW w:w="2001" w:type="dxa"/>
            <w:tcBorders>
              <w:top w:val="nil"/>
              <w:left w:val="nil"/>
              <w:bottom w:val="single" w:sz="4" w:space="0" w:color="auto"/>
              <w:right w:val="nil"/>
            </w:tcBorders>
            <w:shd w:val="clear" w:color="auto" w:fill="auto"/>
            <w:noWrap/>
            <w:vAlign w:val="center"/>
            <w:hideMark/>
          </w:tcPr>
          <w:p w14:paraId="30E5EFE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497 (13.6)</w:t>
            </w:r>
          </w:p>
        </w:tc>
        <w:tc>
          <w:tcPr>
            <w:tcW w:w="3542" w:type="dxa"/>
            <w:tcBorders>
              <w:top w:val="nil"/>
              <w:left w:val="nil"/>
              <w:bottom w:val="single" w:sz="4" w:space="0" w:color="auto"/>
              <w:right w:val="nil"/>
            </w:tcBorders>
            <w:shd w:val="clear" w:color="auto" w:fill="auto"/>
            <w:noWrap/>
            <w:vAlign w:val="center"/>
            <w:hideMark/>
          </w:tcPr>
          <w:p w14:paraId="0030AB17"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60 (11.2)</w:t>
            </w:r>
          </w:p>
        </w:tc>
        <w:tc>
          <w:tcPr>
            <w:tcW w:w="1704" w:type="dxa"/>
            <w:tcBorders>
              <w:top w:val="nil"/>
              <w:left w:val="nil"/>
              <w:bottom w:val="single" w:sz="4" w:space="0" w:color="auto"/>
              <w:right w:val="nil"/>
            </w:tcBorders>
            <w:shd w:val="clear" w:color="auto" w:fill="auto"/>
            <w:noWrap/>
            <w:vAlign w:val="center"/>
            <w:hideMark/>
          </w:tcPr>
          <w:p w14:paraId="662039B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437 (13.9)</w:t>
            </w:r>
          </w:p>
        </w:tc>
        <w:tc>
          <w:tcPr>
            <w:tcW w:w="930" w:type="dxa"/>
            <w:tcBorders>
              <w:top w:val="nil"/>
              <w:left w:val="nil"/>
              <w:bottom w:val="single" w:sz="4" w:space="0" w:color="auto"/>
              <w:right w:val="nil"/>
            </w:tcBorders>
            <w:shd w:val="clear" w:color="auto" w:fill="auto"/>
            <w:vAlign w:val="center"/>
          </w:tcPr>
          <w:p w14:paraId="7D540430"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05F1FCDE" w14:textId="77777777" w:rsidTr="00936C74">
        <w:trPr>
          <w:jc w:val="center"/>
        </w:trPr>
        <w:tc>
          <w:tcPr>
            <w:tcW w:w="9535" w:type="dxa"/>
            <w:gridSpan w:val="4"/>
            <w:tcBorders>
              <w:left w:val="nil"/>
              <w:bottom w:val="nil"/>
              <w:right w:val="nil"/>
            </w:tcBorders>
            <w:shd w:val="clear" w:color="auto" w:fill="auto"/>
            <w:noWrap/>
            <w:vAlign w:val="center"/>
            <w:hideMark/>
          </w:tcPr>
          <w:p w14:paraId="5C2D84FE"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Smoking Status</w:t>
            </w:r>
          </w:p>
        </w:tc>
        <w:tc>
          <w:tcPr>
            <w:tcW w:w="930" w:type="dxa"/>
            <w:tcBorders>
              <w:left w:val="nil"/>
              <w:bottom w:val="nil"/>
              <w:right w:val="nil"/>
            </w:tcBorders>
            <w:shd w:val="clear" w:color="auto" w:fill="auto"/>
            <w:vAlign w:val="center"/>
          </w:tcPr>
          <w:p w14:paraId="5953FBD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&lt;0.01</w:t>
            </w:r>
          </w:p>
        </w:tc>
      </w:tr>
      <w:tr w:rsidR="00872E5C" w:rsidRPr="009769BC" w14:paraId="2A2B8342" w14:textId="77777777" w:rsidTr="00936C74">
        <w:trPr>
          <w:jc w:val="center"/>
        </w:trPr>
        <w:tc>
          <w:tcPr>
            <w:tcW w:w="2288" w:type="dxa"/>
            <w:tcBorders>
              <w:top w:val="nil"/>
              <w:left w:val="nil"/>
              <w:bottom w:val="nil"/>
              <w:right w:val="nil"/>
            </w:tcBorders>
            <w:shd w:val="clear" w:color="auto" w:fill="auto"/>
            <w:noWrap/>
            <w:vAlign w:val="center"/>
            <w:hideMark/>
          </w:tcPr>
          <w:p w14:paraId="2F7E913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Current</w:t>
            </w:r>
          </w:p>
        </w:tc>
        <w:tc>
          <w:tcPr>
            <w:tcW w:w="2001" w:type="dxa"/>
            <w:tcBorders>
              <w:top w:val="nil"/>
              <w:left w:val="nil"/>
              <w:bottom w:val="nil"/>
              <w:right w:val="nil"/>
            </w:tcBorders>
            <w:shd w:val="clear" w:color="auto" w:fill="auto"/>
            <w:noWrap/>
            <w:vAlign w:val="center"/>
            <w:hideMark/>
          </w:tcPr>
          <w:p w14:paraId="25969AA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517 (16.4)</w:t>
            </w:r>
          </w:p>
        </w:tc>
        <w:tc>
          <w:tcPr>
            <w:tcW w:w="3542" w:type="dxa"/>
            <w:tcBorders>
              <w:top w:val="nil"/>
              <w:left w:val="nil"/>
              <w:bottom w:val="nil"/>
              <w:right w:val="nil"/>
            </w:tcBorders>
            <w:shd w:val="clear" w:color="auto" w:fill="auto"/>
            <w:noWrap/>
            <w:vAlign w:val="center"/>
            <w:hideMark/>
          </w:tcPr>
          <w:p w14:paraId="1DB84CDE"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142 (37.8)</w:t>
            </w:r>
          </w:p>
        </w:tc>
        <w:tc>
          <w:tcPr>
            <w:tcW w:w="1704" w:type="dxa"/>
            <w:tcBorders>
              <w:top w:val="nil"/>
              <w:left w:val="nil"/>
              <w:bottom w:val="nil"/>
              <w:right w:val="nil"/>
            </w:tcBorders>
            <w:shd w:val="clear" w:color="auto" w:fill="auto"/>
            <w:noWrap/>
            <w:vAlign w:val="center"/>
            <w:hideMark/>
          </w:tcPr>
          <w:p w14:paraId="4269A3B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375 (13.8)</w:t>
            </w:r>
          </w:p>
        </w:tc>
        <w:tc>
          <w:tcPr>
            <w:tcW w:w="930" w:type="dxa"/>
            <w:tcBorders>
              <w:top w:val="nil"/>
              <w:left w:val="nil"/>
              <w:bottom w:val="nil"/>
              <w:right w:val="nil"/>
            </w:tcBorders>
            <w:shd w:val="clear" w:color="auto" w:fill="auto"/>
            <w:vAlign w:val="center"/>
          </w:tcPr>
          <w:p w14:paraId="69BA4665"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206B97F" w14:textId="77777777" w:rsidTr="00936C74">
        <w:trPr>
          <w:jc w:val="center"/>
        </w:trPr>
        <w:tc>
          <w:tcPr>
            <w:tcW w:w="2288" w:type="dxa"/>
            <w:tcBorders>
              <w:top w:val="nil"/>
              <w:left w:val="nil"/>
              <w:bottom w:val="nil"/>
              <w:right w:val="nil"/>
            </w:tcBorders>
            <w:shd w:val="clear" w:color="auto" w:fill="auto"/>
            <w:noWrap/>
            <w:vAlign w:val="center"/>
            <w:hideMark/>
          </w:tcPr>
          <w:p w14:paraId="62574A66"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Former</w:t>
            </w:r>
          </w:p>
        </w:tc>
        <w:tc>
          <w:tcPr>
            <w:tcW w:w="2001" w:type="dxa"/>
            <w:tcBorders>
              <w:top w:val="nil"/>
              <w:left w:val="nil"/>
              <w:bottom w:val="nil"/>
              <w:right w:val="nil"/>
            </w:tcBorders>
            <w:shd w:val="clear" w:color="auto" w:fill="auto"/>
            <w:noWrap/>
            <w:vAlign w:val="center"/>
            <w:hideMark/>
          </w:tcPr>
          <w:p w14:paraId="49CE1993"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1347 (38.9)</w:t>
            </w:r>
          </w:p>
        </w:tc>
        <w:tc>
          <w:tcPr>
            <w:tcW w:w="3542" w:type="dxa"/>
            <w:tcBorders>
              <w:top w:val="nil"/>
              <w:left w:val="nil"/>
              <w:bottom w:val="nil"/>
              <w:right w:val="nil"/>
            </w:tcBorders>
            <w:shd w:val="clear" w:color="auto" w:fill="auto"/>
            <w:noWrap/>
            <w:vAlign w:val="center"/>
            <w:hideMark/>
          </w:tcPr>
          <w:p w14:paraId="02B7F32C"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120 (26.8)</w:t>
            </w:r>
          </w:p>
        </w:tc>
        <w:tc>
          <w:tcPr>
            <w:tcW w:w="1704" w:type="dxa"/>
            <w:tcBorders>
              <w:top w:val="nil"/>
              <w:left w:val="nil"/>
              <w:bottom w:val="nil"/>
              <w:right w:val="nil"/>
            </w:tcBorders>
            <w:shd w:val="clear" w:color="auto" w:fill="auto"/>
            <w:noWrap/>
            <w:vAlign w:val="center"/>
            <w:hideMark/>
          </w:tcPr>
          <w:p w14:paraId="65F89F7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1227 (40.4)</w:t>
            </w:r>
          </w:p>
        </w:tc>
        <w:tc>
          <w:tcPr>
            <w:tcW w:w="930" w:type="dxa"/>
            <w:tcBorders>
              <w:top w:val="nil"/>
              <w:left w:val="nil"/>
              <w:bottom w:val="nil"/>
              <w:right w:val="nil"/>
            </w:tcBorders>
            <w:shd w:val="clear" w:color="auto" w:fill="auto"/>
            <w:vAlign w:val="center"/>
          </w:tcPr>
          <w:p w14:paraId="0E0BB40B"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2FA2C81E" w14:textId="77777777" w:rsidTr="00936C74">
        <w:trPr>
          <w:jc w:val="center"/>
        </w:trPr>
        <w:tc>
          <w:tcPr>
            <w:tcW w:w="2288" w:type="dxa"/>
            <w:tcBorders>
              <w:top w:val="nil"/>
              <w:left w:val="nil"/>
              <w:bottom w:val="single" w:sz="4" w:space="0" w:color="auto"/>
              <w:right w:val="nil"/>
            </w:tcBorders>
            <w:shd w:val="clear" w:color="auto" w:fill="auto"/>
            <w:noWrap/>
            <w:vAlign w:val="center"/>
            <w:hideMark/>
          </w:tcPr>
          <w:p w14:paraId="0707437D"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Never</w:t>
            </w:r>
          </w:p>
        </w:tc>
        <w:tc>
          <w:tcPr>
            <w:tcW w:w="2001" w:type="dxa"/>
            <w:tcBorders>
              <w:top w:val="nil"/>
              <w:left w:val="nil"/>
              <w:bottom w:val="single" w:sz="4" w:space="0" w:color="auto"/>
              <w:right w:val="nil"/>
            </w:tcBorders>
            <w:shd w:val="clear" w:color="auto" w:fill="auto"/>
            <w:noWrap/>
            <w:vAlign w:val="center"/>
            <w:hideMark/>
          </w:tcPr>
          <w:p w14:paraId="3CB4B9BF"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1451 (44.7)</w:t>
            </w:r>
          </w:p>
        </w:tc>
        <w:tc>
          <w:tcPr>
            <w:tcW w:w="3542" w:type="dxa"/>
            <w:tcBorders>
              <w:top w:val="nil"/>
              <w:left w:val="nil"/>
              <w:bottom w:val="single" w:sz="4" w:space="0" w:color="auto"/>
              <w:right w:val="nil"/>
            </w:tcBorders>
            <w:shd w:val="clear" w:color="auto" w:fill="auto"/>
            <w:noWrap/>
            <w:vAlign w:val="center"/>
            <w:hideMark/>
          </w:tcPr>
          <w:p w14:paraId="7C46BC16"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170 (35.4)</w:t>
            </w:r>
          </w:p>
        </w:tc>
        <w:tc>
          <w:tcPr>
            <w:tcW w:w="1704" w:type="dxa"/>
            <w:tcBorders>
              <w:top w:val="nil"/>
              <w:left w:val="nil"/>
              <w:bottom w:val="single" w:sz="4" w:space="0" w:color="auto"/>
              <w:right w:val="nil"/>
            </w:tcBorders>
            <w:shd w:val="clear" w:color="auto" w:fill="auto"/>
            <w:noWrap/>
            <w:vAlign w:val="center"/>
            <w:hideMark/>
          </w:tcPr>
          <w:p w14:paraId="40AA80D1"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1281 (45.8)</w:t>
            </w:r>
          </w:p>
        </w:tc>
        <w:tc>
          <w:tcPr>
            <w:tcW w:w="930" w:type="dxa"/>
            <w:tcBorders>
              <w:top w:val="nil"/>
              <w:left w:val="nil"/>
              <w:bottom w:val="single" w:sz="4" w:space="0" w:color="auto"/>
              <w:right w:val="nil"/>
            </w:tcBorders>
            <w:shd w:val="clear" w:color="auto" w:fill="auto"/>
            <w:vAlign w:val="center"/>
          </w:tcPr>
          <w:p w14:paraId="681CB042"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710ADFDA" w14:textId="77777777" w:rsidTr="00936C74">
        <w:trPr>
          <w:jc w:val="center"/>
        </w:trPr>
        <w:tc>
          <w:tcPr>
            <w:tcW w:w="9535" w:type="dxa"/>
            <w:gridSpan w:val="4"/>
            <w:tcBorders>
              <w:top w:val="single" w:sz="4" w:space="0" w:color="auto"/>
              <w:left w:val="nil"/>
              <w:bottom w:val="nil"/>
              <w:right w:val="nil"/>
            </w:tcBorders>
            <w:shd w:val="clear" w:color="auto" w:fill="auto"/>
            <w:noWrap/>
            <w:vAlign w:val="center"/>
          </w:tcPr>
          <w:p w14:paraId="12E3EF35"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Alcohol Use</w:t>
            </w:r>
          </w:p>
        </w:tc>
        <w:tc>
          <w:tcPr>
            <w:tcW w:w="930" w:type="dxa"/>
            <w:tcBorders>
              <w:top w:val="single" w:sz="4" w:space="0" w:color="auto"/>
              <w:left w:val="nil"/>
              <w:bottom w:val="nil"/>
              <w:right w:val="nil"/>
            </w:tcBorders>
            <w:shd w:val="clear" w:color="auto" w:fill="auto"/>
            <w:vAlign w:val="center"/>
          </w:tcPr>
          <w:p w14:paraId="4D5C829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0.13</w:t>
            </w:r>
          </w:p>
        </w:tc>
      </w:tr>
      <w:tr w:rsidR="00872E5C" w:rsidRPr="009769BC" w14:paraId="1D1B5556" w14:textId="77777777" w:rsidTr="00936C74">
        <w:trPr>
          <w:jc w:val="center"/>
        </w:trPr>
        <w:tc>
          <w:tcPr>
            <w:tcW w:w="2288" w:type="dxa"/>
            <w:tcBorders>
              <w:top w:val="nil"/>
              <w:left w:val="nil"/>
              <w:bottom w:val="nil"/>
              <w:right w:val="nil"/>
            </w:tcBorders>
            <w:shd w:val="clear" w:color="auto" w:fill="auto"/>
            <w:noWrap/>
            <w:vAlign w:val="center"/>
          </w:tcPr>
          <w:p w14:paraId="493A97D8"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Heavy</w:t>
            </w:r>
          </w:p>
        </w:tc>
        <w:tc>
          <w:tcPr>
            <w:tcW w:w="2001" w:type="dxa"/>
            <w:tcBorders>
              <w:top w:val="nil"/>
              <w:left w:val="nil"/>
              <w:bottom w:val="nil"/>
              <w:right w:val="nil"/>
            </w:tcBorders>
            <w:shd w:val="clear" w:color="auto" w:fill="auto"/>
            <w:noWrap/>
            <w:vAlign w:val="center"/>
          </w:tcPr>
          <w:p w14:paraId="67E017C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323 (12.8)</w:t>
            </w:r>
          </w:p>
        </w:tc>
        <w:tc>
          <w:tcPr>
            <w:tcW w:w="3542" w:type="dxa"/>
            <w:tcBorders>
              <w:top w:val="nil"/>
              <w:left w:val="nil"/>
              <w:bottom w:val="nil"/>
              <w:right w:val="nil"/>
            </w:tcBorders>
            <w:shd w:val="clear" w:color="auto" w:fill="auto"/>
            <w:noWrap/>
            <w:vAlign w:val="center"/>
          </w:tcPr>
          <w:p w14:paraId="1AFE079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29 (6.6)</w:t>
            </w:r>
          </w:p>
        </w:tc>
        <w:tc>
          <w:tcPr>
            <w:tcW w:w="1704" w:type="dxa"/>
            <w:tcBorders>
              <w:top w:val="nil"/>
              <w:left w:val="nil"/>
              <w:bottom w:val="nil"/>
              <w:right w:val="nil"/>
            </w:tcBorders>
            <w:shd w:val="clear" w:color="auto" w:fill="auto"/>
            <w:noWrap/>
            <w:vAlign w:val="center"/>
          </w:tcPr>
          <w:p w14:paraId="1E76DA58"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294 (13.6)</w:t>
            </w:r>
          </w:p>
        </w:tc>
        <w:tc>
          <w:tcPr>
            <w:tcW w:w="930" w:type="dxa"/>
            <w:tcBorders>
              <w:top w:val="nil"/>
              <w:left w:val="nil"/>
              <w:bottom w:val="nil"/>
              <w:right w:val="nil"/>
            </w:tcBorders>
            <w:shd w:val="clear" w:color="auto" w:fill="auto"/>
            <w:vAlign w:val="center"/>
          </w:tcPr>
          <w:p w14:paraId="50A3204F"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49D2EF7A" w14:textId="77777777" w:rsidTr="00936C74">
        <w:trPr>
          <w:jc w:val="center"/>
        </w:trPr>
        <w:tc>
          <w:tcPr>
            <w:tcW w:w="2288" w:type="dxa"/>
            <w:tcBorders>
              <w:top w:val="nil"/>
              <w:left w:val="nil"/>
              <w:bottom w:val="nil"/>
              <w:right w:val="nil"/>
            </w:tcBorders>
            <w:shd w:val="clear" w:color="auto" w:fill="auto"/>
            <w:noWrap/>
            <w:vAlign w:val="center"/>
          </w:tcPr>
          <w:p w14:paraId="3CA58787"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Moderate</w:t>
            </w:r>
          </w:p>
        </w:tc>
        <w:tc>
          <w:tcPr>
            <w:tcW w:w="2001" w:type="dxa"/>
            <w:tcBorders>
              <w:top w:val="nil"/>
              <w:left w:val="nil"/>
              <w:bottom w:val="nil"/>
              <w:right w:val="nil"/>
            </w:tcBorders>
            <w:shd w:val="clear" w:color="auto" w:fill="auto"/>
            <w:noWrap/>
            <w:vAlign w:val="center"/>
          </w:tcPr>
          <w:p w14:paraId="354D243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498 (16.1)</w:t>
            </w:r>
          </w:p>
        </w:tc>
        <w:tc>
          <w:tcPr>
            <w:tcW w:w="3542" w:type="dxa"/>
            <w:tcBorders>
              <w:top w:val="nil"/>
              <w:left w:val="nil"/>
              <w:bottom w:val="nil"/>
              <w:right w:val="nil"/>
            </w:tcBorders>
            <w:shd w:val="clear" w:color="auto" w:fill="auto"/>
            <w:noWrap/>
            <w:vAlign w:val="center"/>
          </w:tcPr>
          <w:p w14:paraId="6B73AB45"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48 (15.0)</w:t>
            </w:r>
          </w:p>
        </w:tc>
        <w:tc>
          <w:tcPr>
            <w:tcW w:w="1704" w:type="dxa"/>
            <w:tcBorders>
              <w:top w:val="nil"/>
              <w:left w:val="nil"/>
              <w:bottom w:val="nil"/>
              <w:right w:val="nil"/>
            </w:tcBorders>
            <w:shd w:val="clear" w:color="auto" w:fill="auto"/>
            <w:noWrap/>
            <w:vAlign w:val="center"/>
          </w:tcPr>
          <w:p w14:paraId="4F7E6CFA"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450 (16.2)</w:t>
            </w:r>
          </w:p>
        </w:tc>
        <w:tc>
          <w:tcPr>
            <w:tcW w:w="930" w:type="dxa"/>
            <w:tcBorders>
              <w:top w:val="nil"/>
              <w:left w:val="nil"/>
              <w:bottom w:val="nil"/>
              <w:right w:val="nil"/>
            </w:tcBorders>
            <w:shd w:val="clear" w:color="auto" w:fill="auto"/>
            <w:vAlign w:val="center"/>
          </w:tcPr>
          <w:p w14:paraId="402796DA" w14:textId="77777777" w:rsidR="00872E5C" w:rsidRPr="009769BC" w:rsidRDefault="00872E5C" w:rsidP="00936C74">
            <w:pPr>
              <w:autoSpaceDE w:val="0"/>
              <w:autoSpaceDN w:val="0"/>
              <w:adjustRightInd w:val="0"/>
              <w:snapToGrid w:val="0"/>
              <w:spacing w:line="240" w:lineRule="auto"/>
              <w:jc w:val="center"/>
              <w:rPr>
                <w:color w:val="auto"/>
              </w:rPr>
            </w:pPr>
          </w:p>
        </w:tc>
      </w:tr>
      <w:tr w:rsidR="00872E5C" w:rsidRPr="009769BC" w14:paraId="176ABBD0" w14:textId="77777777" w:rsidTr="00936C74">
        <w:trPr>
          <w:jc w:val="center"/>
        </w:trPr>
        <w:tc>
          <w:tcPr>
            <w:tcW w:w="2288" w:type="dxa"/>
            <w:tcBorders>
              <w:top w:val="nil"/>
              <w:left w:val="nil"/>
              <w:bottom w:val="single" w:sz="8" w:space="0" w:color="auto"/>
              <w:right w:val="nil"/>
            </w:tcBorders>
            <w:shd w:val="clear" w:color="auto" w:fill="auto"/>
            <w:noWrap/>
            <w:vAlign w:val="center"/>
          </w:tcPr>
          <w:p w14:paraId="3C3A03B2" w14:textId="77777777" w:rsidR="00872E5C" w:rsidRPr="009769BC" w:rsidRDefault="00872E5C" w:rsidP="00936C74">
            <w:pPr>
              <w:autoSpaceDE w:val="0"/>
              <w:autoSpaceDN w:val="0"/>
              <w:adjustRightInd w:val="0"/>
              <w:snapToGrid w:val="0"/>
              <w:spacing w:line="240" w:lineRule="auto"/>
              <w:rPr>
                <w:color w:val="auto"/>
              </w:rPr>
            </w:pPr>
            <w:r w:rsidRPr="009769BC">
              <w:rPr>
                <w:color w:val="auto"/>
              </w:rPr>
              <w:t>None-drinking</w:t>
            </w:r>
          </w:p>
        </w:tc>
        <w:tc>
          <w:tcPr>
            <w:tcW w:w="2001" w:type="dxa"/>
            <w:tcBorders>
              <w:top w:val="nil"/>
              <w:left w:val="nil"/>
              <w:bottom w:val="single" w:sz="8" w:space="0" w:color="auto"/>
              <w:right w:val="nil"/>
            </w:tcBorders>
            <w:shd w:val="clear" w:color="auto" w:fill="auto"/>
            <w:noWrap/>
            <w:vAlign w:val="center"/>
          </w:tcPr>
          <w:p w14:paraId="18AC9E7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2496 (71.1)</w:t>
            </w:r>
          </w:p>
        </w:tc>
        <w:tc>
          <w:tcPr>
            <w:tcW w:w="3542" w:type="dxa"/>
            <w:tcBorders>
              <w:top w:val="nil"/>
              <w:left w:val="nil"/>
              <w:bottom w:val="single" w:sz="8" w:space="0" w:color="auto"/>
              <w:right w:val="nil"/>
            </w:tcBorders>
            <w:shd w:val="clear" w:color="auto" w:fill="auto"/>
            <w:noWrap/>
            <w:vAlign w:val="center"/>
          </w:tcPr>
          <w:p w14:paraId="31488DDB"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356 (78.5)</w:t>
            </w:r>
          </w:p>
        </w:tc>
        <w:tc>
          <w:tcPr>
            <w:tcW w:w="1704" w:type="dxa"/>
            <w:tcBorders>
              <w:top w:val="nil"/>
              <w:left w:val="nil"/>
              <w:bottom w:val="single" w:sz="8" w:space="0" w:color="auto"/>
              <w:right w:val="nil"/>
            </w:tcBorders>
            <w:shd w:val="clear" w:color="auto" w:fill="auto"/>
            <w:noWrap/>
            <w:vAlign w:val="center"/>
          </w:tcPr>
          <w:p w14:paraId="4776D4BD" w14:textId="77777777" w:rsidR="00872E5C" w:rsidRPr="009769BC" w:rsidRDefault="00872E5C" w:rsidP="00936C74">
            <w:pPr>
              <w:autoSpaceDE w:val="0"/>
              <w:autoSpaceDN w:val="0"/>
              <w:adjustRightInd w:val="0"/>
              <w:snapToGrid w:val="0"/>
              <w:spacing w:line="240" w:lineRule="auto"/>
              <w:jc w:val="center"/>
              <w:rPr>
                <w:color w:val="auto"/>
              </w:rPr>
            </w:pPr>
            <w:r w:rsidRPr="009769BC">
              <w:rPr>
                <w:color w:val="auto"/>
              </w:rPr>
              <w:t>2140 (70.2)</w:t>
            </w:r>
          </w:p>
        </w:tc>
        <w:tc>
          <w:tcPr>
            <w:tcW w:w="930" w:type="dxa"/>
            <w:tcBorders>
              <w:top w:val="nil"/>
              <w:left w:val="nil"/>
              <w:bottom w:val="single" w:sz="8" w:space="0" w:color="auto"/>
              <w:right w:val="nil"/>
            </w:tcBorders>
            <w:shd w:val="clear" w:color="auto" w:fill="auto"/>
            <w:vAlign w:val="center"/>
          </w:tcPr>
          <w:p w14:paraId="34CC29C2" w14:textId="77777777" w:rsidR="00872E5C" w:rsidRPr="009769BC" w:rsidRDefault="00872E5C" w:rsidP="00936C74">
            <w:pPr>
              <w:autoSpaceDE w:val="0"/>
              <w:autoSpaceDN w:val="0"/>
              <w:adjustRightInd w:val="0"/>
              <w:snapToGrid w:val="0"/>
              <w:spacing w:line="240" w:lineRule="auto"/>
              <w:jc w:val="center"/>
              <w:rPr>
                <w:color w:val="auto"/>
              </w:rPr>
            </w:pPr>
          </w:p>
        </w:tc>
      </w:tr>
    </w:tbl>
    <w:p w14:paraId="74B3E736" w14:textId="0B3BC72E" w:rsidR="00872E5C" w:rsidRPr="009769BC" w:rsidRDefault="00872E5C" w:rsidP="00872E5C">
      <w:pPr>
        <w:pStyle w:val="MDPI43tablefooter"/>
        <w:spacing w:after="240"/>
      </w:pPr>
      <w:r w:rsidRPr="004A1C00">
        <w:rPr>
          <w:rFonts w:eastAsia="Calibri"/>
        </w:rPr>
        <w:t xml:space="preserve">Percentages may not add to 100% given rounding; </w:t>
      </w:r>
      <w:r w:rsidRPr="004A1C00">
        <w:rPr>
          <w:rFonts w:eastAsia="+mn-ea"/>
          <w:i/>
          <w:iCs/>
        </w:rPr>
        <w:t>p</w:t>
      </w:r>
      <w:ins w:id="56" w:author="Maino Vieytes, Christian Augusto" w:date="2022-10-27T09:29:00Z">
        <w:r w:rsidR="00B05C9C">
          <w:rPr>
            <w:rFonts w:eastAsia="+mn-ea"/>
            <w:i/>
            <w:iCs/>
          </w:rPr>
          <w:t>-</w:t>
        </w:r>
      </w:ins>
      <w:del w:id="57" w:author="Maino Vieytes, Christian Augusto" w:date="2022-10-27T09:29:00Z">
        <w:r w:rsidRPr="004A1C00" w:rsidDel="00B05C9C">
          <w:rPr>
            <w:rFonts w:eastAsia="+mn-ea"/>
            <w:i/>
            <w:iCs/>
          </w:rPr>
          <w:delText xml:space="preserve"> </w:delText>
        </w:r>
      </w:del>
      <w:r w:rsidRPr="004A1C00">
        <w:rPr>
          <w:rFonts w:eastAsia="+mn-ea"/>
        </w:rPr>
        <w:t xml:space="preserve">values are from chi-square tests for categorical variables and </w:t>
      </w:r>
      <w:r w:rsidRPr="004A1C00">
        <w:rPr>
          <w:rFonts w:eastAsia="+mn-ea"/>
          <w:i/>
          <w:iCs/>
        </w:rPr>
        <w:t>t</w:t>
      </w:r>
      <w:r w:rsidRPr="004A1C00">
        <w:rPr>
          <w:rFonts w:eastAsia="+mn-ea"/>
        </w:rPr>
        <w:t>-tests for continuous variables.</w:t>
      </w:r>
    </w:p>
    <w:p w14:paraId="622A65ED" w14:textId="78F18809" w:rsidR="00D16FDC" w:rsidRPr="009769BC" w:rsidRDefault="00565C66" w:rsidP="00565C66">
      <w:pPr>
        <w:pStyle w:val="MDPI22heading2"/>
        <w:spacing w:before="240"/>
      </w:pPr>
      <w:r w:rsidRPr="009769BC">
        <w:t xml:space="preserve">3.2. </w:t>
      </w:r>
      <w:r w:rsidR="00D16FDC" w:rsidRPr="009769BC">
        <w:t>Discovery Phase: Dietary Patterns Extraction</w:t>
      </w:r>
    </w:p>
    <w:p w14:paraId="0F953155" w14:textId="767CBF2C" w:rsidR="00D16FDC" w:rsidRPr="009769BC" w:rsidRDefault="00D16FDC" w:rsidP="00D16FDC">
      <w:pPr>
        <w:pStyle w:val="MDPI31text"/>
        <w:rPr>
          <w:color w:val="auto"/>
        </w:rPr>
      </w:pPr>
      <w:r w:rsidRPr="009769BC">
        <w:rPr>
          <w:color w:val="auto"/>
        </w:rPr>
        <w:t xml:space="preserve">There were six dietary patterns extracted from both procedures. The patterns derived using penalized logistic regression were named according to the outcome variable used </w:t>
      </w:r>
      <w:r w:rsidRPr="009769BC">
        <w:rPr>
          <w:color w:val="auto"/>
        </w:rPr>
        <w:lastRenderedPageBreak/>
        <w:t xml:space="preserve">in each model (we named these the Food Insecurity (FI), Age, SNAP, and Household Size patterns, respectively). Figure 2 illustrates the optimal combinations of the model tuning parameters, </w:t>
      </w:r>
      <m:oMath>
        <m:r>
          <w:rPr>
            <w:rFonts w:ascii="Cambria Math" w:hAnsi="Cambria Math"/>
            <w:color w:val="auto"/>
          </w:rPr>
          <m:t>λ</m:t>
        </m:r>
      </m:oMath>
      <w:r w:rsidRPr="009769BC">
        <w:rPr>
          <w:color w:val="auto"/>
        </w:rPr>
        <w:t xml:space="preserve"> and </w:t>
      </w:r>
      <m:oMath>
        <m:r>
          <w:rPr>
            <w:rFonts w:ascii="Cambria Math" w:hAnsi="Cambria Math"/>
            <w:color w:val="auto"/>
          </w:rPr>
          <m:t>α</m:t>
        </m:r>
      </m:oMath>
      <w:r w:rsidRPr="009769BC">
        <w:rPr>
          <w:color w:val="auto"/>
        </w:rPr>
        <w:t>, that were ultimately selected for each model. For the model with FI as the response variable, the LASSO regression (</w:t>
      </w:r>
      <m:oMath>
        <m:r>
          <w:rPr>
            <w:rFonts w:ascii="Cambria Math" w:hAnsi="Cambria Math"/>
            <w:color w:val="auto"/>
          </w:rPr>
          <m:t>α=1)</m:t>
        </m:r>
      </m:oMath>
      <w:r w:rsidRPr="009769BC">
        <w:rPr>
          <w:color w:val="auto"/>
        </w:rPr>
        <w:t xml:space="preserve"> solution was optimal while the ridge regression solution (</w:t>
      </w:r>
      <m:oMath>
        <m:r>
          <w:rPr>
            <w:rFonts w:ascii="Cambria Math" w:hAnsi="Cambria Math"/>
            <w:color w:val="auto"/>
          </w:rPr>
          <m:t>α=0)</m:t>
        </m:r>
      </m:oMath>
      <w:r w:rsidRPr="009769BC">
        <w:rPr>
          <w:color w:val="auto"/>
        </w:rPr>
        <w:t xml:space="preserve"> was optimal for the model with household size as the response. The models with age and SNAP benefits as the outcomes yielded optimized solutions with </w:t>
      </w:r>
      <m:oMath>
        <m:r>
          <w:rPr>
            <w:rFonts w:ascii="Cambria Math" w:hAnsi="Cambria Math"/>
            <w:color w:val="auto"/>
          </w:rPr>
          <m:t xml:space="preserve">α </m:t>
        </m:r>
      </m:oMath>
      <w:r w:rsidRPr="009769BC">
        <w:rPr>
          <w:color w:val="auto"/>
        </w:rPr>
        <w:t xml:space="preserve">in the elastic net range, </w:t>
      </w:r>
      <m:oMath>
        <m:r>
          <w:rPr>
            <w:rFonts w:ascii="Cambria Math" w:hAnsi="Cambria Math"/>
            <w:color w:val="auto"/>
          </w:rPr>
          <m:t>α∈</m:t>
        </m:r>
      </m:oMath>
      <w:r w:rsidRPr="009769BC">
        <w:rPr>
          <w:color w:val="auto"/>
        </w:rPr>
        <w:t xml:space="preserve"> (0,1). The coefficients for each of these models are found in Supplementary Table </w:t>
      </w:r>
      <w:r w:rsidR="00872E5C">
        <w:rPr>
          <w:color w:val="auto"/>
        </w:rPr>
        <w:t>S</w:t>
      </w:r>
      <w:r w:rsidRPr="009769BC">
        <w:rPr>
          <w:color w:val="auto"/>
        </w:rPr>
        <w:t>2. We note that the coefficients for several food groups shrunk to zero, effectively eliminating them from subsequent score computations.</w:t>
      </w:r>
    </w:p>
    <w:p w14:paraId="2B345321" w14:textId="12F59A09" w:rsidR="00D16FDC" w:rsidRPr="009769BC" w:rsidRDefault="00D16FDC" w:rsidP="00D01F2C">
      <w:pPr>
        <w:pStyle w:val="MDPI52figure"/>
      </w:pPr>
      <w:del w:id="58" w:author="Maino Vieytes, Christian Augusto" w:date="2022-10-27T14:25:00Z">
        <w:r w:rsidRPr="009769BC" w:rsidDel="00F17658">
          <w:rPr>
            <w:noProof/>
            <w:lang w:eastAsia="zh-CN" w:bidi="ar-SA"/>
          </w:rPr>
          <w:drawing>
            <wp:inline distT="0" distB="0" distL="0" distR="0" wp14:anchorId="4A65F96D" wp14:editId="738F4C24">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del>
      <w:ins w:id="59" w:author="Maino Vieytes, Christian Augusto" w:date="2022-10-27T14:26:00Z">
        <w:r w:rsidR="00F17658">
          <w:rPr>
            <w:noProof/>
            <w:snapToGrid/>
          </w:rPr>
          <w:drawing>
            <wp:inline distT="0" distB="0" distL="0" distR="0" wp14:anchorId="73230C3B" wp14:editId="6DCBA51C">
              <wp:extent cx="6112977" cy="6019524"/>
              <wp:effectExtent l="0" t="0" r="0" b="635"/>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3227" cy="6029617"/>
                      </a:xfrm>
                      <a:prstGeom prst="rect">
                        <a:avLst/>
                      </a:prstGeom>
                    </pic:spPr>
                  </pic:pic>
                </a:graphicData>
              </a:graphic>
            </wp:inline>
          </w:drawing>
        </w:r>
      </w:ins>
    </w:p>
    <w:p w14:paraId="1165D35C" w14:textId="0307ABB2" w:rsidR="00D16FDC" w:rsidRPr="009769BC" w:rsidRDefault="00D01F2C" w:rsidP="00D01F2C">
      <w:pPr>
        <w:pStyle w:val="MDPI51figurecaption"/>
        <w:jc w:val="both"/>
      </w:pPr>
      <w:commentRangeStart w:id="60"/>
      <w:r w:rsidRPr="009769BC">
        <w:rPr>
          <w:b/>
          <w:bCs/>
        </w:rPr>
        <w:t>Figure 2</w:t>
      </w:r>
      <w:commentRangeEnd w:id="60"/>
      <w:r w:rsidR="00F17658">
        <w:rPr>
          <w:rStyle w:val="CommentReference"/>
          <w:rFonts w:eastAsia="SimSun"/>
          <w:lang w:eastAsia="zh-CN" w:bidi="ar-SA"/>
        </w:rPr>
        <w:commentReference w:id="60"/>
      </w:r>
      <w:r w:rsidRPr="009769BC">
        <w:rPr>
          <w:b/>
          <w:bCs/>
        </w:rPr>
        <w:t xml:space="preserve">. </w:t>
      </w:r>
      <w:r w:rsidR="00D16FDC" w:rsidRPr="009769BC">
        <w:t xml:space="preserve">Optimal Combinations of </w:t>
      </w:r>
      <m:oMath>
        <m:r>
          <w:rPr>
            <w:rFonts w:ascii="Cambria Math" w:hAnsi="Cambria Math"/>
          </w:rPr>
          <m:t>α</m:t>
        </m:r>
      </m:oMath>
      <w:r w:rsidR="00D16FDC" w:rsidRPr="009769BC">
        <w:rPr>
          <w:rFonts w:eastAsiaTheme="minorEastAsia"/>
        </w:rPr>
        <w:t xml:space="preserve"> and </w:t>
      </w:r>
      <m:oMath>
        <m:r>
          <w:rPr>
            <w:rFonts w:ascii="Cambria Math" w:eastAsiaTheme="minorEastAsia" w:hAnsi="Cambria Math"/>
          </w:rPr>
          <m:t>λ</m:t>
        </m:r>
      </m:oMath>
      <w:r w:rsidR="00D16FDC" w:rsidRPr="009769BC">
        <w:rPr>
          <w:rFonts w:eastAsiaTheme="minorEastAsia"/>
        </w:rPr>
        <w:t xml:space="preserve"> (minimizers) in the penalized logistic regression models used for dietary patterns extraction </w:t>
      </w:r>
      <w:r w:rsidR="00D16FDC" w:rsidRPr="009769BC">
        <w:t>performed on subsample A (</w:t>
      </w:r>
      <w:commentRangeStart w:id="61"/>
      <w:commentRangeStart w:id="62"/>
      <w:r w:rsidR="00D16FDC" w:rsidRPr="009769BC">
        <w:rPr>
          <w:i/>
          <w:highlight w:val="yellow"/>
        </w:rPr>
        <w:t>n</w:t>
      </w:r>
      <w:commentRangeEnd w:id="61"/>
      <w:r w:rsidRPr="009769BC">
        <w:rPr>
          <w:rStyle w:val="CommentReference"/>
          <w:rFonts w:eastAsia="SimSun"/>
          <w:noProof/>
          <w:lang w:eastAsia="zh-CN" w:bidi="ar-SA"/>
        </w:rPr>
        <w:commentReference w:id="61"/>
      </w:r>
      <w:commentRangeEnd w:id="62"/>
      <w:r w:rsidR="00CC2A63">
        <w:rPr>
          <w:rStyle w:val="CommentReference"/>
          <w:rFonts w:eastAsia="SimSun"/>
          <w:lang w:eastAsia="zh-CN" w:bidi="ar-SA"/>
        </w:rPr>
        <w:commentReference w:id="62"/>
      </w:r>
      <w:r w:rsidR="00D16FDC" w:rsidRPr="009769BC">
        <w:t xml:space="preserve"> = </w:t>
      </w:r>
      <w:r w:rsidR="00884D38" w:rsidRPr="009769BC">
        <w:t>3117</w:t>
      </w:r>
      <w:r w:rsidR="00D16FDC" w:rsidRPr="009769BC">
        <w:t>).</w:t>
      </w:r>
    </w:p>
    <w:p w14:paraId="27CCFF40" w14:textId="39CC2BBD" w:rsidR="00D16FDC" w:rsidRPr="009769BC" w:rsidRDefault="00D16FDC" w:rsidP="00D01F2C">
      <w:pPr>
        <w:pStyle w:val="MDPI31text"/>
        <w:rPr>
          <w:i/>
        </w:rPr>
      </w:pPr>
      <w:r w:rsidRPr="009769BC">
        <w:t xml:space="preserve">In Table 2, we detail the Pearson correlation coefficients amongst pattern scores and food groups. We used a cut-off threshold of |0.30| to identify food groups that significantly contributed to these patterns </w:t>
      </w:r>
      <w:r w:rsidRPr="009769BC">
        <w:fldChar w:fldCharType="begin"/>
      </w:r>
      <w:r w:rsidRPr="009769BC">
        <w:instrText xml:space="preserve"> ADDIN ZOTERO_ITEM CSL_CITATION {"citationID":"nPgWS1CM","properties":{"formattedCitation":"[38]","plainCitation":"[38]","noteIndex":0},"citationItems":[{"id":1827,"uris":["http://zotero.org/users/local/S8X13ARX/items/EKPLV6CN"],"itemData":{"id":1827,"type":"document","publisher":"The Statistical Analysis Software","title":"PROC FACTOR: how to interpret the output of a realworld example","URL":"https://support.sas.com/resources/papers/proceedings/proceedings/sugi22/STATS/PAPER268.PDF","author":[{"family":"Goldberg","given":"Rachel"}]}}],"schema":"https://github.com/citation-style-language/schema/raw/master/csl-citation.json"} </w:instrText>
      </w:r>
      <w:r w:rsidRPr="009769BC">
        <w:fldChar w:fldCharType="separate"/>
      </w:r>
      <w:r w:rsidRPr="009769BC">
        <w:rPr>
          <w:noProof/>
        </w:rPr>
        <w:t>[38]</w:t>
      </w:r>
      <w:r w:rsidRPr="009769BC">
        <w:fldChar w:fldCharType="end"/>
      </w:r>
      <w:r w:rsidRPr="009769BC">
        <w:t xml:space="preserve">. The FI pattern was positively correlated with </w:t>
      </w:r>
      <w:r w:rsidRPr="009769BC">
        <w:lastRenderedPageBreak/>
        <w:t xml:space="preserve">intakes of potatoes, and added sugars while </w:t>
      </w:r>
      <w:del w:id="63" w:author="Maino Vieytes, Christian Augusto" w:date="2022-10-27T09:51:00Z">
        <w:r w:rsidRPr="009769BC" w:rsidDel="004D4ABB">
          <w:delText xml:space="preserve">moderately and </w:delText>
        </w:r>
      </w:del>
      <w:r w:rsidRPr="009769BC">
        <w:t>negatively correlated with intake of other vegetables. The Age pattern was positively correlated with intakes of milk, fruit, and whole grains while negatively correlated with cheese. Overall, this pattern was negatively correlated with the FI pattern (</w:t>
      </w:r>
      <w:r w:rsidRPr="009769BC">
        <w:rPr>
          <w:i/>
          <w:iCs/>
        </w:rPr>
        <w:t>r</w:t>
      </w:r>
      <w:r w:rsidRPr="009769BC">
        <w:t xml:space="preserve"> = </w:t>
      </w:r>
      <w:r w:rsidR="00884D38" w:rsidRPr="009769BC">
        <w:t>−0</w:t>
      </w:r>
      <w:r w:rsidRPr="009769BC">
        <w:t>.28). The SNAP dietary pattern was strongly and positively correlated with the FI pattern (</w:t>
      </w:r>
      <w:r w:rsidRPr="009769BC">
        <w:rPr>
          <w:i/>
          <w:iCs/>
        </w:rPr>
        <w:t>r</w:t>
      </w:r>
      <w:r w:rsidRPr="009769BC">
        <w:t xml:space="preserve"> = 0.80) as well as with added sugars while being negatively correlated with alcohol, dark-yellow vegetables, other vegetables, and nuts. The final Household Size pattern was also strongly and positively correlated with the FI pattern (</w:t>
      </w:r>
      <w:r w:rsidRPr="009769BC">
        <w:rPr>
          <w:i/>
          <w:iCs/>
        </w:rPr>
        <w:t>r</w:t>
      </w:r>
      <w:r w:rsidRPr="009769BC">
        <w:t xml:space="preserve"> = 0.63) and negatively correlated with intakes of yogurt, other fruit, citrus, melons and berries, tomatoes, and other vegetables being positively correlated with intake of added sugars.</w:t>
      </w:r>
    </w:p>
    <w:p w14:paraId="7E690493" w14:textId="1D6BEFA9" w:rsidR="00D16FDC" w:rsidRPr="009769BC" w:rsidRDefault="00D01F2C" w:rsidP="00D01F2C">
      <w:pPr>
        <w:pStyle w:val="MDPI41tablecaption"/>
        <w:jc w:val="both"/>
      </w:pPr>
      <w:r w:rsidRPr="009769BC">
        <w:rPr>
          <w:b/>
          <w:bCs/>
        </w:rPr>
        <w:t xml:space="preserve">Table 2. </w:t>
      </w:r>
      <w:r w:rsidR="00D16FDC" w:rsidRPr="009769BC">
        <w:t>Pearson correlation coefficients matrix amongst each of the derived patterns (extracted using either penalized logistic regression or principal components analysis) and the food groups used in the analysis. A lower triangular Pearson correlation matrix is appended, showing the correlations between the extracted dietary patterns. This analysis was performed on subsample A (Figure 1), an analytical subsample of cancer survivors (</w:t>
      </w:r>
      <w:r w:rsidR="00D16FDC" w:rsidRPr="009769BC">
        <w:rPr>
          <w:i/>
          <w:iCs/>
        </w:rPr>
        <w:t xml:space="preserve">n </w:t>
      </w:r>
      <w:r w:rsidR="00D16FDC" w:rsidRPr="009769BC">
        <w:t xml:space="preserve">= </w:t>
      </w:r>
      <w:r w:rsidR="00884D38" w:rsidRPr="009769BC">
        <w:t>3317</w:t>
      </w:r>
      <w:r w:rsidR="00D16FDC" w:rsidRPr="009769BC">
        <w:t>).</w:t>
      </w:r>
    </w:p>
    <w:tbl>
      <w:tblPr>
        <w:tblStyle w:val="TableGrid"/>
        <w:tblW w:w="10465"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87"/>
        <w:gridCol w:w="1499"/>
        <w:gridCol w:w="1239"/>
        <w:gridCol w:w="1422"/>
        <w:gridCol w:w="1380"/>
        <w:gridCol w:w="1369"/>
        <w:gridCol w:w="1369"/>
      </w:tblGrid>
      <w:tr w:rsidR="00CC45FA" w:rsidRPr="009769BC" w14:paraId="35B9A84F" w14:textId="77777777" w:rsidTr="004A1C00">
        <w:trPr>
          <w:jc w:val="center"/>
        </w:trPr>
        <w:tc>
          <w:tcPr>
            <w:tcW w:w="2187" w:type="dxa"/>
            <w:tcBorders>
              <w:top w:val="single" w:sz="8" w:space="0" w:color="auto"/>
              <w:left w:val="nil"/>
              <w:bottom w:val="single" w:sz="4" w:space="0" w:color="auto"/>
            </w:tcBorders>
            <w:shd w:val="clear" w:color="auto" w:fill="auto"/>
            <w:vAlign w:val="center"/>
          </w:tcPr>
          <w:p w14:paraId="6F63AEA3" w14:textId="77777777" w:rsidR="00CC45FA" w:rsidRPr="009769BC" w:rsidRDefault="00CC45FA" w:rsidP="00CC45FA">
            <w:pPr>
              <w:autoSpaceDE w:val="0"/>
              <w:autoSpaceDN w:val="0"/>
              <w:adjustRightInd w:val="0"/>
              <w:snapToGrid w:val="0"/>
              <w:spacing w:line="240" w:lineRule="auto"/>
              <w:jc w:val="center"/>
              <w:rPr>
                <w:rFonts w:eastAsia="Times New Roman"/>
                <w:b/>
                <w:bCs/>
                <w:color w:val="auto"/>
              </w:rPr>
            </w:pPr>
            <w:r w:rsidRPr="004A1C00">
              <w:rPr>
                <w:rFonts w:eastAsia="Times New Roman"/>
                <w:b/>
                <w:bCs/>
                <w:color w:val="auto"/>
              </w:rPr>
              <w:t>Pattern</w:t>
            </w:r>
          </w:p>
        </w:tc>
        <w:tc>
          <w:tcPr>
            <w:tcW w:w="1499" w:type="dxa"/>
            <w:vMerge w:val="restart"/>
            <w:tcBorders>
              <w:top w:val="single" w:sz="8" w:space="0" w:color="auto"/>
              <w:bottom w:val="single" w:sz="4" w:space="0" w:color="auto"/>
            </w:tcBorders>
            <w:shd w:val="clear" w:color="auto" w:fill="auto"/>
            <w:noWrap/>
            <w:vAlign w:val="center"/>
            <w:hideMark/>
          </w:tcPr>
          <w:p w14:paraId="5E2F9DF2" w14:textId="76ADC7C3"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Food Insecurity (FI)</w:t>
            </w:r>
            <w:r w:rsidR="00820EA5" w:rsidRPr="009769BC">
              <w:rPr>
                <w:rFonts w:eastAsia="Times New Roman"/>
                <w:b/>
                <w:bCs/>
                <w:color w:val="auto"/>
              </w:rPr>
              <w:t xml:space="preserve"> </w:t>
            </w:r>
            <w:r w:rsidRPr="009769BC">
              <w:rPr>
                <w:rFonts w:eastAsia="Times New Roman"/>
                <w:b/>
                <w:bCs/>
                <w:color w:val="auto"/>
                <w:vertAlign w:val="superscript"/>
              </w:rPr>
              <w:t>†</w:t>
            </w:r>
          </w:p>
        </w:tc>
        <w:tc>
          <w:tcPr>
            <w:tcW w:w="1239" w:type="dxa"/>
            <w:vMerge w:val="restart"/>
            <w:tcBorders>
              <w:top w:val="single" w:sz="8" w:space="0" w:color="auto"/>
              <w:bottom w:val="single" w:sz="4" w:space="0" w:color="auto"/>
            </w:tcBorders>
            <w:shd w:val="clear" w:color="auto" w:fill="auto"/>
            <w:noWrap/>
            <w:vAlign w:val="center"/>
            <w:hideMark/>
          </w:tcPr>
          <w:p w14:paraId="63CB3B22" w14:textId="03D5706A"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Age</w:t>
            </w:r>
            <w:r w:rsidR="00820EA5" w:rsidRPr="009769BC">
              <w:rPr>
                <w:rFonts w:eastAsia="Times New Roman"/>
                <w:b/>
                <w:bCs/>
                <w:color w:val="auto"/>
              </w:rPr>
              <w:t xml:space="preserve"> </w:t>
            </w:r>
            <w:r w:rsidRPr="009769BC">
              <w:rPr>
                <w:rFonts w:eastAsia="Times New Roman"/>
                <w:b/>
                <w:bCs/>
                <w:color w:val="auto"/>
                <w:vertAlign w:val="superscript"/>
              </w:rPr>
              <w:t>†</w:t>
            </w:r>
          </w:p>
        </w:tc>
        <w:tc>
          <w:tcPr>
            <w:tcW w:w="1422" w:type="dxa"/>
            <w:vMerge w:val="restart"/>
            <w:tcBorders>
              <w:top w:val="single" w:sz="8" w:space="0" w:color="auto"/>
              <w:bottom w:val="single" w:sz="4" w:space="0" w:color="auto"/>
            </w:tcBorders>
            <w:shd w:val="clear" w:color="auto" w:fill="auto"/>
            <w:noWrap/>
            <w:vAlign w:val="center"/>
            <w:hideMark/>
          </w:tcPr>
          <w:p w14:paraId="06A8689D" w14:textId="70BA7E43"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Food Assistance (SNAP)</w:t>
            </w:r>
            <w:r w:rsidRPr="009769BC">
              <w:rPr>
                <w:rFonts w:eastAsia="Times New Roman"/>
                <w:b/>
                <w:bCs/>
                <w:color w:val="auto"/>
                <w:vertAlign w:val="superscript"/>
              </w:rPr>
              <w:t xml:space="preserve"> †</w:t>
            </w:r>
          </w:p>
        </w:tc>
        <w:tc>
          <w:tcPr>
            <w:tcW w:w="1380" w:type="dxa"/>
            <w:vMerge w:val="restart"/>
            <w:tcBorders>
              <w:top w:val="single" w:sz="8" w:space="0" w:color="auto"/>
              <w:bottom w:val="single" w:sz="4" w:space="0" w:color="auto"/>
            </w:tcBorders>
            <w:shd w:val="clear" w:color="auto" w:fill="auto"/>
            <w:noWrap/>
            <w:vAlign w:val="center"/>
            <w:hideMark/>
          </w:tcPr>
          <w:p w14:paraId="05C1F9AC" w14:textId="5A1CD907" w:rsidR="00CC45FA" w:rsidRPr="009769BC" w:rsidRDefault="00CC45FA" w:rsidP="00CC45FA">
            <w:pPr>
              <w:autoSpaceDE w:val="0"/>
              <w:autoSpaceDN w:val="0"/>
              <w:adjustRightInd w:val="0"/>
              <w:snapToGrid w:val="0"/>
              <w:spacing w:line="240" w:lineRule="auto"/>
              <w:jc w:val="center"/>
              <w:rPr>
                <w:b/>
                <w:color w:val="auto"/>
              </w:rPr>
            </w:pPr>
            <w:r w:rsidRPr="009769BC">
              <w:rPr>
                <w:rFonts w:eastAsia="Times New Roman"/>
                <w:b/>
                <w:bCs/>
                <w:color w:val="auto"/>
              </w:rPr>
              <w:t>Household Size</w:t>
            </w:r>
            <w:r w:rsidR="00820EA5" w:rsidRPr="009769BC">
              <w:rPr>
                <w:rFonts w:eastAsia="Times New Roman"/>
                <w:b/>
                <w:bCs/>
                <w:color w:val="auto"/>
              </w:rPr>
              <w:t xml:space="preserve"> </w:t>
            </w:r>
            <w:r w:rsidRPr="009769BC">
              <w:rPr>
                <w:rFonts w:eastAsia="Times New Roman"/>
                <w:b/>
                <w:bCs/>
                <w:color w:val="auto"/>
                <w:vertAlign w:val="superscript"/>
              </w:rPr>
              <w:t>†</w:t>
            </w:r>
          </w:p>
        </w:tc>
        <w:tc>
          <w:tcPr>
            <w:tcW w:w="1369" w:type="dxa"/>
            <w:vMerge w:val="restart"/>
            <w:tcBorders>
              <w:top w:val="single" w:sz="8" w:space="0" w:color="auto"/>
              <w:bottom w:val="single" w:sz="4" w:space="0" w:color="auto"/>
            </w:tcBorders>
            <w:shd w:val="clear" w:color="auto" w:fill="auto"/>
            <w:noWrap/>
            <w:vAlign w:val="center"/>
            <w:hideMark/>
          </w:tcPr>
          <w:p w14:paraId="7D93FC85" w14:textId="1FBEBC95" w:rsidR="00CC45FA" w:rsidRPr="009769BC" w:rsidRDefault="00CC45FA" w:rsidP="00CC45FA">
            <w:pPr>
              <w:autoSpaceDE w:val="0"/>
              <w:autoSpaceDN w:val="0"/>
              <w:adjustRightInd w:val="0"/>
              <w:snapToGrid w:val="0"/>
              <w:spacing w:line="240" w:lineRule="auto"/>
              <w:jc w:val="center"/>
              <w:rPr>
                <w:b/>
                <w:bCs/>
                <w:color w:val="auto"/>
              </w:rPr>
            </w:pPr>
            <w:r w:rsidRPr="009769BC">
              <w:rPr>
                <w:b/>
                <w:bCs/>
                <w:color w:val="auto"/>
              </w:rPr>
              <w:t>Modified Western</w:t>
            </w:r>
            <w:r w:rsidR="00820EA5" w:rsidRPr="009769BC">
              <w:rPr>
                <w:b/>
                <w:bCs/>
                <w:color w:val="auto"/>
              </w:rPr>
              <w:t xml:space="preserve"> </w:t>
            </w:r>
            <w:r w:rsidRPr="009769BC">
              <w:rPr>
                <w:rFonts w:eastAsia="Times New Roman"/>
                <w:b/>
                <w:bCs/>
                <w:color w:val="auto"/>
                <w:vertAlign w:val="superscript"/>
              </w:rPr>
              <w:t>‡</w:t>
            </w:r>
          </w:p>
        </w:tc>
        <w:tc>
          <w:tcPr>
            <w:tcW w:w="1369" w:type="dxa"/>
            <w:vMerge w:val="restart"/>
            <w:tcBorders>
              <w:top w:val="single" w:sz="8" w:space="0" w:color="auto"/>
              <w:bottom w:val="single" w:sz="4" w:space="0" w:color="auto"/>
              <w:right w:val="nil"/>
            </w:tcBorders>
            <w:shd w:val="clear" w:color="auto" w:fill="auto"/>
            <w:noWrap/>
            <w:vAlign w:val="center"/>
            <w:hideMark/>
          </w:tcPr>
          <w:p w14:paraId="314B6DA2" w14:textId="73556E34" w:rsidR="00CC45FA" w:rsidRPr="009769BC" w:rsidRDefault="00CC45FA" w:rsidP="00CC45FA">
            <w:pPr>
              <w:autoSpaceDE w:val="0"/>
              <w:autoSpaceDN w:val="0"/>
              <w:adjustRightInd w:val="0"/>
              <w:snapToGrid w:val="0"/>
              <w:spacing w:line="240" w:lineRule="auto"/>
              <w:jc w:val="center"/>
              <w:rPr>
                <w:b/>
                <w:bCs/>
                <w:color w:val="auto"/>
              </w:rPr>
            </w:pPr>
            <w:r w:rsidRPr="009769BC">
              <w:rPr>
                <w:b/>
                <w:bCs/>
                <w:color w:val="auto"/>
              </w:rPr>
              <w:t>Prudent</w:t>
            </w:r>
            <w:r w:rsidR="00820EA5" w:rsidRPr="009769BC">
              <w:rPr>
                <w:b/>
                <w:bCs/>
                <w:color w:val="auto"/>
              </w:rPr>
              <w:t xml:space="preserve"> </w:t>
            </w:r>
            <w:r w:rsidRPr="009769BC">
              <w:rPr>
                <w:rFonts w:eastAsia="Times New Roman"/>
                <w:b/>
                <w:bCs/>
                <w:color w:val="auto"/>
                <w:vertAlign w:val="superscript"/>
              </w:rPr>
              <w:t>‡</w:t>
            </w:r>
          </w:p>
        </w:tc>
      </w:tr>
      <w:tr w:rsidR="00D16FDC" w:rsidRPr="009769BC" w14:paraId="55DEA3A5" w14:textId="77777777" w:rsidTr="004A1C00">
        <w:trPr>
          <w:jc w:val="center"/>
        </w:trPr>
        <w:tc>
          <w:tcPr>
            <w:tcW w:w="2187" w:type="dxa"/>
            <w:tcBorders>
              <w:top w:val="single" w:sz="4" w:space="0" w:color="auto"/>
              <w:left w:val="nil"/>
              <w:bottom w:val="single" w:sz="4" w:space="0" w:color="auto"/>
            </w:tcBorders>
            <w:shd w:val="clear" w:color="auto" w:fill="auto"/>
            <w:vAlign w:val="center"/>
          </w:tcPr>
          <w:p w14:paraId="2E7AAAFA"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r w:rsidRPr="009769BC">
              <w:rPr>
                <w:rFonts w:eastAsia="Times New Roman"/>
                <w:b/>
                <w:bCs/>
                <w:color w:val="auto"/>
              </w:rPr>
              <w:t>Food Groups</w:t>
            </w:r>
          </w:p>
        </w:tc>
        <w:tc>
          <w:tcPr>
            <w:tcW w:w="1499" w:type="dxa"/>
            <w:vMerge/>
            <w:tcBorders>
              <w:top w:val="single" w:sz="4" w:space="0" w:color="auto"/>
              <w:bottom w:val="single" w:sz="4" w:space="0" w:color="auto"/>
            </w:tcBorders>
            <w:shd w:val="clear" w:color="auto" w:fill="auto"/>
            <w:noWrap/>
            <w:vAlign w:val="center"/>
          </w:tcPr>
          <w:p w14:paraId="32FE0F37"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239" w:type="dxa"/>
            <w:vMerge/>
            <w:tcBorders>
              <w:top w:val="single" w:sz="4" w:space="0" w:color="auto"/>
              <w:bottom w:val="single" w:sz="4" w:space="0" w:color="auto"/>
            </w:tcBorders>
            <w:shd w:val="clear" w:color="auto" w:fill="auto"/>
            <w:noWrap/>
            <w:vAlign w:val="center"/>
          </w:tcPr>
          <w:p w14:paraId="579A7504"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422" w:type="dxa"/>
            <w:vMerge/>
            <w:tcBorders>
              <w:top w:val="single" w:sz="4" w:space="0" w:color="auto"/>
              <w:bottom w:val="single" w:sz="4" w:space="0" w:color="auto"/>
            </w:tcBorders>
            <w:shd w:val="clear" w:color="auto" w:fill="auto"/>
            <w:noWrap/>
            <w:vAlign w:val="center"/>
          </w:tcPr>
          <w:p w14:paraId="5B87F198"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380" w:type="dxa"/>
            <w:vMerge/>
            <w:tcBorders>
              <w:top w:val="single" w:sz="4" w:space="0" w:color="auto"/>
              <w:bottom w:val="single" w:sz="4" w:space="0" w:color="auto"/>
            </w:tcBorders>
            <w:shd w:val="clear" w:color="auto" w:fill="auto"/>
            <w:noWrap/>
            <w:vAlign w:val="center"/>
          </w:tcPr>
          <w:p w14:paraId="094C3794" w14:textId="77777777" w:rsidR="00D16FDC" w:rsidRPr="009769BC" w:rsidRDefault="00D16FDC" w:rsidP="00CC45FA">
            <w:pPr>
              <w:autoSpaceDE w:val="0"/>
              <w:autoSpaceDN w:val="0"/>
              <w:adjustRightInd w:val="0"/>
              <w:snapToGrid w:val="0"/>
              <w:spacing w:line="240" w:lineRule="auto"/>
              <w:jc w:val="center"/>
              <w:rPr>
                <w:rFonts w:eastAsia="Times New Roman"/>
                <w:b/>
                <w:bCs/>
                <w:color w:val="auto"/>
              </w:rPr>
            </w:pPr>
          </w:p>
        </w:tc>
        <w:tc>
          <w:tcPr>
            <w:tcW w:w="1369" w:type="dxa"/>
            <w:vMerge/>
            <w:tcBorders>
              <w:top w:val="single" w:sz="4" w:space="0" w:color="auto"/>
              <w:bottom w:val="single" w:sz="4" w:space="0" w:color="auto"/>
            </w:tcBorders>
            <w:shd w:val="clear" w:color="auto" w:fill="auto"/>
            <w:noWrap/>
            <w:vAlign w:val="center"/>
          </w:tcPr>
          <w:p w14:paraId="4BFCD6B2"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vMerge/>
            <w:tcBorders>
              <w:top w:val="single" w:sz="4" w:space="0" w:color="auto"/>
              <w:bottom w:val="single" w:sz="4" w:space="0" w:color="auto"/>
              <w:right w:val="nil"/>
            </w:tcBorders>
            <w:shd w:val="clear" w:color="auto" w:fill="auto"/>
            <w:noWrap/>
            <w:vAlign w:val="center"/>
          </w:tcPr>
          <w:p w14:paraId="3DC551C4"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51B2CFC1" w14:textId="77777777" w:rsidTr="004A1C00">
        <w:trPr>
          <w:jc w:val="center"/>
        </w:trPr>
        <w:tc>
          <w:tcPr>
            <w:tcW w:w="2187" w:type="dxa"/>
            <w:tcBorders>
              <w:top w:val="single" w:sz="4" w:space="0" w:color="auto"/>
              <w:left w:val="nil"/>
            </w:tcBorders>
            <w:shd w:val="clear" w:color="auto" w:fill="auto"/>
            <w:vAlign w:val="center"/>
          </w:tcPr>
          <w:p w14:paraId="5938C9CE"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Processed Meats</w:t>
            </w:r>
          </w:p>
        </w:tc>
        <w:tc>
          <w:tcPr>
            <w:tcW w:w="1499" w:type="dxa"/>
            <w:tcBorders>
              <w:top w:val="single" w:sz="4" w:space="0" w:color="auto"/>
            </w:tcBorders>
            <w:shd w:val="clear" w:color="auto" w:fill="auto"/>
            <w:noWrap/>
            <w:vAlign w:val="center"/>
            <w:hideMark/>
          </w:tcPr>
          <w:p w14:paraId="72A2CE0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.05</w:t>
            </w:r>
          </w:p>
        </w:tc>
        <w:tc>
          <w:tcPr>
            <w:tcW w:w="1239" w:type="dxa"/>
            <w:tcBorders>
              <w:top w:val="single" w:sz="4" w:space="0" w:color="auto"/>
            </w:tcBorders>
            <w:shd w:val="clear" w:color="auto" w:fill="auto"/>
            <w:noWrap/>
            <w:vAlign w:val="center"/>
            <w:hideMark/>
          </w:tcPr>
          <w:p w14:paraId="6AC60B5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.01</w:t>
            </w:r>
          </w:p>
        </w:tc>
        <w:tc>
          <w:tcPr>
            <w:tcW w:w="1422" w:type="dxa"/>
            <w:tcBorders>
              <w:top w:val="single" w:sz="4" w:space="0" w:color="auto"/>
            </w:tcBorders>
            <w:shd w:val="clear" w:color="auto" w:fill="auto"/>
            <w:noWrap/>
            <w:vAlign w:val="center"/>
            <w:hideMark/>
          </w:tcPr>
          <w:p w14:paraId="4AAD5ED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380" w:type="dxa"/>
            <w:tcBorders>
              <w:top w:val="single" w:sz="4" w:space="0" w:color="auto"/>
            </w:tcBorders>
            <w:shd w:val="clear" w:color="auto" w:fill="auto"/>
            <w:noWrap/>
            <w:vAlign w:val="center"/>
            <w:hideMark/>
          </w:tcPr>
          <w:p w14:paraId="781D644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0.03</w:t>
            </w:r>
          </w:p>
        </w:tc>
        <w:tc>
          <w:tcPr>
            <w:tcW w:w="1369" w:type="dxa"/>
            <w:tcBorders>
              <w:top w:val="single" w:sz="4" w:space="0" w:color="auto"/>
            </w:tcBorders>
            <w:shd w:val="clear" w:color="auto" w:fill="auto"/>
            <w:noWrap/>
            <w:vAlign w:val="center"/>
            <w:hideMark/>
          </w:tcPr>
          <w:p w14:paraId="1A9C0A4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c>
          <w:tcPr>
            <w:tcW w:w="1369" w:type="dxa"/>
            <w:tcBorders>
              <w:top w:val="single" w:sz="4" w:space="0" w:color="auto"/>
              <w:right w:val="nil"/>
            </w:tcBorders>
            <w:shd w:val="clear" w:color="auto" w:fill="auto"/>
            <w:noWrap/>
            <w:vAlign w:val="center"/>
            <w:hideMark/>
          </w:tcPr>
          <w:p w14:paraId="6F41FDCF"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.22</w:t>
            </w:r>
          </w:p>
        </w:tc>
      </w:tr>
      <w:tr w:rsidR="00D16FDC" w:rsidRPr="009769BC" w14:paraId="4D42917A" w14:textId="77777777" w:rsidTr="004A1C00">
        <w:trPr>
          <w:jc w:val="center"/>
        </w:trPr>
        <w:tc>
          <w:tcPr>
            <w:tcW w:w="2187" w:type="dxa"/>
            <w:tcBorders>
              <w:left w:val="nil"/>
            </w:tcBorders>
            <w:shd w:val="clear" w:color="auto" w:fill="auto"/>
            <w:vAlign w:val="center"/>
          </w:tcPr>
          <w:p w14:paraId="53D90C2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Meats</w:t>
            </w:r>
          </w:p>
        </w:tc>
        <w:tc>
          <w:tcPr>
            <w:tcW w:w="1499" w:type="dxa"/>
            <w:shd w:val="clear" w:color="auto" w:fill="auto"/>
            <w:noWrap/>
            <w:vAlign w:val="center"/>
            <w:hideMark/>
          </w:tcPr>
          <w:p w14:paraId="48B3593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0.22</w:t>
            </w:r>
          </w:p>
        </w:tc>
        <w:tc>
          <w:tcPr>
            <w:tcW w:w="1239" w:type="dxa"/>
            <w:shd w:val="clear" w:color="auto" w:fill="auto"/>
            <w:noWrap/>
            <w:vAlign w:val="center"/>
            <w:hideMark/>
          </w:tcPr>
          <w:p w14:paraId="23720C7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.03</w:t>
            </w:r>
          </w:p>
        </w:tc>
        <w:tc>
          <w:tcPr>
            <w:tcW w:w="1422" w:type="dxa"/>
            <w:shd w:val="clear" w:color="auto" w:fill="auto"/>
            <w:noWrap/>
            <w:vAlign w:val="center"/>
            <w:hideMark/>
          </w:tcPr>
          <w:p w14:paraId="6954EC4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0.08</w:t>
            </w:r>
          </w:p>
        </w:tc>
        <w:tc>
          <w:tcPr>
            <w:tcW w:w="1380" w:type="dxa"/>
            <w:shd w:val="clear" w:color="auto" w:fill="auto"/>
            <w:noWrap/>
            <w:vAlign w:val="center"/>
            <w:hideMark/>
          </w:tcPr>
          <w:p w14:paraId="79F9185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369" w:type="dxa"/>
            <w:shd w:val="clear" w:color="auto" w:fill="auto"/>
            <w:noWrap/>
            <w:vAlign w:val="center"/>
            <w:hideMark/>
          </w:tcPr>
          <w:p w14:paraId="642886F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c>
          <w:tcPr>
            <w:tcW w:w="1369" w:type="dxa"/>
            <w:tcBorders>
              <w:right w:val="nil"/>
            </w:tcBorders>
            <w:shd w:val="clear" w:color="auto" w:fill="auto"/>
            <w:noWrap/>
            <w:vAlign w:val="center"/>
            <w:hideMark/>
          </w:tcPr>
          <w:p w14:paraId="01CDBFC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.17</w:t>
            </w:r>
          </w:p>
        </w:tc>
      </w:tr>
      <w:tr w:rsidR="00D16FDC" w:rsidRPr="009769BC" w14:paraId="7C230D43" w14:textId="77777777" w:rsidTr="004A1C00">
        <w:trPr>
          <w:jc w:val="center"/>
        </w:trPr>
        <w:tc>
          <w:tcPr>
            <w:tcW w:w="2187" w:type="dxa"/>
            <w:tcBorders>
              <w:left w:val="nil"/>
            </w:tcBorders>
            <w:shd w:val="clear" w:color="auto" w:fill="auto"/>
            <w:vAlign w:val="center"/>
          </w:tcPr>
          <w:p w14:paraId="0DD3D5E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Poultry</w:t>
            </w:r>
          </w:p>
        </w:tc>
        <w:tc>
          <w:tcPr>
            <w:tcW w:w="1499" w:type="dxa"/>
            <w:shd w:val="clear" w:color="auto" w:fill="auto"/>
            <w:noWrap/>
            <w:vAlign w:val="center"/>
            <w:hideMark/>
          </w:tcPr>
          <w:p w14:paraId="12C1F4E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239" w:type="dxa"/>
            <w:shd w:val="clear" w:color="auto" w:fill="auto"/>
            <w:noWrap/>
            <w:vAlign w:val="center"/>
            <w:hideMark/>
          </w:tcPr>
          <w:p w14:paraId="35DE2B8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422" w:type="dxa"/>
            <w:shd w:val="clear" w:color="auto" w:fill="auto"/>
            <w:noWrap/>
            <w:vAlign w:val="center"/>
            <w:hideMark/>
          </w:tcPr>
          <w:p w14:paraId="27387E1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.08</w:t>
            </w:r>
          </w:p>
        </w:tc>
        <w:tc>
          <w:tcPr>
            <w:tcW w:w="1380" w:type="dxa"/>
            <w:shd w:val="clear" w:color="auto" w:fill="auto"/>
            <w:noWrap/>
            <w:vAlign w:val="center"/>
            <w:hideMark/>
          </w:tcPr>
          <w:p w14:paraId="3D49D3A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0.20</w:t>
            </w:r>
          </w:p>
        </w:tc>
        <w:tc>
          <w:tcPr>
            <w:tcW w:w="1369" w:type="dxa"/>
            <w:shd w:val="clear" w:color="auto" w:fill="auto"/>
            <w:noWrap/>
            <w:vAlign w:val="center"/>
            <w:hideMark/>
          </w:tcPr>
          <w:p w14:paraId="5448A5D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.03</w:t>
            </w:r>
          </w:p>
        </w:tc>
        <w:tc>
          <w:tcPr>
            <w:tcW w:w="1369" w:type="dxa"/>
            <w:tcBorders>
              <w:right w:val="nil"/>
            </w:tcBorders>
            <w:shd w:val="clear" w:color="auto" w:fill="auto"/>
            <w:noWrap/>
            <w:vAlign w:val="center"/>
            <w:hideMark/>
          </w:tcPr>
          <w:p w14:paraId="020E5D6F"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0.35</w:t>
            </w:r>
          </w:p>
        </w:tc>
      </w:tr>
      <w:tr w:rsidR="00D16FDC" w:rsidRPr="009769BC" w14:paraId="7A703E3A" w14:textId="77777777" w:rsidTr="004A1C00">
        <w:trPr>
          <w:jc w:val="center"/>
        </w:trPr>
        <w:tc>
          <w:tcPr>
            <w:tcW w:w="2187" w:type="dxa"/>
            <w:tcBorders>
              <w:left w:val="nil"/>
            </w:tcBorders>
            <w:shd w:val="clear" w:color="auto" w:fill="auto"/>
            <w:vAlign w:val="center"/>
          </w:tcPr>
          <w:p w14:paraId="67C0CE6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Seafood—High n</w:t>
            </w:r>
            <w:commentRangeStart w:id="64"/>
            <w:r w:rsidRPr="004A1C00">
              <w:rPr>
                <w:color w:val="auto"/>
                <w:highlight w:val="yellow"/>
              </w:rPr>
              <w:t>-</w:t>
            </w:r>
            <w:commentRangeEnd w:id="64"/>
            <w:r w:rsidR="004A1C00">
              <w:rPr>
                <w:rStyle w:val="CommentReference"/>
              </w:rPr>
              <w:commentReference w:id="64"/>
            </w:r>
            <w:r w:rsidRPr="009769BC">
              <w:rPr>
                <w:color w:val="auto"/>
              </w:rPr>
              <w:t>3</w:t>
            </w:r>
          </w:p>
        </w:tc>
        <w:tc>
          <w:tcPr>
            <w:tcW w:w="1499" w:type="dxa"/>
            <w:shd w:val="clear" w:color="auto" w:fill="auto"/>
            <w:noWrap/>
            <w:vAlign w:val="center"/>
            <w:hideMark/>
          </w:tcPr>
          <w:p w14:paraId="6ABB617E"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c>
          <w:tcPr>
            <w:tcW w:w="1239" w:type="dxa"/>
            <w:shd w:val="clear" w:color="auto" w:fill="auto"/>
            <w:noWrap/>
            <w:vAlign w:val="center"/>
            <w:hideMark/>
          </w:tcPr>
          <w:p w14:paraId="3198065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422" w:type="dxa"/>
            <w:shd w:val="clear" w:color="auto" w:fill="auto"/>
            <w:noWrap/>
            <w:vAlign w:val="center"/>
            <w:hideMark/>
          </w:tcPr>
          <w:p w14:paraId="3037790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.11</w:t>
            </w:r>
          </w:p>
        </w:tc>
        <w:tc>
          <w:tcPr>
            <w:tcW w:w="1380" w:type="dxa"/>
            <w:shd w:val="clear" w:color="auto" w:fill="auto"/>
            <w:noWrap/>
            <w:vAlign w:val="center"/>
            <w:hideMark/>
          </w:tcPr>
          <w:p w14:paraId="5B2B5B2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69" w:type="dxa"/>
            <w:shd w:val="clear" w:color="auto" w:fill="auto"/>
            <w:noWrap/>
            <w:vAlign w:val="center"/>
            <w:hideMark/>
          </w:tcPr>
          <w:p w14:paraId="295413C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.04</w:t>
            </w:r>
          </w:p>
        </w:tc>
        <w:tc>
          <w:tcPr>
            <w:tcW w:w="1369" w:type="dxa"/>
            <w:tcBorders>
              <w:right w:val="nil"/>
            </w:tcBorders>
            <w:shd w:val="clear" w:color="auto" w:fill="auto"/>
            <w:noWrap/>
            <w:vAlign w:val="center"/>
            <w:hideMark/>
          </w:tcPr>
          <w:p w14:paraId="19876667"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0.30</w:t>
            </w:r>
          </w:p>
        </w:tc>
      </w:tr>
      <w:tr w:rsidR="00D16FDC" w:rsidRPr="009769BC" w14:paraId="50513332" w14:textId="77777777" w:rsidTr="004A1C00">
        <w:trPr>
          <w:jc w:val="center"/>
        </w:trPr>
        <w:tc>
          <w:tcPr>
            <w:tcW w:w="2187" w:type="dxa"/>
            <w:tcBorders>
              <w:left w:val="nil"/>
            </w:tcBorders>
            <w:shd w:val="clear" w:color="auto" w:fill="auto"/>
            <w:vAlign w:val="center"/>
          </w:tcPr>
          <w:p w14:paraId="3F103BD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Seafood—Low n</w:t>
            </w:r>
            <w:r w:rsidRPr="004A1C00">
              <w:rPr>
                <w:color w:val="auto"/>
                <w:highlight w:val="yellow"/>
              </w:rPr>
              <w:t>-</w:t>
            </w:r>
            <w:r w:rsidRPr="009769BC">
              <w:rPr>
                <w:color w:val="auto"/>
              </w:rPr>
              <w:t>3</w:t>
            </w:r>
          </w:p>
        </w:tc>
        <w:tc>
          <w:tcPr>
            <w:tcW w:w="1499" w:type="dxa"/>
            <w:shd w:val="clear" w:color="auto" w:fill="auto"/>
            <w:noWrap/>
            <w:vAlign w:val="center"/>
            <w:hideMark/>
          </w:tcPr>
          <w:p w14:paraId="6CD4A23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.17</w:t>
            </w:r>
          </w:p>
        </w:tc>
        <w:tc>
          <w:tcPr>
            <w:tcW w:w="1239" w:type="dxa"/>
            <w:shd w:val="clear" w:color="auto" w:fill="auto"/>
            <w:noWrap/>
            <w:vAlign w:val="center"/>
            <w:hideMark/>
          </w:tcPr>
          <w:p w14:paraId="345FDC2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0.08</w:t>
            </w:r>
          </w:p>
        </w:tc>
        <w:tc>
          <w:tcPr>
            <w:tcW w:w="1422" w:type="dxa"/>
            <w:shd w:val="clear" w:color="auto" w:fill="auto"/>
            <w:noWrap/>
            <w:vAlign w:val="center"/>
            <w:hideMark/>
          </w:tcPr>
          <w:p w14:paraId="5C8E1C7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80" w:type="dxa"/>
            <w:shd w:val="clear" w:color="auto" w:fill="auto"/>
            <w:noWrap/>
            <w:vAlign w:val="center"/>
            <w:hideMark/>
          </w:tcPr>
          <w:p w14:paraId="52E7AA18"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c>
          <w:tcPr>
            <w:tcW w:w="1369" w:type="dxa"/>
            <w:shd w:val="clear" w:color="auto" w:fill="auto"/>
            <w:noWrap/>
            <w:vAlign w:val="center"/>
            <w:hideMark/>
          </w:tcPr>
          <w:p w14:paraId="1C754DE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.04</w:t>
            </w:r>
          </w:p>
        </w:tc>
        <w:tc>
          <w:tcPr>
            <w:tcW w:w="1369" w:type="dxa"/>
            <w:tcBorders>
              <w:right w:val="nil"/>
            </w:tcBorders>
            <w:shd w:val="clear" w:color="auto" w:fill="auto"/>
            <w:noWrap/>
            <w:vAlign w:val="center"/>
            <w:hideMark/>
          </w:tcPr>
          <w:p w14:paraId="5B39B7E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r>
      <w:tr w:rsidR="00D16FDC" w:rsidRPr="009769BC" w14:paraId="55D9EE7F" w14:textId="77777777" w:rsidTr="004A1C00">
        <w:trPr>
          <w:jc w:val="center"/>
        </w:trPr>
        <w:tc>
          <w:tcPr>
            <w:tcW w:w="2187" w:type="dxa"/>
            <w:tcBorders>
              <w:left w:val="nil"/>
            </w:tcBorders>
            <w:shd w:val="clear" w:color="auto" w:fill="auto"/>
            <w:vAlign w:val="center"/>
          </w:tcPr>
          <w:p w14:paraId="5625DEE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Eggs</w:t>
            </w:r>
          </w:p>
        </w:tc>
        <w:tc>
          <w:tcPr>
            <w:tcW w:w="1499" w:type="dxa"/>
            <w:shd w:val="clear" w:color="auto" w:fill="auto"/>
            <w:noWrap/>
            <w:vAlign w:val="center"/>
            <w:hideMark/>
          </w:tcPr>
          <w:p w14:paraId="05E61B2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c>
          <w:tcPr>
            <w:tcW w:w="1239" w:type="dxa"/>
            <w:shd w:val="clear" w:color="auto" w:fill="auto"/>
            <w:noWrap/>
            <w:vAlign w:val="center"/>
            <w:hideMark/>
          </w:tcPr>
          <w:p w14:paraId="67ACF7C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0.11</w:t>
            </w:r>
          </w:p>
        </w:tc>
        <w:tc>
          <w:tcPr>
            <w:tcW w:w="1422" w:type="dxa"/>
            <w:shd w:val="clear" w:color="auto" w:fill="auto"/>
            <w:noWrap/>
            <w:vAlign w:val="center"/>
            <w:hideMark/>
          </w:tcPr>
          <w:p w14:paraId="71AA0E6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380" w:type="dxa"/>
            <w:shd w:val="clear" w:color="auto" w:fill="auto"/>
            <w:noWrap/>
            <w:vAlign w:val="center"/>
            <w:hideMark/>
          </w:tcPr>
          <w:p w14:paraId="23F7EE2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0.15</w:t>
            </w:r>
          </w:p>
        </w:tc>
        <w:tc>
          <w:tcPr>
            <w:tcW w:w="1369" w:type="dxa"/>
            <w:shd w:val="clear" w:color="auto" w:fill="auto"/>
            <w:noWrap/>
            <w:vAlign w:val="center"/>
            <w:hideMark/>
          </w:tcPr>
          <w:p w14:paraId="7977E22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0.24</w:t>
            </w:r>
          </w:p>
        </w:tc>
        <w:tc>
          <w:tcPr>
            <w:tcW w:w="1369" w:type="dxa"/>
            <w:tcBorders>
              <w:right w:val="nil"/>
            </w:tcBorders>
            <w:shd w:val="clear" w:color="auto" w:fill="auto"/>
            <w:noWrap/>
            <w:vAlign w:val="center"/>
            <w:hideMark/>
          </w:tcPr>
          <w:p w14:paraId="072C9EE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r>
      <w:tr w:rsidR="00D16FDC" w:rsidRPr="009769BC" w14:paraId="426C2F4F" w14:textId="77777777" w:rsidTr="004A1C00">
        <w:trPr>
          <w:jc w:val="center"/>
        </w:trPr>
        <w:tc>
          <w:tcPr>
            <w:tcW w:w="2187" w:type="dxa"/>
            <w:tcBorders>
              <w:left w:val="nil"/>
            </w:tcBorders>
            <w:shd w:val="clear" w:color="auto" w:fill="auto"/>
            <w:vAlign w:val="center"/>
          </w:tcPr>
          <w:p w14:paraId="249F5667"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Solid Fats</w:t>
            </w:r>
          </w:p>
        </w:tc>
        <w:tc>
          <w:tcPr>
            <w:tcW w:w="1499" w:type="dxa"/>
            <w:shd w:val="clear" w:color="auto" w:fill="auto"/>
            <w:noWrap/>
            <w:vAlign w:val="center"/>
            <w:hideMark/>
          </w:tcPr>
          <w:p w14:paraId="0FC2863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c>
          <w:tcPr>
            <w:tcW w:w="1239" w:type="dxa"/>
            <w:shd w:val="clear" w:color="auto" w:fill="auto"/>
            <w:noWrap/>
            <w:vAlign w:val="center"/>
            <w:hideMark/>
          </w:tcPr>
          <w:p w14:paraId="34A3827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422" w:type="dxa"/>
            <w:shd w:val="clear" w:color="auto" w:fill="auto"/>
            <w:noWrap/>
            <w:vAlign w:val="center"/>
            <w:hideMark/>
          </w:tcPr>
          <w:p w14:paraId="7FD0AF3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0.22</w:t>
            </w:r>
          </w:p>
        </w:tc>
        <w:tc>
          <w:tcPr>
            <w:tcW w:w="1380" w:type="dxa"/>
            <w:shd w:val="clear" w:color="auto" w:fill="auto"/>
            <w:noWrap/>
            <w:vAlign w:val="center"/>
            <w:hideMark/>
          </w:tcPr>
          <w:p w14:paraId="03DF0D0E"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.12</w:t>
            </w:r>
          </w:p>
        </w:tc>
        <w:tc>
          <w:tcPr>
            <w:tcW w:w="1369" w:type="dxa"/>
            <w:shd w:val="clear" w:color="auto" w:fill="auto"/>
            <w:noWrap/>
            <w:vAlign w:val="center"/>
            <w:hideMark/>
          </w:tcPr>
          <w:p w14:paraId="1F04829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0.21</w:t>
            </w:r>
          </w:p>
        </w:tc>
        <w:tc>
          <w:tcPr>
            <w:tcW w:w="1369" w:type="dxa"/>
            <w:tcBorders>
              <w:right w:val="nil"/>
            </w:tcBorders>
            <w:shd w:val="clear" w:color="auto" w:fill="auto"/>
            <w:noWrap/>
            <w:vAlign w:val="center"/>
            <w:hideMark/>
          </w:tcPr>
          <w:p w14:paraId="0B11BC29" w14:textId="77777777" w:rsidR="00D16FDC" w:rsidRPr="00CC2A63" w:rsidRDefault="00884D38" w:rsidP="00CC45FA">
            <w:pPr>
              <w:autoSpaceDE w:val="0"/>
              <w:autoSpaceDN w:val="0"/>
              <w:adjustRightInd w:val="0"/>
              <w:snapToGrid w:val="0"/>
              <w:spacing w:line="240" w:lineRule="auto"/>
              <w:jc w:val="center"/>
              <w:rPr>
                <w:b/>
                <w:bCs/>
                <w:color w:val="auto"/>
                <w:rPrChange w:id="65" w:author="Maino Vieytes, Christian Augusto" w:date="2022-10-27T08:28:00Z">
                  <w:rPr>
                    <w:color w:val="auto"/>
                  </w:rPr>
                </w:rPrChange>
              </w:rPr>
            </w:pPr>
            <w:r w:rsidRPr="00CC2A63">
              <w:rPr>
                <w:b/>
                <w:bCs/>
                <w:color w:val="auto"/>
                <w:rPrChange w:id="66" w:author="Maino Vieytes, Christian Augusto" w:date="2022-10-27T08:28:00Z">
                  <w:rPr>
                    <w:color w:val="auto"/>
                  </w:rPr>
                </w:rPrChange>
              </w:rPr>
              <w:t>−0</w:t>
            </w:r>
            <w:r w:rsidR="00D16FDC" w:rsidRPr="00CC2A63">
              <w:rPr>
                <w:b/>
                <w:bCs/>
                <w:color w:val="auto"/>
                <w:rPrChange w:id="67" w:author="Maino Vieytes, Christian Augusto" w:date="2022-10-27T08:28:00Z">
                  <w:rPr>
                    <w:color w:val="auto"/>
                  </w:rPr>
                </w:rPrChange>
              </w:rPr>
              <w:t>.46</w:t>
            </w:r>
          </w:p>
        </w:tc>
      </w:tr>
      <w:tr w:rsidR="00D16FDC" w:rsidRPr="009769BC" w14:paraId="010C2ADC" w14:textId="77777777" w:rsidTr="004A1C00">
        <w:trPr>
          <w:jc w:val="center"/>
        </w:trPr>
        <w:tc>
          <w:tcPr>
            <w:tcW w:w="2187" w:type="dxa"/>
            <w:tcBorders>
              <w:left w:val="nil"/>
            </w:tcBorders>
            <w:shd w:val="clear" w:color="auto" w:fill="auto"/>
            <w:vAlign w:val="center"/>
          </w:tcPr>
          <w:p w14:paraId="4B5FCF4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Oils</w:t>
            </w:r>
          </w:p>
        </w:tc>
        <w:tc>
          <w:tcPr>
            <w:tcW w:w="1499" w:type="dxa"/>
            <w:shd w:val="clear" w:color="auto" w:fill="auto"/>
            <w:noWrap/>
            <w:vAlign w:val="center"/>
            <w:hideMark/>
          </w:tcPr>
          <w:p w14:paraId="35A0A280"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239" w:type="dxa"/>
            <w:shd w:val="clear" w:color="auto" w:fill="auto"/>
            <w:noWrap/>
            <w:vAlign w:val="center"/>
            <w:hideMark/>
          </w:tcPr>
          <w:p w14:paraId="6E86E70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422" w:type="dxa"/>
            <w:shd w:val="clear" w:color="auto" w:fill="auto"/>
            <w:noWrap/>
            <w:vAlign w:val="center"/>
            <w:hideMark/>
          </w:tcPr>
          <w:p w14:paraId="485B0D2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.24</w:t>
            </w:r>
          </w:p>
        </w:tc>
        <w:tc>
          <w:tcPr>
            <w:tcW w:w="1380" w:type="dxa"/>
            <w:shd w:val="clear" w:color="auto" w:fill="auto"/>
            <w:noWrap/>
            <w:vAlign w:val="center"/>
            <w:hideMark/>
          </w:tcPr>
          <w:p w14:paraId="68138D5E"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0.09</w:t>
            </w:r>
          </w:p>
        </w:tc>
        <w:tc>
          <w:tcPr>
            <w:tcW w:w="1369" w:type="dxa"/>
            <w:shd w:val="clear" w:color="auto" w:fill="auto"/>
            <w:noWrap/>
            <w:vAlign w:val="center"/>
            <w:hideMark/>
          </w:tcPr>
          <w:p w14:paraId="51233BF2"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0.34</w:t>
            </w:r>
          </w:p>
        </w:tc>
        <w:tc>
          <w:tcPr>
            <w:tcW w:w="1369" w:type="dxa"/>
            <w:tcBorders>
              <w:right w:val="nil"/>
            </w:tcBorders>
            <w:shd w:val="clear" w:color="auto" w:fill="auto"/>
            <w:noWrap/>
            <w:vAlign w:val="center"/>
            <w:hideMark/>
          </w:tcPr>
          <w:p w14:paraId="4FBF82D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r>
      <w:tr w:rsidR="00D16FDC" w:rsidRPr="009769BC" w14:paraId="3B5E44CA" w14:textId="77777777" w:rsidTr="004A1C00">
        <w:trPr>
          <w:jc w:val="center"/>
        </w:trPr>
        <w:tc>
          <w:tcPr>
            <w:tcW w:w="2187" w:type="dxa"/>
            <w:tcBorders>
              <w:left w:val="nil"/>
            </w:tcBorders>
            <w:shd w:val="clear" w:color="auto" w:fill="auto"/>
            <w:vAlign w:val="center"/>
          </w:tcPr>
          <w:p w14:paraId="4AD4F3D7"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Milk</w:t>
            </w:r>
          </w:p>
        </w:tc>
        <w:tc>
          <w:tcPr>
            <w:tcW w:w="1499" w:type="dxa"/>
            <w:shd w:val="clear" w:color="auto" w:fill="auto"/>
            <w:noWrap/>
            <w:vAlign w:val="center"/>
            <w:hideMark/>
          </w:tcPr>
          <w:p w14:paraId="669B689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.10</w:t>
            </w:r>
          </w:p>
        </w:tc>
        <w:tc>
          <w:tcPr>
            <w:tcW w:w="1239" w:type="dxa"/>
            <w:shd w:val="clear" w:color="auto" w:fill="auto"/>
            <w:noWrap/>
            <w:vAlign w:val="center"/>
            <w:hideMark/>
          </w:tcPr>
          <w:p w14:paraId="7308DE05" w14:textId="77777777" w:rsidR="00D16FDC" w:rsidRPr="00923337" w:rsidRDefault="00D16FDC" w:rsidP="00CC45FA">
            <w:pPr>
              <w:autoSpaceDE w:val="0"/>
              <w:autoSpaceDN w:val="0"/>
              <w:adjustRightInd w:val="0"/>
              <w:snapToGrid w:val="0"/>
              <w:spacing w:line="240" w:lineRule="auto"/>
              <w:jc w:val="center"/>
              <w:rPr>
                <w:b/>
                <w:bCs/>
                <w:color w:val="auto"/>
                <w:highlight w:val="yellow"/>
              </w:rPr>
            </w:pPr>
            <w:commentRangeStart w:id="68"/>
            <w:commentRangeStart w:id="69"/>
            <w:r w:rsidRPr="00923337">
              <w:rPr>
                <w:b/>
                <w:bCs/>
                <w:color w:val="auto"/>
                <w:highlight w:val="yellow"/>
              </w:rPr>
              <w:t>0.37</w:t>
            </w:r>
            <w:commentRangeEnd w:id="68"/>
            <w:r w:rsidR="00923337">
              <w:rPr>
                <w:rStyle w:val="CommentReference"/>
              </w:rPr>
              <w:commentReference w:id="68"/>
            </w:r>
            <w:commentRangeEnd w:id="69"/>
            <w:r w:rsidR="00CC2A63">
              <w:rPr>
                <w:rStyle w:val="CommentReference"/>
              </w:rPr>
              <w:commentReference w:id="69"/>
            </w:r>
          </w:p>
        </w:tc>
        <w:tc>
          <w:tcPr>
            <w:tcW w:w="1422" w:type="dxa"/>
            <w:shd w:val="clear" w:color="auto" w:fill="auto"/>
            <w:noWrap/>
            <w:vAlign w:val="center"/>
            <w:hideMark/>
          </w:tcPr>
          <w:p w14:paraId="363A4C3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0.00</w:t>
            </w:r>
          </w:p>
        </w:tc>
        <w:tc>
          <w:tcPr>
            <w:tcW w:w="1380" w:type="dxa"/>
            <w:shd w:val="clear" w:color="auto" w:fill="auto"/>
            <w:noWrap/>
            <w:vAlign w:val="center"/>
            <w:hideMark/>
          </w:tcPr>
          <w:p w14:paraId="758BCC0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369" w:type="dxa"/>
            <w:shd w:val="clear" w:color="auto" w:fill="auto"/>
            <w:noWrap/>
            <w:vAlign w:val="center"/>
            <w:hideMark/>
          </w:tcPr>
          <w:p w14:paraId="0F1FED4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69" w:type="dxa"/>
            <w:tcBorders>
              <w:right w:val="nil"/>
            </w:tcBorders>
            <w:shd w:val="clear" w:color="auto" w:fill="auto"/>
            <w:noWrap/>
            <w:vAlign w:val="center"/>
            <w:hideMark/>
          </w:tcPr>
          <w:p w14:paraId="56DEC5F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0.12</w:t>
            </w:r>
          </w:p>
        </w:tc>
      </w:tr>
      <w:tr w:rsidR="00D16FDC" w:rsidRPr="009769BC" w14:paraId="4F0CAA73" w14:textId="77777777" w:rsidTr="004A1C00">
        <w:trPr>
          <w:jc w:val="center"/>
        </w:trPr>
        <w:tc>
          <w:tcPr>
            <w:tcW w:w="2187" w:type="dxa"/>
            <w:tcBorders>
              <w:left w:val="nil"/>
            </w:tcBorders>
            <w:shd w:val="clear" w:color="auto" w:fill="auto"/>
            <w:vAlign w:val="center"/>
          </w:tcPr>
          <w:p w14:paraId="2A81D6F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Yogurt</w:t>
            </w:r>
          </w:p>
        </w:tc>
        <w:tc>
          <w:tcPr>
            <w:tcW w:w="1499" w:type="dxa"/>
            <w:shd w:val="clear" w:color="auto" w:fill="auto"/>
            <w:noWrap/>
            <w:vAlign w:val="center"/>
            <w:hideMark/>
          </w:tcPr>
          <w:p w14:paraId="5220BCE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.09</w:t>
            </w:r>
          </w:p>
        </w:tc>
        <w:tc>
          <w:tcPr>
            <w:tcW w:w="1239" w:type="dxa"/>
            <w:shd w:val="clear" w:color="auto" w:fill="auto"/>
            <w:noWrap/>
            <w:vAlign w:val="center"/>
            <w:hideMark/>
          </w:tcPr>
          <w:p w14:paraId="4CFC282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422" w:type="dxa"/>
            <w:shd w:val="clear" w:color="auto" w:fill="auto"/>
            <w:noWrap/>
            <w:vAlign w:val="center"/>
            <w:hideMark/>
          </w:tcPr>
          <w:p w14:paraId="009D8DD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.10</w:t>
            </w:r>
          </w:p>
        </w:tc>
        <w:tc>
          <w:tcPr>
            <w:tcW w:w="1380" w:type="dxa"/>
            <w:shd w:val="clear" w:color="auto" w:fill="auto"/>
            <w:noWrap/>
            <w:vAlign w:val="center"/>
            <w:hideMark/>
          </w:tcPr>
          <w:p w14:paraId="3757BFAF"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.32</w:t>
            </w:r>
          </w:p>
        </w:tc>
        <w:tc>
          <w:tcPr>
            <w:tcW w:w="1369" w:type="dxa"/>
            <w:shd w:val="clear" w:color="auto" w:fill="auto"/>
            <w:noWrap/>
            <w:vAlign w:val="center"/>
            <w:hideMark/>
          </w:tcPr>
          <w:p w14:paraId="3C616E1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0.07</w:t>
            </w:r>
          </w:p>
        </w:tc>
        <w:tc>
          <w:tcPr>
            <w:tcW w:w="1369" w:type="dxa"/>
            <w:tcBorders>
              <w:right w:val="nil"/>
            </w:tcBorders>
            <w:shd w:val="clear" w:color="auto" w:fill="auto"/>
            <w:noWrap/>
            <w:vAlign w:val="center"/>
            <w:hideMark/>
          </w:tcPr>
          <w:p w14:paraId="00C98C01"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0.35</w:t>
            </w:r>
          </w:p>
        </w:tc>
      </w:tr>
      <w:tr w:rsidR="00D16FDC" w:rsidRPr="009769BC" w14:paraId="3773EF01" w14:textId="77777777" w:rsidTr="004A1C00">
        <w:trPr>
          <w:jc w:val="center"/>
        </w:trPr>
        <w:tc>
          <w:tcPr>
            <w:tcW w:w="2187" w:type="dxa"/>
            <w:tcBorders>
              <w:left w:val="nil"/>
            </w:tcBorders>
            <w:shd w:val="clear" w:color="auto" w:fill="auto"/>
            <w:vAlign w:val="center"/>
          </w:tcPr>
          <w:p w14:paraId="33F3DE7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Cheese</w:t>
            </w:r>
          </w:p>
        </w:tc>
        <w:tc>
          <w:tcPr>
            <w:tcW w:w="1499" w:type="dxa"/>
            <w:shd w:val="clear" w:color="auto" w:fill="auto"/>
            <w:noWrap/>
            <w:vAlign w:val="center"/>
            <w:hideMark/>
          </w:tcPr>
          <w:p w14:paraId="2DA939C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239" w:type="dxa"/>
            <w:shd w:val="clear" w:color="auto" w:fill="auto"/>
            <w:noWrap/>
            <w:vAlign w:val="center"/>
            <w:hideMark/>
          </w:tcPr>
          <w:p w14:paraId="5019EE31"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.39</w:t>
            </w:r>
          </w:p>
        </w:tc>
        <w:tc>
          <w:tcPr>
            <w:tcW w:w="1422" w:type="dxa"/>
            <w:shd w:val="clear" w:color="auto" w:fill="auto"/>
            <w:noWrap/>
            <w:vAlign w:val="center"/>
            <w:hideMark/>
          </w:tcPr>
          <w:p w14:paraId="0DD3AD6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380" w:type="dxa"/>
            <w:shd w:val="clear" w:color="auto" w:fill="auto"/>
            <w:noWrap/>
            <w:vAlign w:val="center"/>
            <w:hideMark/>
          </w:tcPr>
          <w:p w14:paraId="0CB0664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369" w:type="dxa"/>
            <w:shd w:val="clear" w:color="auto" w:fill="auto"/>
            <w:noWrap/>
            <w:vAlign w:val="center"/>
            <w:hideMark/>
          </w:tcPr>
          <w:p w14:paraId="66511A38"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0.34</w:t>
            </w:r>
          </w:p>
        </w:tc>
        <w:tc>
          <w:tcPr>
            <w:tcW w:w="1369" w:type="dxa"/>
            <w:tcBorders>
              <w:right w:val="nil"/>
            </w:tcBorders>
            <w:shd w:val="clear" w:color="auto" w:fill="auto"/>
            <w:noWrap/>
            <w:vAlign w:val="center"/>
            <w:hideMark/>
          </w:tcPr>
          <w:p w14:paraId="5067C16A"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r>
      <w:tr w:rsidR="00D16FDC" w:rsidRPr="009769BC" w14:paraId="7C7F1F2F" w14:textId="77777777" w:rsidTr="004A1C00">
        <w:trPr>
          <w:jc w:val="center"/>
        </w:trPr>
        <w:tc>
          <w:tcPr>
            <w:tcW w:w="2187" w:type="dxa"/>
            <w:tcBorders>
              <w:left w:val="nil"/>
            </w:tcBorders>
            <w:shd w:val="clear" w:color="auto" w:fill="auto"/>
            <w:vAlign w:val="center"/>
          </w:tcPr>
          <w:p w14:paraId="75A4B7A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Alcohol</w:t>
            </w:r>
          </w:p>
        </w:tc>
        <w:tc>
          <w:tcPr>
            <w:tcW w:w="1499" w:type="dxa"/>
            <w:shd w:val="clear" w:color="auto" w:fill="auto"/>
            <w:noWrap/>
            <w:vAlign w:val="center"/>
            <w:hideMark/>
          </w:tcPr>
          <w:p w14:paraId="4B25732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239" w:type="dxa"/>
            <w:shd w:val="clear" w:color="auto" w:fill="auto"/>
            <w:noWrap/>
            <w:vAlign w:val="center"/>
            <w:hideMark/>
          </w:tcPr>
          <w:p w14:paraId="76BF8D1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.27</w:t>
            </w:r>
          </w:p>
        </w:tc>
        <w:tc>
          <w:tcPr>
            <w:tcW w:w="1422" w:type="dxa"/>
            <w:shd w:val="clear" w:color="auto" w:fill="auto"/>
            <w:noWrap/>
            <w:vAlign w:val="center"/>
            <w:hideMark/>
          </w:tcPr>
          <w:p w14:paraId="2D9470BE"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.34</w:t>
            </w:r>
          </w:p>
        </w:tc>
        <w:tc>
          <w:tcPr>
            <w:tcW w:w="1380" w:type="dxa"/>
            <w:shd w:val="clear" w:color="auto" w:fill="auto"/>
            <w:noWrap/>
            <w:vAlign w:val="center"/>
            <w:hideMark/>
          </w:tcPr>
          <w:p w14:paraId="32B5E44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.09</w:t>
            </w:r>
          </w:p>
        </w:tc>
        <w:tc>
          <w:tcPr>
            <w:tcW w:w="1369" w:type="dxa"/>
            <w:shd w:val="clear" w:color="auto" w:fill="auto"/>
            <w:noWrap/>
            <w:vAlign w:val="center"/>
            <w:hideMark/>
          </w:tcPr>
          <w:p w14:paraId="0703DEBA"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.36</w:t>
            </w:r>
          </w:p>
        </w:tc>
        <w:tc>
          <w:tcPr>
            <w:tcW w:w="1369" w:type="dxa"/>
            <w:tcBorders>
              <w:right w:val="nil"/>
            </w:tcBorders>
            <w:shd w:val="clear" w:color="auto" w:fill="auto"/>
            <w:noWrap/>
            <w:vAlign w:val="center"/>
            <w:hideMark/>
          </w:tcPr>
          <w:p w14:paraId="3A84320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r>
      <w:tr w:rsidR="00D16FDC" w:rsidRPr="009769BC" w14:paraId="7EBD4B33" w14:textId="77777777" w:rsidTr="004A1C00">
        <w:trPr>
          <w:jc w:val="center"/>
        </w:trPr>
        <w:tc>
          <w:tcPr>
            <w:tcW w:w="2187" w:type="dxa"/>
            <w:tcBorders>
              <w:left w:val="nil"/>
            </w:tcBorders>
            <w:shd w:val="clear" w:color="auto" w:fill="auto"/>
            <w:vAlign w:val="center"/>
          </w:tcPr>
          <w:p w14:paraId="33DC519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Fruit—Other</w:t>
            </w:r>
          </w:p>
        </w:tc>
        <w:tc>
          <w:tcPr>
            <w:tcW w:w="1499" w:type="dxa"/>
            <w:shd w:val="clear" w:color="auto" w:fill="auto"/>
            <w:noWrap/>
            <w:vAlign w:val="center"/>
            <w:hideMark/>
          </w:tcPr>
          <w:p w14:paraId="263245DA"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.23</w:t>
            </w:r>
          </w:p>
        </w:tc>
        <w:tc>
          <w:tcPr>
            <w:tcW w:w="1239" w:type="dxa"/>
            <w:shd w:val="clear" w:color="auto" w:fill="auto"/>
            <w:noWrap/>
            <w:vAlign w:val="center"/>
            <w:hideMark/>
          </w:tcPr>
          <w:p w14:paraId="71AE80AD"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0.41</w:t>
            </w:r>
          </w:p>
        </w:tc>
        <w:tc>
          <w:tcPr>
            <w:tcW w:w="1422" w:type="dxa"/>
            <w:shd w:val="clear" w:color="auto" w:fill="auto"/>
            <w:noWrap/>
            <w:vAlign w:val="center"/>
            <w:hideMark/>
          </w:tcPr>
          <w:p w14:paraId="4E8B6DC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.24</w:t>
            </w:r>
          </w:p>
        </w:tc>
        <w:tc>
          <w:tcPr>
            <w:tcW w:w="1380" w:type="dxa"/>
            <w:shd w:val="clear" w:color="auto" w:fill="auto"/>
            <w:noWrap/>
            <w:vAlign w:val="center"/>
            <w:hideMark/>
          </w:tcPr>
          <w:p w14:paraId="56001C2D"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.33</w:t>
            </w:r>
          </w:p>
        </w:tc>
        <w:tc>
          <w:tcPr>
            <w:tcW w:w="1369" w:type="dxa"/>
            <w:shd w:val="clear" w:color="auto" w:fill="auto"/>
            <w:noWrap/>
            <w:vAlign w:val="center"/>
            <w:hideMark/>
          </w:tcPr>
          <w:p w14:paraId="5D45C7D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0.03</w:t>
            </w:r>
          </w:p>
        </w:tc>
        <w:tc>
          <w:tcPr>
            <w:tcW w:w="1369" w:type="dxa"/>
            <w:tcBorders>
              <w:right w:val="nil"/>
            </w:tcBorders>
            <w:shd w:val="clear" w:color="auto" w:fill="auto"/>
            <w:noWrap/>
            <w:vAlign w:val="center"/>
            <w:hideMark/>
          </w:tcPr>
          <w:p w14:paraId="591110C5"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0.49</w:t>
            </w:r>
          </w:p>
        </w:tc>
      </w:tr>
      <w:tr w:rsidR="00D16FDC" w:rsidRPr="009769BC" w14:paraId="1FE31BFB" w14:textId="77777777" w:rsidTr="004A1C00">
        <w:trPr>
          <w:jc w:val="center"/>
        </w:trPr>
        <w:tc>
          <w:tcPr>
            <w:tcW w:w="2187" w:type="dxa"/>
            <w:tcBorders>
              <w:left w:val="nil"/>
            </w:tcBorders>
            <w:shd w:val="clear" w:color="auto" w:fill="auto"/>
            <w:vAlign w:val="center"/>
          </w:tcPr>
          <w:p w14:paraId="3EFAEA7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Fruit—Citrus, melons, and berries</w:t>
            </w:r>
          </w:p>
        </w:tc>
        <w:tc>
          <w:tcPr>
            <w:tcW w:w="1499" w:type="dxa"/>
            <w:shd w:val="clear" w:color="auto" w:fill="auto"/>
            <w:noWrap/>
            <w:vAlign w:val="center"/>
            <w:hideMark/>
          </w:tcPr>
          <w:p w14:paraId="3B02030B"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.20</w:t>
            </w:r>
          </w:p>
        </w:tc>
        <w:tc>
          <w:tcPr>
            <w:tcW w:w="1239" w:type="dxa"/>
            <w:shd w:val="clear" w:color="auto" w:fill="auto"/>
            <w:noWrap/>
            <w:vAlign w:val="center"/>
            <w:hideMark/>
          </w:tcPr>
          <w:p w14:paraId="573B83B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0.18</w:t>
            </w:r>
          </w:p>
        </w:tc>
        <w:tc>
          <w:tcPr>
            <w:tcW w:w="1422" w:type="dxa"/>
            <w:shd w:val="clear" w:color="auto" w:fill="auto"/>
            <w:noWrap/>
            <w:vAlign w:val="center"/>
            <w:hideMark/>
          </w:tcPr>
          <w:p w14:paraId="2139626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380" w:type="dxa"/>
            <w:shd w:val="clear" w:color="auto" w:fill="auto"/>
            <w:noWrap/>
            <w:vAlign w:val="center"/>
            <w:hideMark/>
          </w:tcPr>
          <w:p w14:paraId="31807EC8"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.36</w:t>
            </w:r>
          </w:p>
        </w:tc>
        <w:tc>
          <w:tcPr>
            <w:tcW w:w="1369" w:type="dxa"/>
            <w:shd w:val="clear" w:color="auto" w:fill="auto"/>
            <w:noWrap/>
            <w:vAlign w:val="center"/>
            <w:hideMark/>
          </w:tcPr>
          <w:p w14:paraId="298C7A1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369" w:type="dxa"/>
            <w:tcBorders>
              <w:right w:val="nil"/>
            </w:tcBorders>
            <w:shd w:val="clear" w:color="auto" w:fill="auto"/>
            <w:noWrap/>
            <w:vAlign w:val="center"/>
            <w:hideMark/>
          </w:tcPr>
          <w:p w14:paraId="0D340651"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0.50</w:t>
            </w:r>
          </w:p>
        </w:tc>
      </w:tr>
      <w:tr w:rsidR="00D16FDC" w:rsidRPr="009769BC" w14:paraId="05073B70" w14:textId="77777777" w:rsidTr="004A1C00">
        <w:trPr>
          <w:jc w:val="center"/>
        </w:trPr>
        <w:tc>
          <w:tcPr>
            <w:tcW w:w="2187" w:type="dxa"/>
            <w:tcBorders>
              <w:left w:val="nil"/>
            </w:tcBorders>
            <w:shd w:val="clear" w:color="auto" w:fill="auto"/>
            <w:vAlign w:val="center"/>
          </w:tcPr>
          <w:p w14:paraId="66B53BC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Tomatoes</w:t>
            </w:r>
          </w:p>
        </w:tc>
        <w:tc>
          <w:tcPr>
            <w:tcW w:w="1499" w:type="dxa"/>
            <w:shd w:val="clear" w:color="auto" w:fill="auto"/>
            <w:noWrap/>
            <w:vAlign w:val="center"/>
            <w:hideMark/>
          </w:tcPr>
          <w:p w14:paraId="51C2579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.21</w:t>
            </w:r>
          </w:p>
        </w:tc>
        <w:tc>
          <w:tcPr>
            <w:tcW w:w="1239" w:type="dxa"/>
            <w:shd w:val="clear" w:color="auto" w:fill="auto"/>
            <w:noWrap/>
            <w:vAlign w:val="center"/>
            <w:hideMark/>
          </w:tcPr>
          <w:p w14:paraId="27A64A9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422" w:type="dxa"/>
            <w:shd w:val="clear" w:color="auto" w:fill="auto"/>
            <w:noWrap/>
            <w:vAlign w:val="center"/>
            <w:hideMark/>
          </w:tcPr>
          <w:p w14:paraId="31875DF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.17</w:t>
            </w:r>
          </w:p>
        </w:tc>
        <w:tc>
          <w:tcPr>
            <w:tcW w:w="1380" w:type="dxa"/>
            <w:shd w:val="clear" w:color="auto" w:fill="auto"/>
            <w:noWrap/>
            <w:vAlign w:val="center"/>
            <w:hideMark/>
          </w:tcPr>
          <w:p w14:paraId="312BA20C"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.36</w:t>
            </w:r>
          </w:p>
        </w:tc>
        <w:tc>
          <w:tcPr>
            <w:tcW w:w="1369" w:type="dxa"/>
            <w:shd w:val="clear" w:color="auto" w:fill="auto"/>
            <w:noWrap/>
            <w:vAlign w:val="center"/>
            <w:hideMark/>
          </w:tcPr>
          <w:p w14:paraId="71F46260"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0.48</w:t>
            </w:r>
          </w:p>
        </w:tc>
        <w:tc>
          <w:tcPr>
            <w:tcW w:w="1369" w:type="dxa"/>
            <w:tcBorders>
              <w:right w:val="nil"/>
            </w:tcBorders>
            <w:shd w:val="clear" w:color="auto" w:fill="auto"/>
            <w:noWrap/>
            <w:vAlign w:val="center"/>
            <w:hideMark/>
          </w:tcPr>
          <w:p w14:paraId="476EE9A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0.14</w:t>
            </w:r>
          </w:p>
        </w:tc>
      </w:tr>
      <w:tr w:rsidR="00D16FDC" w:rsidRPr="009769BC" w14:paraId="0F7383C2" w14:textId="77777777" w:rsidTr="004A1C00">
        <w:trPr>
          <w:jc w:val="center"/>
        </w:trPr>
        <w:tc>
          <w:tcPr>
            <w:tcW w:w="2187" w:type="dxa"/>
            <w:tcBorders>
              <w:left w:val="nil"/>
            </w:tcBorders>
            <w:shd w:val="clear" w:color="auto" w:fill="auto"/>
            <w:vAlign w:val="center"/>
          </w:tcPr>
          <w:p w14:paraId="017FE3E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Dark-Green Vegetables</w:t>
            </w:r>
          </w:p>
        </w:tc>
        <w:tc>
          <w:tcPr>
            <w:tcW w:w="1499" w:type="dxa"/>
            <w:shd w:val="clear" w:color="auto" w:fill="auto"/>
            <w:noWrap/>
            <w:vAlign w:val="center"/>
            <w:hideMark/>
          </w:tcPr>
          <w:p w14:paraId="2256A87A"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.21</w:t>
            </w:r>
          </w:p>
        </w:tc>
        <w:tc>
          <w:tcPr>
            <w:tcW w:w="1239" w:type="dxa"/>
            <w:shd w:val="clear" w:color="auto" w:fill="auto"/>
            <w:noWrap/>
            <w:vAlign w:val="center"/>
            <w:hideMark/>
          </w:tcPr>
          <w:p w14:paraId="718A137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.19</w:t>
            </w:r>
          </w:p>
        </w:tc>
        <w:tc>
          <w:tcPr>
            <w:tcW w:w="1422" w:type="dxa"/>
            <w:shd w:val="clear" w:color="auto" w:fill="auto"/>
            <w:noWrap/>
            <w:vAlign w:val="center"/>
            <w:hideMark/>
          </w:tcPr>
          <w:p w14:paraId="59194B4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380" w:type="dxa"/>
            <w:shd w:val="clear" w:color="auto" w:fill="auto"/>
            <w:noWrap/>
            <w:vAlign w:val="center"/>
            <w:hideMark/>
          </w:tcPr>
          <w:p w14:paraId="3A68D37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.22</w:t>
            </w:r>
          </w:p>
        </w:tc>
        <w:tc>
          <w:tcPr>
            <w:tcW w:w="1369" w:type="dxa"/>
            <w:shd w:val="clear" w:color="auto" w:fill="auto"/>
            <w:noWrap/>
            <w:vAlign w:val="center"/>
            <w:hideMark/>
          </w:tcPr>
          <w:p w14:paraId="6284F6F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0.26</w:t>
            </w:r>
          </w:p>
        </w:tc>
        <w:tc>
          <w:tcPr>
            <w:tcW w:w="1369" w:type="dxa"/>
            <w:tcBorders>
              <w:right w:val="nil"/>
            </w:tcBorders>
            <w:shd w:val="clear" w:color="auto" w:fill="auto"/>
            <w:noWrap/>
            <w:vAlign w:val="center"/>
            <w:hideMark/>
          </w:tcPr>
          <w:p w14:paraId="22040654"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0.53</w:t>
            </w:r>
          </w:p>
        </w:tc>
      </w:tr>
      <w:tr w:rsidR="00D16FDC" w:rsidRPr="009769BC" w14:paraId="7D2E796C" w14:textId="77777777" w:rsidTr="004A1C00">
        <w:trPr>
          <w:jc w:val="center"/>
        </w:trPr>
        <w:tc>
          <w:tcPr>
            <w:tcW w:w="2187" w:type="dxa"/>
            <w:tcBorders>
              <w:left w:val="nil"/>
            </w:tcBorders>
            <w:shd w:val="clear" w:color="auto" w:fill="auto"/>
            <w:vAlign w:val="center"/>
          </w:tcPr>
          <w:p w14:paraId="5D9268A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Dark-Yellow Vegetables</w:t>
            </w:r>
          </w:p>
        </w:tc>
        <w:tc>
          <w:tcPr>
            <w:tcW w:w="1499" w:type="dxa"/>
            <w:shd w:val="clear" w:color="auto" w:fill="auto"/>
            <w:noWrap/>
            <w:vAlign w:val="center"/>
            <w:hideMark/>
          </w:tcPr>
          <w:p w14:paraId="54C53A2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.16</w:t>
            </w:r>
          </w:p>
        </w:tc>
        <w:tc>
          <w:tcPr>
            <w:tcW w:w="1239" w:type="dxa"/>
            <w:shd w:val="clear" w:color="auto" w:fill="auto"/>
            <w:noWrap/>
            <w:vAlign w:val="center"/>
            <w:hideMark/>
          </w:tcPr>
          <w:p w14:paraId="2D54336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0.10</w:t>
            </w:r>
          </w:p>
        </w:tc>
        <w:tc>
          <w:tcPr>
            <w:tcW w:w="1422" w:type="dxa"/>
            <w:shd w:val="clear" w:color="auto" w:fill="auto"/>
            <w:noWrap/>
            <w:vAlign w:val="center"/>
            <w:hideMark/>
          </w:tcPr>
          <w:p w14:paraId="12448C00"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.34</w:t>
            </w:r>
          </w:p>
        </w:tc>
        <w:tc>
          <w:tcPr>
            <w:tcW w:w="1380" w:type="dxa"/>
            <w:shd w:val="clear" w:color="auto" w:fill="auto"/>
            <w:noWrap/>
            <w:vAlign w:val="center"/>
            <w:hideMark/>
          </w:tcPr>
          <w:p w14:paraId="6ABB9B7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.06</w:t>
            </w:r>
          </w:p>
        </w:tc>
        <w:tc>
          <w:tcPr>
            <w:tcW w:w="1369" w:type="dxa"/>
            <w:shd w:val="clear" w:color="auto" w:fill="auto"/>
            <w:noWrap/>
            <w:vAlign w:val="center"/>
            <w:hideMark/>
          </w:tcPr>
          <w:p w14:paraId="3A47F84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0.14</w:t>
            </w:r>
          </w:p>
        </w:tc>
        <w:tc>
          <w:tcPr>
            <w:tcW w:w="1369" w:type="dxa"/>
            <w:tcBorders>
              <w:right w:val="nil"/>
            </w:tcBorders>
            <w:shd w:val="clear" w:color="auto" w:fill="auto"/>
            <w:noWrap/>
            <w:vAlign w:val="center"/>
            <w:hideMark/>
          </w:tcPr>
          <w:p w14:paraId="760D742B"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0.45</w:t>
            </w:r>
          </w:p>
        </w:tc>
      </w:tr>
      <w:tr w:rsidR="00D16FDC" w:rsidRPr="009769BC" w14:paraId="4C0ED3CF" w14:textId="77777777" w:rsidTr="004A1C00">
        <w:trPr>
          <w:jc w:val="center"/>
        </w:trPr>
        <w:tc>
          <w:tcPr>
            <w:tcW w:w="2187" w:type="dxa"/>
            <w:tcBorders>
              <w:left w:val="nil"/>
            </w:tcBorders>
            <w:shd w:val="clear" w:color="auto" w:fill="auto"/>
            <w:vAlign w:val="center"/>
          </w:tcPr>
          <w:p w14:paraId="7AF5225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Other Vegetables</w:t>
            </w:r>
          </w:p>
        </w:tc>
        <w:tc>
          <w:tcPr>
            <w:tcW w:w="1499" w:type="dxa"/>
            <w:shd w:val="clear" w:color="auto" w:fill="auto"/>
            <w:noWrap/>
            <w:vAlign w:val="center"/>
            <w:hideMark/>
          </w:tcPr>
          <w:p w14:paraId="2933320F"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.50</w:t>
            </w:r>
          </w:p>
        </w:tc>
        <w:tc>
          <w:tcPr>
            <w:tcW w:w="1239" w:type="dxa"/>
            <w:shd w:val="clear" w:color="auto" w:fill="auto"/>
            <w:noWrap/>
            <w:vAlign w:val="center"/>
            <w:hideMark/>
          </w:tcPr>
          <w:p w14:paraId="2C1423D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0.17</w:t>
            </w:r>
          </w:p>
        </w:tc>
        <w:tc>
          <w:tcPr>
            <w:tcW w:w="1422" w:type="dxa"/>
            <w:shd w:val="clear" w:color="auto" w:fill="auto"/>
            <w:noWrap/>
            <w:vAlign w:val="center"/>
            <w:hideMark/>
          </w:tcPr>
          <w:p w14:paraId="1BAEF5E0"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.65</w:t>
            </w:r>
          </w:p>
        </w:tc>
        <w:tc>
          <w:tcPr>
            <w:tcW w:w="1380" w:type="dxa"/>
            <w:shd w:val="clear" w:color="auto" w:fill="auto"/>
            <w:noWrap/>
            <w:vAlign w:val="center"/>
            <w:hideMark/>
          </w:tcPr>
          <w:p w14:paraId="221B49E6"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.48</w:t>
            </w:r>
          </w:p>
        </w:tc>
        <w:tc>
          <w:tcPr>
            <w:tcW w:w="1369" w:type="dxa"/>
            <w:shd w:val="clear" w:color="auto" w:fill="auto"/>
            <w:noWrap/>
            <w:vAlign w:val="center"/>
            <w:hideMark/>
          </w:tcPr>
          <w:p w14:paraId="0BEEC6E3"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0.46</w:t>
            </w:r>
          </w:p>
        </w:tc>
        <w:tc>
          <w:tcPr>
            <w:tcW w:w="1369" w:type="dxa"/>
            <w:tcBorders>
              <w:right w:val="nil"/>
            </w:tcBorders>
            <w:shd w:val="clear" w:color="auto" w:fill="auto"/>
            <w:noWrap/>
            <w:vAlign w:val="center"/>
            <w:hideMark/>
          </w:tcPr>
          <w:p w14:paraId="6250AD22"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0.45</w:t>
            </w:r>
          </w:p>
        </w:tc>
      </w:tr>
      <w:tr w:rsidR="00D16FDC" w:rsidRPr="009769BC" w14:paraId="438E20FE" w14:textId="77777777" w:rsidTr="004A1C00">
        <w:trPr>
          <w:jc w:val="center"/>
        </w:trPr>
        <w:tc>
          <w:tcPr>
            <w:tcW w:w="2187" w:type="dxa"/>
            <w:tcBorders>
              <w:left w:val="nil"/>
            </w:tcBorders>
            <w:shd w:val="clear" w:color="auto" w:fill="auto"/>
            <w:vAlign w:val="center"/>
          </w:tcPr>
          <w:p w14:paraId="6FE0799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Potatoes</w:t>
            </w:r>
          </w:p>
        </w:tc>
        <w:tc>
          <w:tcPr>
            <w:tcW w:w="1499" w:type="dxa"/>
            <w:shd w:val="clear" w:color="auto" w:fill="auto"/>
            <w:noWrap/>
            <w:vAlign w:val="center"/>
            <w:hideMark/>
          </w:tcPr>
          <w:p w14:paraId="11A5D4C7"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0.41</w:t>
            </w:r>
          </w:p>
        </w:tc>
        <w:tc>
          <w:tcPr>
            <w:tcW w:w="1239" w:type="dxa"/>
            <w:shd w:val="clear" w:color="auto" w:fill="auto"/>
            <w:noWrap/>
            <w:vAlign w:val="center"/>
            <w:hideMark/>
          </w:tcPr>
          <w:p w14:paraId="21E082E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0.25</w:t>
            </w:r>
          </w:p>
        </w:tc>
        <w:tc>
          <w:tcPr>
            <w:tcW w:w="1422" w:type="dxa"/>
            <w:shd w:val="clear" w:color="auto" w:fill="auto"/>
            <w:noWrap/>
            <w:vAlign w:val="center"/>
            <w:hideMark/>
          </w:tcPr>
          <w:p w14:paraId="3D09A82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0.06</w:t>
            </w:r>
          </w:p>
        </w:tc>
        <w:tc>
          <w:tcPr>
            <w:tcW w:w="1380" w:type="dxa"/>
            <w:shd w:val="clear" w:color="auto" w:fill="auto"/>
            <w:noWrap/>
            <w:vAlign w:val="center"/>
            <w:hideMark/>
          </w:tcPr>
          <w:p w14:paraId="36841B9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0.05</w:t>
            </w:r>
          </w:p>
        </w:tc>
        <w:tc>
          <w:tcPr>
            <w:tcW w:w="1369" w:type="dxa"/>
            <w:shd w:val="clear" w:color="auto" w:fill="auto"/>
            <w:noWrap/>
            <w:vAlign w:val="center"/>
            <w:hideMark/>
          </w:tcPr>
          <w:p w14:paraId="052401C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0.16</w:t>
            </w:r>
          </w:p>
        </w:tc>
        <w:tc>
          <w:tcPr>
            <w:tcW w:w="1369" w:type="dxa"/>
            <w:tcBorders>
              <w:right w:val="nil"/>
            </w:tcBorders>
            <w:shd w:val="clear" w:color="auto" w:fill="auto"/>
            <w:noWrap/>
            <w:vAlign w:val="center"/>
            <w:hideMark/>
          </w:tcPr>
          <w:p w14:paraId="5165A595"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.04</w:t>
            </w:r>
          </w:p>
        </w:tc>
      </w:tr>
      <w:tr w:rsidR="00D16FDC" w:rsidRPr="009769BC" w14:paraId="3291BB03" w14:textId="77777777" w:rsidTr="004A1C00">
        <w:trPr>
          <w:jc w:val="center"/>
        </w:trPr>
        <w:tc>
          <w:tcPr>
            <w:tcW w:w="2187" w:type="dxa"/>
            <w:tcBorders>
              <w:left w:val="nil"/>
            </w:tcBorders>
            <w:shd w:val="clear" w:color="auto" w:fill="auto"/>
            <w:vAlign w:val="center"/>
          </w:tcPr>
          <w:p w14:paraId="3E947E4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Other Starchy Vegetables</w:t>
            </w:r>
          </w:p>
        </w:tc>
        <w:tc>
          <w:tcPr>
            <w:tcW w:w="1499" w:type="dxa"/>
            <w:shd w:val="clear" w:color="auto" w:fill="auto"/>
            <w:noWrap/>
            <w:vAlign w:val="center"/>
            <w:hideMark/>
          </w:tcPr>
          <w:p w14:paraId="61BD20A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.03</w:t>
            </w:r>
          </w:p>
        </w:tc>
        <w:tc>
          <w:tcPr>
            <w:tcW w:w="1239" w:type="dxa"/>
            <w:shd w:val="clear" w:color="auto" w:fill="auto"/>
            <w:noWrap/>
            <w:vAlign w:val="center"/>
            <w:hideMark/>
          </w:tcPr>
          <w:p w14:paraId="2F9A0BE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0.16</w:t>
            </w:r>
          </w:p>
        </w:tc>
        <w:tc>
          <w:tcPr>
            <w:tcW w:w="1422" w:type="dxa"/>
            <w:shd w:val="clear" w:color="auto" w:fill="auto"/>
            <w:noWrap/>
            <w:vAlign w:val="center"/>
            <w:hideMark/>
          </w:tcPr>
          <w:p w14:paraId="43C8162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.11</w:t>
            </w:r>
          </w:p>
        </w:tc>
        <w:tc>
          <w:tcPr>
            <w:tcW w:w="1380" w:type="dxa"/>
            <w:shd w:val="clear" w:color="auto" w:fill="auto"/>
            <w:noWrap/>
            <w:vAlign w:val="center"/>
            <w:hideMark/>
          </w:tcPr>
          <w:p w14:paraId="6E05CF1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.15</w:t>
            </w:r>
          </w:p>
        </w:tc>
        <w:tc>
          <w:tcPr>
            <w:tcW w:w="1369" w:type="dxa"/>
            <w:shd w:val="clear" w:color="auto" w:fill="auto"/>
            <w:noWrap/>
            <w:vAlign w:val="center"/>
            <w:hideMark/>
          </w:tcPr>
          <w:p w14:paraId="6FE5D2A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.12</w:t>
            </w:r>
          </w:p>
        </w:tc>
        <w:tc>
          <w:tcPr>
            <w:tcW w:w="1369" w:type="dxa"/>
            <w:tcBorders>
              <w:right w:val="nil"/>
            </w:tcBorders>
            <w:shd w:val="clear" w:color="auto" w:fill="auto"/>
            <w:noWrap/>
            <w:vAlign w:val="center"/>
            <w:hideMark/>
          </w:tcPr>
          <w:p w14:paraId="5ECE7CA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0.17</w:t>
            </w:r>
          </w:p>
        </w:tc>
      </w:tr>
      <w:tr w:rsidR="00D16FDC" w:rsidRPr="009769BC" w14:paraId="42091D00" w14:textId="77777777" w:rsidTr="004A1C00">
        <w:trPr>
          <w:jc w:val="center"/>
        </w:trPr>
        <w:tc>
          <w:tcPr>
            <w:tcW w:w="2187" w:type="dxa"/>
            <w:tcBorders>
              <w:left w:val="nil"/>
            </w:tcBorders>
            <w:shd w:val="clear" w:color="auto" w:fill="auto"/>
            <w:vAlign w:val="center"/>
          </w:tcPr>
          <w:p w14:paraId="1BC0247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Legumes</w:t>
            </w:r>
          </w:p>
        </w:tc>
        <w:tc>
          <w:tcPr>
            <w:tcW w:w="1499" w:type="dxa"/>
            <w:shd w:val="clear" w:color="auto" w:fill="auto"/>
            <w:noWrap/>
            <w:vAlign w:val="center"/>
            <w:hideMark/>
          </w:tcPr>
          <w:p w14:paraId="3544339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0.01</w:t>
            </w:r>
          </w:p>
        </w:tc>
        <w:tc>
          <w:tcPr>
            <w:tcW w:w="1239" w:type="dxa"/>
            <w:shd w:val="clear" w:color="auto" w:fill="auto"/>
            <w:noWrap/>
            <w:vAlign w:val="center"/>
            <w:hideMark/>
          </w:tcPr>
          <w:p w14:paraId="147CD8F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.24</w:t>
            </w:r>
          </w:p>
        </w:tc>
        <w:tc>
          <w:tcPr>
            <w:tcW w:w="1422" w:type="dxa"/>
            <w:shd w:val="clear" w:color="auto" w:fill="auto"/>
            <w:noWrap/>
            <w:vAlign w:val="center"/>
            <w:hideMark/>
          </w:tcPr>
          <w:p w14:paraId="149C47C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0.21</w:t>
            </w:r>
          </w:p>
        </w:tc>
        <w:tc>
          <w:tcPr>
            <w:tcW w:w="1380" w:type="dxa"/>
            <w:shd w:val="clear" w:color="auto" w:fill="auto"/>
            <w:noWrap/>
            <w:vAlign w:val="center"/>
            <w:hideMark/>
          </w:tcPr>
          <w:p w14:paraId="4A7AAB8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0.23</w:t>
            </w:r>
          </w:p>
        </w:tc>
        <w:tc>
          <w:tcPr>
            <w:tcW w:w="1369" w:type="dxa"/>
            <w:shd w:val="clear" w:color="auto" w:fill="auto"/>
            <w:noWrap/>
            <w:vAlign w:val="center"/>
            <w:hideMark/>
          </w:tcPr>
          <w:p w14:paraId="5F126AA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0.04</w:t>
            </w:r>
          </w:p>
        </w:tc>
        <w:tc>
          <w:tcPr>
            <w:tcW w:w="1369" w:type="dxa"/>
            <w:tcBorders>
              <w:right w:val="nil"/>
            </w:tcBorders>
            <w:shd w:val="clear" w:color="auto" w:fill="auto"/>
            <w:noWrap/>
            <w:vAlign w:val="center"/>
            <w:hideMark/>
          </w:tcPr>
          <w:p w14:paraId="6091522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.08</w:t>
            </w:r>
          </w:p>
        </w:tc>
      </w:tr>
      <w:tr w:rsidR="00D16FDC" w:rsidRPr="009769BC" w14:paraId="55AEC636" w14:textId="77777777" w:rsidTr="004A1C00">
        <w:trPr>
          <w:jc w:val="center"/>
        </w:trPr>
        <w:tc>
          <w:tcPr>
            <w:tcW w:w="2187" w:type="dxa"/>
            <w:tcBorders>
              <w:left w:val="nil"/>
            </w:tcBorders>
            <w:shd w:val="clear" w:color="auto" w:fill="auto"/>
            <w:vAlign w:val="center"/>
          </w:tcPr>
          <w:p w14:paraId="72AA4E6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Soy</w:t>
            </w:r>
          </w:p>
        </w:tc>
        <w:tc>
          <w:tcPr>
            <w:tcW w:w="1499" w:type="dxa"/>
            <w:shd w:val="clear" w:color="auto" w:fill="auto"/>
            <w:noWrap/>
            <w:vAlign w:val="center"/>
            <w:hideMark/>
          </w:tcPr>
          <w:p w14:paraId="0A8DE71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.08</w:t>
            </w:r>
          </w:p>
        </w:tc>
        <w:tc>
          <w:tcPr>
            <w:tcW w:w="1239" w:type="dxa"/>
            <w:shd w:val="clear" w:color="auto" w:fill="auto"/>
            <w:noWrap/>
            <w:vAlign w:val="center"/>
            <w:hideMark/>
          </w:tcPr>
          <w:p w14:paraId="00E6F69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.11</w:t>
            </w:r>
          </w:p>
        </w:tc>
        <w:tc>
          <w:tcPr>
            <w:tcW w:w="1422" w:type="dxa"/>
            <w:shd w:val="clear" w:color="auto" w:fill="auto"/>
            <w:noWrap/>
            <w:vAlign w:val="center"/>
            <w:hideMark/>
          </w:tcPr>
          <w:p w14:paraId="378F7A5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.20</w:t>
            </w:r>
          </w:p>
        </w:tc>
        <w:tc>
          <w:tcPr>
            <w:tcW w:w="1380" w:type="dxa"/>
            <w:shd w:val="clear" w:color="auto" w:fill="auto"/>
            <w:noWrap/>
            <w:vAlign w:val="center"/>
            <w:hideMark/>
          </w:tcPr>
          <w:p w14:paraId="16543F6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0.22</w:t>
            </w:r>
          </w:p>
        </w:tc>
        <w:tc>
          <w:tcPr>
            <w:tcW w:w="1369" w:type="dxa"/>
            <w:shd w:val="clear" w:color="auto" w:fill="auto"/>
            <w:noWrap/>
            <w:vAlign w:val="center"/>
            <w:hideMark/>
          </w:tcPr>
          <w:p w14:paraId="39105C4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0.08</w:t>
            </w:r>
          </w:p>
        </w:tc>
        <w:tc>
          <w:tcPr>
            <w:tcW w:w="1369" w:type="dxa"/>
            <w:tcBorders>
              <w:right w:val="nil"/>
            </w:tcBorders>
            <w:shd w:val="clear" w:color="auto" w:fill="auto"/>
            <w:noWrap/>
            <w:vAlign w:val="center"/>
            <w:hideMark/>
          </w:tcPr>
          <w:p w14:paraId="43B018A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0.21</w:t>
            </w:r>
          </w:p>
        </w:tc>
      </w:tr>
      <w:tr w:rsidR="00D16FDC" w:rsidRPr="009769BC" w14:paraId="7213EEDB" w14:textId="77777777" w:rsidTr="004A1C00">
        <w:trPr>
          <w:jc w:val="center"/>
        </w:trPr>
        <w:tc>
          <w:tcPr>
            <w:tcW w:w="2187" w:type="dxa"/>
            <w:tcBorders>
              <w:left w:val="nil"/>
            </w:tcBorders>
            <w:shd w:val="clear" w:color="auto" w:fill="auto"/>
            <w:vAlign w:val="center"/>
          </w:tcPr>
          <w:p w14:paraId="2CF6F60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Refined Grains</w:t>
            </w:r>
          </w:p>
        </w:tc>
        <w:tc>
          <w:tcPr>
            <w:tcW w:w="1499" w:type="dxa"/>
            <w:shd w:val="clear" w:color="auto" w:fill="auto"/>
            <w:noWrap/>
            <w:vAlign w:val="center"/>
            <w:hideMark/>
          </w:tcPr>
          <w:p w14:paraId="19489640"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.13</w:t>
            </w:r>
          </w:p>
        </w:tc>
        <w:tc>
          <w:tcPr>
            <w:tcW w:w="1239" w:type="dxa"/>
            <w:shd w:val="clear" w:color="auto" w:fill="auto"/>
            <w:noWrap/>
            <w:vAlign w:val="center"/>
            <w:hideMark/>
          </w:tcPr>
          <w:p w14:paraId="10B8E1D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.12</w:t>
            </w:r>
          </w:p>
        </w:tc>
        <w:tc>
          <w:tcPr>
            <w:tcW w:w="1422" w:type="dxa"/>
            <w:shd w:val="clear" w:color="auto" w:fill="auto"/>
            <w:noWrap/>
            <w:vAlign w:val="center"/>
            <w:hideMark/>
          </w:tcPr>
          <w:p w14:paraId="1FBC4DE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0.17</w:t>
            </w:r>
          </w:p>
        </w:tc>
        <w:tc>
          <w:tcPr>
            <w:tcW w:w="1380" w:type="dxa"/>
            <w:shd w:val="clear" w:color="auto" w:fill="auto"/>
            <w:noWrap/>
            <w:vAlign w:val="center"/>
            <w:hideMark/>
          </w:tcPr>
          <w:p w14:paraId="16060A4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0.13</w:t>
            </w:r>
          </w:p>
        </w:tc>
        <w:tc>
          <w:tcPr>
            <w:tcW w:w="1369" w:type="dxa"/>
            <w:shd w:val="clear" w:color="auto" w:fill="auto"/>
            <w:noWrap/>
            <w:vAlign w:val="center"/>
            <w:hideMark/>
          </w:tcPr>
          <w:p w14:paraId="00C56B2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0.11</w:t>
            </w:r>
          </w:p>
        </w:tc>
        <w:tc>
          <w:tcPr>
            <w:tcW w:w="1369" w:type="dxa"/>
            <w:tcBorders>
              <w:right w:val="nil"/>
            </w:tcBorders>
            <w:shd w:val="clear" w:color="auto" w:fill="auto"/>
            <w:noWrap/>
            <w:vAlign w:val="center"/>
            <w:hideMark/>
          </w:tcPr>
          <w:p w14:paraId="30ACD92A"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.34</w:t>
            </w:r>
          </w:p>
        </w:tc>
      </w:tr>
      <w:tr w:rsidR="00D16FDC" w:rsidRPr="009769BC" w14:paraId="30A7CED3" w14:textId="77777777" w:rsidTr="004A1C00">
        <w:trPr>
          <w:jc w:val="center"/>
        </w:trPr>
        <w:tc>
          <w:tcPr>
            <w:tcW w:w="2187" w:type="dxa"/>
            <w:tcBorders>
              <w:left w:val="nil"/>
            </w:tcBorders>
            <w:shd w:val="clear" w:color="auto" w:fill="auto"/>
            <w:vAlign w:val="center"/>
          </w:tcPr>
          <w:p w14:paraId="01BF41A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Whole Grains</w:t>
            </w:r>
          </w:p>
        </w:tc>
        <w:tc>
          <w:tcPr>
            <w:tcW w:w="1499" w:type="dxa"/>
            <w:shd w:val="clear" w:color="auto" w:fill="auto"/>
            <w:noWrap/>
            <w:vAlign w:val="center"/>
            <w:hideMark/>
          </w:tcPr>
          <w:p w14:paraId="21469017"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.20</w:t>
            </w:r>
          </w:p>
        </w:tc>
        <w:tc>
          <w:tcPr>
            <w:tcW w:w="1239" w:type="dxa"/>
            <w:shd w:val="clear" w:color="auto" w:fill="auto"/>
            <w:noWrap/>
            <w:vAlign w:val="center"/>
            <w:hideMark/>
          </w:tcPr>
          <w:p w14:paraId="2B1295D4"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0.47</w:t>
            </w:r>
          </w:p>
        </w:tc>
        <w:tc>
          <w:tcPr>
            <w:tcW w:w="1422" w:type="dxa"/>
            <w:shd w:val="clear" w:color="auto" w:fill="auto"/>
            <w:noWrap/>
            <w:vAlign w:val="center"/>
            <w:hideMark/>
          </w:tcPr>
          <w:p w14:paraId="030ABDD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.25</w:t>
            </w:r>
          </w:p>
        </w:tc>
        <w:tc>
          <w:tcPr>
            <w:tcW w:w="1380" w:type="dxa"/>
            <w:shd w:val="clear" w:color="auto" w:fill="auto"/>
            <w:noWrap/>
            <w:vAlign w:val="center"/>
            <w:hideMark/>
          </w:tcPr>
          <w:p w14:paraId="4E2169B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.27</w:t>
            </w:r>
          </w:p>
        </w:tc>
        <w:tc>
          <w:tcPr>
            <w:tcW w:w="1369" w:type="dxa"/>
            <w:shd w:val="clear" w:color="auto" w:fill="auto"/>
            <w:noWrap/>
            <w:vAlign w:val="center"/>
            <w:hideMark/>
          </w:tcPr>
          <w:p w14:paraId="72E1B3C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.05</w:t>
            </w:r>
          </w:p>
        </w:tc>
        <w:tc>
          <w:tcPr>
            <w:tcW w:w="1369" w:type="dxa"/>
            <w:tcBorders>
              <w:right w:val="nil"/>
            </w:tcBorders>
            <w:shd w:val="clear" w:color="auto" w:fill="auto"/>
            <w:noWrap/>
            <w:vAlign w:val="center"/>
            <w:hideMark/>
          </w:tcPr>
          <w:p w14:paraId="57BAB468"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0.38</w:t>
            </w:r>
          </w:p>
        </w:tc>
      </w:tr>
      <w:tr w:rsidR="00D16FDC" w:rsidRPr="009769BC" w14:paraId="617EE08F" w14:textId="77777777" w:rsidTr="004A1C00">
        <w:trPr>
          <w:jc w:val="center"/>
        </w:trPr>
        <w:tc>
          <w:tcPr>
            <w:tcW w:w="2187" w:type="dxa"/>
            <w:tcBorders>
              <w:left w:val="nil"/>
            </w:tcBorders>
            <w:shd w:val="clear" w:color="auto" w:fill="auto"/>
            <w:vAlign w:val="center"/>
          </w:tcPr>
          <w:p w14:paraId="30B654B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Nuts</w:t>
            </w:r>
          </w:p>
        </w:tc>
        <w:tc>
          <w:tcPr>
            <w:tcW w:w="1499" w:type="dxa"/>
            <w:shd w:val="clear" w:color="auto" w:fill="auto"/>
            <w:noWrap/>
            <w:vAlign w:val="center"/>
            <w:hideMark/>
          </w:tcPr>
          <w:p w14:paraId="5DDC9EB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c>
          <w:tcPr>
            <w:tcW w:w="1239" w:type="dxa"/>
            <w:shd w:val="clear" w:color="auto" w:fill="auto"/>
            <w:noWrap/>
            <w:vAlign w:val="center"/>
            <w:hideMark/>
          </w:tcPr>
          <w:p w14:paraId="73C188BA"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0.10</w:t>
            </w:r>
          </w:p>
        </w:tc>
        <w:tc>
          <w:tcPr>
            <w:tcW w:w="1422" w:type="dxa"/>
            <w:shd w:val="clear" w:color="auto" w:fill="auto"/>
            <w:noWrap/>
            <w:vAlign w:val="center"/>
            <w:hideMark/>
          </w:tcPr>
          <w:p w14:paraId="62A734E4"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.31</w:t>
            </w:r>
          </w:p>
        </w:tc>
        <w:tc>
          <w:tcPr>
            <w:tcW w:w="1380" w:type="dxa"/>
            <w:shd w:val="clear" w:color="auto" w:fill="auto"/>
            <w:noWrap/>
            <w:vAlign w:val="center"/>
            <w:hideMark/>
          </w:tcPr>
          <w:p w14:paraId="43A4E94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.02</w:t>
            </w:r>
          </w:p>
        </w:tc>
        <w:tc>
          <w:tcPr>
            <w:tcW w:w="1369" w:type="dxa"/>
            <w:shd w:val="clear" w:color="auto" w:fill="auto"/>
            <w:noWrap/>
            <w:vAlign w:val="center"/>
            <w:hideMark/>
          </w:tcPr>
          <w:p w14:paraId="2895B8C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0.18</w:t>
            </w:r>
          </w:p>
        </w:tc>
        <w:tc>
          <w:tcPr>
            <w:tcW w:w="1369" w:type="dxa"/>
            <w:tcBorders>
              <w:right w:val="nil"/>
            </w:tcBorders>
            <w:shd w:val="clear" w:color="auto" w:fill="auto"/>
            <w:noWrap/>
            <w:vAlign w:val="center"/>
            <w:hideMark/>
          </w:tcPr>
          <w:p w14:paraId="12DDC944"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0.19</w:t>
            </w:r>
          </w:p>
        </w:tc>
      </w:tr>
      <w:tr w:rsidR="00D16FDC" w:rsidRPr="009769BC" w14:paraId="04E2BF59" w14:textId="77777777" w:rsidTr="004A1C00">
        <w:trPr>
          <w:jc w:val="center"/>
        </w:trPr>
        <w:tc>
          <w:tcPr>
            <w:tcW w:w="2187" w:type="dxa"/>
            <w:tcBorders>
              <w:left w:val="nil"/>
              <w:bottom w:val="single" w:sz="4" w:space="0" w:color="auto"/>
            </w:tcBorders>
            <w:shd w:val="clear" w:color="auto" w:fill="auto"/>
            <w:vAlign w:val="center"/>
          </w:tcPr>
          <w:p w14:paraId="5B79CA41"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Added Sugars</w:t>
            </w:r>
          </w:p>
        </w:tc>
        <w:tc>
          <w:tcPr>
            <w:tcW w:w="1499" w:type="dxa"/>
            <w:tcBorders>
              <w:bottom w:val="single" w:sz="4" w:space="0" w:color="auto"/>
            </w:tcBorders>
            <w:shd w:val="clear" w:color="auto" w:fill="auto"/>
            <w:noWrap/>
            <w:vAlign w:val="center"/>
            <w:hideMark/>
          </w:tcPr>
          <w:p w14:paraId="6A510690"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0.76</w:t>
            </w:r>
          </w:p>
        </w:tc>
        <w:tc>
          <w:tcPr>
            <w:tcW w:w="1239" w:type="dxa"/>
            <w:tcBorders>
              <w:bottom w:val="single" w:sz="4" w:space="0" w:color="auto"/>
            </w:tcBorders>
            <w:shd w:val="clear" w:color="auto" w:fill="auto"/>
            <w:noWrap/>
            <w:vAlign w:val="center"/>
            <w:hideMark/>
          </w:tcPr>
          <w:p w14:paraId="4175B22E"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c>
          <w:tcPr>
            <w:tcW w:w="1422" w:type="dxa"/>
            <w:tcBorders>
              <w:bottom w:val="single" w:sz="4" w:space="0" w:color="auto"/>
            </w:tcBorders>
            <w:shd w:val="clear" w:color="auto" w:fill="auto"/>
            <w:noWrap/>
            <w:vAlign w:val="center"/>
            <w:hideMark/>
          </w:tcPr>
          <w:p w14:paraId="5B416FD1"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0.64</w:t>
            </w:r>
          </w:p>
        </w:tc>
        <w:tc>
          <w:tcPr>
            <w:tcW w:w="1380" w:type="dxa"/>
            <w:tcBorders>
              <w:bottom w:val="single" w:sz="4" w:space="0" w:color="auto"/>
            </w:tcBorders>
            <w:shd w:val="clear" w:color="auto" w:fill="auto"/>
            <w:noWrap/>
            <w:vAlign w:val="center"/>
            <w:hideMark/>
          </w:tcPr>
          <w:p w14:paraId="786B8E59" w14:textId="77777777" w:rsidR="00D16FDC" w:rsidRPr="009769BC" w:rsidRDefault="00D16FDC" w:rsidP="00CC45FA">
            <w:pPr>
              <w:autoSpaceDE w:val="0"/>
              <w:autoSpaceDN w:val="0"/>
              <w:adjustRightInd w:val="0"/>
              <w:snapToGrid w:val="0"/>
              <w:spacing w:line="240" w:lineRule="auto"/>
              <w:jc w:val="center"/>
              <w:rPr>
                <w:b/>
                <w:bCs/>
                <w:color w:val="auto"/>
              </w:rPr>
            </w:pPr>
            <w:r w:rsidRPr="009769BC">
              <w:rPr>
                <w:b/>
                <w:bCs/>
                <w:color w:val="auto"/>
              </w:rPr>
              <w:t>0.48</w:t>
            </w:r>
          </w:p>
        </w:tc>
        <w:tc>
          <w:tcPr>
            <w:tcW w:w="1369" w:type="dxa"/>
            <w:tcBorders>
              <w:bottom w:val="single" w:sz="4" w:space="0" w:color="auto"/>
            </w:tcBorders>
            <w:shd w:val="clear" w:color="auto" w:fill="auto"/>
            <w:noWrap/>
            <w:vAlign w:val="center"/>
            <w:hideMark/>
          </w:tcPr>
          <w:p w14:paraId="5140DBF9" w14:textId="77777777" w:rsidR="00D16FDC" w:rsidRPr="009769BC" w:rsidRDefault="00884D38" w:rsidP="00CC45FA">
            <w:pPr>
              <w:autoSpaceDE w:val="0"/>
              <w:autoSpaceDN w:val="0"/>
              <w:adjustRightInd w:val="0"/>
              <w:snapToGrid w:val="0"/>
              <w:spacing w:line="240" w:lineRule="auto"/>
              <w:jc w:val="center"/>
              <w:rPr>
                <w:b/>
                <w:bCs/>
                <w:color w:val="auto"/>
              </w:rPr>
            </w:pPr>
            <w:r w:rsidRPr="009769BC">
              <w:rPr>
                <w:b/>
                <w:bCs/>
                <w:color w:val="auto"/>
              </w:rPr>
              <w:t>−0</w:t>
            </w:r>
            <w:r w:rsidR="00D16FDC" w:rsidRPr="009769BC">
              <w:rPr>
                <w:b/>
                <w:bCs/>
                <w:color w:val="auto"/>
              </w:rPr>
              <w:t>.32</w:t>
            </w:r>
          </w:p>
        </w:tc>
        <w:tc>
          <w:tcPr>
            <w:tcW w:w="1369" w:type="dxa"/>
            <w:tcBorders>
              <w:bottom w:val="single" w:sz="4" w:space="0" w:color="auto"/>
              <w:right w:val="nil"/>
            </w:tcBorders>
            <w:shd w:val="clear" w:color="auto" w:fill="auto"/>
            <w:noWrap/>
            <w:vAlign w:val="center"/>
            <w:hideMark/>
          </w:tcPr>
          <w:p w14:paraId="4043D22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.27</w:t>
            </w:r>
          </w:p>
        </w:tc>
      </w:tr>
      <w:tr w:rsidR="00D16FDC" w:rsidRPr="009769BC" w14:paraId="21861CA0" w14:textId="77777777" w:rsidTr="004A1C00">
        <w:trPr>
          <w:jc w:val="center"/>
        </w:trPr>
        <w:tc>
          <w:tcPr>
            <w:tcW w:w="2187" w:type="dxa"/>
            <w:tcBorders>
              <w:top w:val="single" w:sz="4" w:space="0" w:color="auto"/>
              <w:left w:val="nil"/>
              <w:bottom w:val="nil"/>
            </w:tcBorders>
            <w:shd w:val="clear" w:color="auto" w:fill="auto"/>
            <w:vAlign w:val="center"/>
          </w:tcPr>
          <w:p w14:paraId="09D37940"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FI</w:t>
            </w:r>
          </w:p>
        </w:tc>
        <w:tc>
          <w:tcPr>
            <w:tcW w:w="1499" w:type="dxa"/>
            <w:tcBorders>
              <w:top w:val="single" w:sz="4" w:space="0" w:color="auto"/>
              <w:bottom w:val="nil"/>
            </w:tcBorders>
            <w:shd w:val="clear" w:color="auto" w:fill="auto"/>
            <w:noWrap/>
            <w:vAlign w:val="center"/>
            <w:hideMark/>
          </w:tcPr>
          <w:p w14:paraId="10DF3D68"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239" w:type="dxa"/>
            <w:tcBorders>
              <w:top w:val="single" w:sz="4" w:space="0" w:color="auto"/>
              <w:bottom w:val="nil"/>
            </w:tcBorders>
            <w:shd w:val="clear" w:color="auto" w:fill="auto"/>
            <w:noWrap/>
            <w:vAlign w:val="center"/>
            <w:hideMark/>
          </w:tcPr>
          <w:p w14:paraId="5F437840" w14:textId="77777777" w:rsidR="00D16FDC" w:rsidRPr="009769BC" w:rsidRDefault="00D16FDC" w:rsidP="00CC45FA">
            <w:pPr>
              <w:autoSpaceDE w:val="0"/>
              <w:autoSpaceDN w:val="0"/>
              <w:adjustRightInd w:val="0"/>
              <w:snapToGrid w:val="0"/>
              <w:spacing w:line="240" w:lineRule="auto"/>
              <w:jc w:val="center"/>
              <w:rPr>
                <w:color w:val="auto"/>
              </w:rPr>
            </w:pPr>
          </w:p>
        </w:tc>
        <w:tc>
          <w:tcPr>
            <w:tcW w:w="1422" w:type="dxa"/>
            <w:tcBorders>
              <w:top w:val="single" w:sz="4" w:space="0" w:color="auto"/>
              <w:bottom w:val="nil"/>
            </w:tcBorders>
            <w:shd w:val="clear" w:color="auto" w:fill="auto"/>
            <w:noWrap/>
            <w:vAlign w:val="center"/>
          </w:tcPr>
          <w:p w14:paraId="3A69154E" w14:textId="77777777" w:rsidR="00D16FDC" w:rsidRPr="009769BC" w:rsidRDefault="00D16FDC" w:rsidP="00CC45FA">
            <w:pPr>
              <w:autoSpaceDE w:val="0"/>
              <w:autoSpaceDN w:val="0"/>
              <w:adjustRightInd w:val="0"/>
              <w:snapToGrid w:val="0"/>
              <w:spacing w:line="240" w:lineRule="auto"/>
              <w:jc w:val="center"/>
              <w:rPr>
                <w:color w:val="auto"/>
              </w:rPr>
            </w:pPr>
          </w:p>
        </w:tc>
        <w:tc>
          <w:tcPr>
            <w:tcW w:w="1380" w:type="dxa"/>
            <w:tcBorders>
              <w:top w:val="single" w:sz="4" w:space="0" w:color="auto"/>
              <w:bottom w:val="nil"/>
            </w:tcBorders>
            <w:shd w:val="clear" w:color="auto" w:fill="auto"/>
            <w:noWrap/>
            <w:vAlign w:val="center"/>
          </w:tcPr>
          <w:p w14:paraId="6C6313F2"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single" w:sz="4" w:space="0" w:color="auto"/>
              <w:bottom w:val="nil"/>
            </w:tcBorders>
            <w:shd w:val="clear" w:color="auto" w:fill="auto"/>
            <w:noWrap/>
            <w:vAlign w:val="center"/>
          </w:tcPr>
          <w:p w14:paraId="3001171D"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single" w:sz="4" w:space="0" w:color="auto"/>
              <w:bottom w:val="nil"/>
              <w:right w:val="nil"/>
            </w:tcBorders>
            <w:shd w:val="clear" w:color="auto" w:fill="auto"/>
            <w:noWrap/>
            <w:vAlign w:val="center"/>
          </w:tcPr>
          <w:p w14:paraId="34E0721A"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524D9F80" w14:textId="77777777" w:rsidTr="004A1C00">
        <w:trPr>
          <w:jc w:val="center"/>
        </w:trPr>
        <w:tc>
          <w:tcPr>
            <w:tcW w:w="2187" w:type="dxa"/>
            <w:tcBorders>
              <w:top w:val="nil"/>
              <w:left w:val="nil"/>
            </w:tcBorders>
            <w:shd w:val="clear" w:color="auto" w:fill="auto"/>
            <w:vAlign w:val="center"/>
          </w:tcPr>
          <w:p w14:paraId="3104DD0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Age</w:t>
            </w:r>
          </w:p>
        </w:tc>
        <w:tc>
          <w:tcPr>
            <w:tcW w:w="1499" w:type="dxa"/>
            <w:tcBorders>
              <w:top w:val="nil"/>
            </w:tcBorders>
            <w:shd w:val="clear" w:color="auto" w:fill="auto"/>
            <w:noWrap/>
            <w:vAlign w:val="center"/>
            <w:hideMark/>
          </w:tcPr>
          <w:p w14:paraId="22A0F4AC"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.28</w:t>
            </w:r>
          </w:p>
        </w:tc>
        <w:tc>
          <w:tcPr>
            <w:tcW w:w="1239" w:type="dxa"/>
            <w:tcBorders>
              <w:top w:val="nil"/>
            </w:tcBorders>
            <w:shd w:val="clear" w:color="auto" w:fill="auto"/>
            <w:noWrap/>
            <w:vAlign w:val="center"/>
            <w:hideMark/>
          </w:tcPr>
          <w:p w14:paraId="13D71FC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422" w:type="dxa"/>
            <w:tcBorders>
              <w:top w:val="nil"/>
            </w:tcBorders>
            <w:shd w:val="clear" w:color="auto" w:fill="auto"/>
            <w:noWrap/>
            <w:vAlign w:val="center"/>
          </w:tcPr>
          <w:p w14:paraId="3EEA34F0" w14:textId="77777777" w:rsidR="00D16FDC" w:rsidRPr="009769BC" w:rsidRDefault="00D16FDC" w:rsidP="00CC45FA">
            <w:pPr>
              <w:autoSpaceDE w:val="0"/>
              <w:autoSpaceDN w:val="0"/>
              <w:adjustRightInd w:val="0"/>
              <w:snapToGrid w:val="0"/>
              <w:spacing w:line="240" w:lineRule="auto"/>
              <w:jc w:val="center"/>
              <w:rPr>
                <w:color w:val="auto"/>
              </w:rPr>
            </w:pPr>
          </w:p>
        </w:tc>
        <w:tc>
          <w:tcPr>
            <w:tcW w:w="1380" w:type="dxa"/>
            <w:tcBorders>
              <w:top w:val="nil"/>
            </w:tcBorders>
            <w:shd w:val="clear" w:color="auto" w:fill="auto"/>
            <w:noWrap/>
            <w:vAlign w:val="center"/>
          </w:tcPr>
          <w:p w14:paraId="39FD9E66"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nil"/>
            </w:tcBorders>
            <w:shd w:val="clear" w:color="auto" w:fill="auto"/>
            <w:noWrap/>
            <w:vAlign w:val="center"/>
          </w:tcPr>
          <w:p w14:paraId="51B28645"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top w:val="nil"/>
              <w:right w:val="nil"/>
            </w:tcBorders>
            <w:shd w:val="clear" w:color="auto" w:fill="auto"/>
            <w:noWrap/>
            <w:vAlign w:val="center"/>
          </w:tcPr>
          <w:p w14:paraId="48D5EF64"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64082584" w14:textId="77777777" w:rsidTr="004A1C00">
        <w:trPr>
          <w:jc w:val="center"/>
        </w:trPr>
        <w:tc>
          <w:tcPr>
            <w:tcW w:w="2187" w:type="dxa"/>
            <w:tcBorders>
              <w:left w:val="nil"/>
            </w:tcBorders>
            <w:shd w:val="clear" w:color="auto" w:fill="auto"/>
            <w:vAlign w:val="center"/>
          </w:tcPr>
          <w:p w14:paraId="06ECD8F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SNAP</w:t>
            </w:r>
          </w:p>
        </w:tc>
        <w:tc>
          <w:tcPr>
            <w:tcW w:w="1499" w:type="dxa"/>
            <w:shd w:val="clear" w:color="auto" w:fill="auto"/>
            <w:noWrap/>
            <w:vAlign w:val="center"/>
            <w:hideMark/>
          </w:tcPr>
          <w:p w14:paraId="474CC2BD"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0.80</w:t>
            </w:r>
          </w:p>
        </w:tc>
        <w:tc>
          <w:tcPr>
            <w:tcW w:w="1239" w:type="dxa"/>
            <w:shd w:val="clear" w:color="auto" w:fill="auto"/>
            <w:noWrap/>
            <w:vAlign w:val="center"/>
            <w:hideMark/>
          </w:tcPr>
          <w:p w14:paraId="66D7B748"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.37</w:t>
            </w:r>
          </w:p>
        </w:tc>
        <w:tc>
          <w:tcPr>
            <w:tcW w:w="1422" w:type="dxa"/>
            <w:shd w:val="clear" w:color="auto" w:fill="auto"/>
            <w:noWrap/>
            <w:vAlign w:val="center"/>
            <w:hideMark/>
          </w:tcPr>
          <w:p w14:paraId="7C9F3133"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380" w:type="dxa"/>
            <w:shd w:val="clear" w:color="auto" w:fill="auto"/>
            <w:noWrap/>
            <w:vAlign w:val="center"/>
          </w:tcPr>
          <w:p w14:paraId="022F6EE3"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shd w:val="clear" w:color="auto" w:fill="auto"/>
            <w:noWrap/>
            <w:vAlign w:val="center"/>
          </w:tcPr>
          <w:p w14:paraId="70BDA998"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right w:val="nil"/>
            </w:tcBorders>
            <w:shd w:val="clear" w:color="auto" w:fill="auto"/>
            <w:noWrap/>
            <w:vAlign w:val="center"/>
          </w:tcPr>
          <w:p w14:paraId="37200FBA"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22C5B510" w14:textId="77777777" w:rsidTr="004A1C00">
        <w:trPr>
          <w:jc w:val="center"/>
        </w:trPr>
        <w:tc>
          <w:tcPr>
            <w:tcW w:w="2187" w:type="dxa"/>
            <w:tcBorders>
              <w:left w:val="nil"/>
            </w:tcBorders>
            <w:shd w:val="clear" w:color="auto" w:fill="auto"/>
            <w:vAlign w:val="center"/>
          </w:tcPr>
          <w:p w14:paraId="279415B7"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Household Size</w:t>
            </w:r>
          </w:p>
        </w:tc>
        <w:tc>
          <w:tcPr>
            <w:tcW w:w="1499" w:type="dxa"/>
            <w:shd w:val="clear" w:color="auto" w:fill="auto"/>
            <w:noWrap/>
            <w:vAlign w:val="center"/>
            <w:hideMark/>
          </w:tcPr>
          <w:p w14:paraId="7711E25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0.63</w:t>
            </w:r>
          </w:p>
        </w:tc>
        <w:tc>
          <w:tcPr>
            <w:tcW w:w="1239" w:type="dxa"/>
            <w:shd w:val="clear" w:color="auto" w:fill="auto"/>
            <w:noWrap/>
            <w:vAlign w:val="center"/>
            <w:hideMark/>
          </w:tcPr>
          <w:p w14:paraId="04264F00"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.50</w:t>
            </w:r>
          </w:p>
        </w:tc>
        <w:tc>
          <w:tcPr>
            <w:tcW w:w="1422" w:type="dxa"/>
            <w:shd w:val="clear" w:color="auto" w:fill="auto"/>
            <w:noWrap/>
            <w:vAlign w:val="center"/>
            <w:hideMark/>
          </w:tcPr>
          <w:p w14:paraId="4CB16979"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0.62</w:t>
            </w:r>
          </w:p>
        </w:tc>
        <w:tc>
          <w:tcPr>
            <w:tcW w:w="1380" w:type="dxa"/>
            <w:shd w:val="clear" w:color="auto" w:fill="auto"/>
            <w:noWrap/>
            <w:vAlign w:val="center"/>
            <w:hideMark/>
          </w:tcPr>
          <w:p w14:paraId="4D2822D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369" w:type="dxa"/>
            <w:shd w:val="clear" w:color="auto" w:fill="auto"/>
            <w:noWrap/>
            <w:vAlign w:val="center"/>
            <w:hideMark/>
          </w:tcPr>
          <w:p w14:paraId="17CCA04B" w14:textId="77777777" w:rsidR="00D16FDC" w:rsidRPr="009769BC" w:rsidRDefault="00D16FDC" w:rsidP="00CC45FA">
            <w:pPr>
              <w:autoSpaceDE w:val="0"/>
              <w:autoSpaceDN w:val="0"/>
              <w:adjustRightInd w:val="0"/>
              <w:snapToGrid w:val="0"/>
              <w:spacing w:line="240" w:lineRule="auto"/>
              <w:jc w:val="center"/>
              <w:rPr>
                <w:color w:val="auto"/>
              </w:rPr>
            </w:pPr>
          </w:p>
        </w:tc>
        <w:tc>
          <w:tcPr>
            <w:tcW w:w="1369" w:type="dxa"/>
            <w:tcBorders>
              <w:right w:val="nil"/>
            </w:tcBorders>
            <w:shd w:val="clear" w:color="auto" w:fill="auto"/>
            <w:noWrap/>
            <w:vAlign w:val="center"/>
          </w:tcPr>
          <w:p w14:paraId="202E1419"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7FE32845" w14:textId="77777777" w:rsidTr="004A1C00">
        <w:trPr>
          <w:jc w:val="center"/>
        </w:trPr>
        <w:tc>
          <w:tcPr>
            <w:tcW w:w="2187" w:type="dxa"/>
            <w:tcBorders>
              <w:left w:val="nil"/>
              <w:bottom w:val="nil"/>
            </w:tcBorders>
            <w:shd w:val="clear" w:color="auto" w:fill="auto"/>
            <w:vAlign w:val="center"/>
          </w:tcPr>
          <w:p w14:paraId="15BFE03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Modified Western</w:t>
            </w:r>
          </w:p>
        </w:tc>
        <w:tc>
          <w:tcPr>
            <w:tcW w:w="1499" w:type="dxa"/>
            <w:tcBorders>
              <w:bottom w:val="nil"/>
            </w:tcBorders>
            <w:shd w:val="clear" w:color="auto" w:fill="auto"/>
            <w:noWrap/>
            <w:vAlign w:val="center"/>
            <w:hideMark/>
          </w:tcPr>
          <w:p w14:paraId="7D093056"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.26</w:t>
            </w:r>
          </w:p>
        </w:tc>
        <w:tc>
          <w:tcPr>
            <w:tcW w:w="1239" w:type="dxa"/>
            <w:tcBorders>
              <w:bottom w:val="nil"/>
            </w:tcBorders>
            <w:shd w:val="clear" w:color="auto" w:fill="auto"/>
            <w:noWrap/>
            <w:vAlign w:val="center"/>
            <w:hideMark/>
          </w:tcPr>
          <w:p w14:paraId="6490405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0.09</w:t>
            </w:r>
          </w:p>
        </w:tc>
        <w:tc>
          <w:tcPr>
            <w:tcW w:w="1422" w:type="dxa"/>
            <w:tcBorders>
              <w:bottom w:val="nil"/>
            </w:tcBorders>
            <w:shd w:val="clear" w:color="auto" w:fill="auto"/>
            <w:noWrap/>
            <w:vAlign w:val="center"/>
            <w:hideMark/>
          </w:tcPr>
          <w:p w14:paraId="0D010F11"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.29</w:t>
            </w:r>
          </w:p>
        </w:tc>
        <w:tc>
          <w:tcPr>
            <w:tcW w:w="1380" w:type="dxa"/>
            <w:tcBorders>
              <w:bottom w:val="nil"/>
            </w:tcBorders>
            <w:shd w:val="clear" w:color="auto" w:fill="auto"/>
            <w:noWrap/>
            <w:vAlign w:val="center"/>
            <w:hideMark/>
          </w:tcPr>
          <w:p w14:paraId="7CABC142"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.31</w:t>
            </w:r>
          </w:p>
        </w:tc>
        <w:tc>
          <w:tcPr>
            <w:tcW w:w="1369" w:type="dxa"/>
            <w:tcBorders>
              <w:bottom w:val="nil"/>
            </w:tcBorders>
            <w:shd w:val="clear" w:color="auto" w:fill="auto"/>
            <w:noWrap/>
            <w:vAlign w:val="center"/>
            <w:hideMark/>
          </w:tcPr>
          <w:p w14:paraId="6422091F"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c>
          <w:tcPr>
            <w:tcW w:w="1369" w:type="dxa"/>
            <w:tcBorders>
              <w:bottom w:val="nil"/>
              <w:right w:val="nil"/>
            </w:tcBorders>
            <w:shd w:val="clear" w:color="auto" w:fill="auto"/>
            <w:noWrap/>
            <w:vAlign w:val="center"/>
          </w:tcPr>
          <w:p w14:paraId="08C4C5C1" w14:textId="77777777" w:rsidR="00D16FDC" w:rsidRPr="009769BC" w:rsidRDefault="00D16FDC" w:rsidP="00CC45FA">
            <w:pPr>
              <w:autoSpaceDE w:val="0"/>
              <w:autoSpaceDN w:val="0"/>
              <w:adjustRightInd w:val="0"/>
              <w:snapToGrid w:val="0"/>
              <w:spacing w:line="240" w:lineRule="auto"/>
              <w:jc w:val="center"/>
              <w:rPr>
                <w:color w:val="auto"/>
              </w:rPr>
            </w:pPr>
          </w:p>
        </w:tc>
      </w:tr>
      <w:tr w:rsidR="00D16FDC" w:rsidRPr="009769BC" w14:paraId="2537D823" w14:textId="77777777" w:rsidTr="004A1C00">
        <w:trPr>
          <w:jc w:val="center"/>
        </w:trPr>
        <w:tc>
          <w:tcPr>
            <w:tcW w:w="2187" w:type="dxa"/>
            <w:tcBorders>
              <w:top w:val="nil"/>
              <w:left w:val="nil"/>
              <w:bottom w:val="single" w:sz="8" w:space="0" w:color="auto"/>
            </w:tcBorders>
            <w:shd w:val="clear" w:color="auto" w:fill="auto"/>
            <w:vAlign w:val="center"/>
          </w:tcPr>
          <w:p w14:paraId="488CD0E2"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Prudent</w:t>
            </w:r>
          </w:p>
        </w:tc>
        <w:tc>
          <w:tcPr>
            <w:tcW w:w="1499" w:type="dxa"/>
            <w:tcBorders>
              <w:top w:val="nil"/>
              <w:bottom w:val="single" w:sz="8" w:space="0" w:color="auto"/>
            </w:tcBorders>
            <w:shd w:val="clear" w:color="auto" w:fill="auto"/>
            <w:noWrap/>
            <w:vAlign w:val="center"/>
            <w:hideMark/>
          </w:tcPr>
          <w:p w14:paraId="5D3644A4"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.40</w:t>
            </w:r>
          </w:p>
        </w:tc>
        <w:tc>
          <w:tcPr>
            <w:tcW w:w="1239" w:type="dxa"/>
            <w:tcBorders>
              <w:top w:val="nil"/>
              <w:bottom w:val="single" w:sz="8" w:space="0" w:color="auto"/>
            </w:tcBorders>
            <w:shd w:val="clear" w:color="auto" w:fill="auto"/>
            <w:noWrap/>
            <w:vAlign w:val="center"/>
            <w:hideMark/>
          </w:tcPr>
          <w:p w14:paraId="05F43FEB"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0.35</w:t>
            </w:r>
          </w:p>
        </w:tc>
        <w:tc>
          <w:tcPr>
            <w:tcW w:w="1422" w:type="dxa"/>
            <w:tcBorders>
              <w:top w:val="nil"/>
              <w:bottom w:val="single" w:sz="8" w:space="0" w:color="auto"/>
            </w:tcBorders>
            <w:shd w:val="clear" w:color="auto" w:fill="auto"/>
            <w:noWrap/>
            <w:vAlign w:val="center"/>
            <w:hideMark/>
          </w:tcPr>
          <w:p w14:paraId="0644C2E9"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.56</w:t>
            </w:r>
          </w:p>
        </w:tc>
        <w:tc>
          <w:tcPr>
            <w:tcW w:w="1380" w:type="dxa"/>
            <w:tcBorders>
              <w:top w:val="nil"/>
              <w:bottom w:val="single" w:sz="8" w:space="0" w:color="auto"/>
            </w:tcBorders>
            <w:shd w:val="clear" w:color="auto" w:fill="auto"/>
            <w:noWrap/>
            <w:vAlign w:val="center"/>
            <w:hideMark/>
          </w:tcPr>
          <w:p w14:paraId="16F62263" w14:textId="77777777" w:rsidR="00D16FDC" w:rsidRPr="009769BC" w:rsidRDefault="00884D38" w:rsidP="00CC45FA">
            <w:pPr>
              <w:autoSpaceDE w:val="0"/>
              <w:autoSpaceDN w:val="0"/>
              <w:adjustRightInd w:val="0"/>
              <w:snapToGrid w:val="0"/>
              <w:spacing w:line="240" w:lineRule="auto"/>
              <w:jc w:val="center"/>
              <w:rPr>
                <w:color w:val="auto"/>
              </w:rPr>
            </w:pPr>
            <w:r w:rsidRPr="009769BC">
              <w:rPr>
                <w:color w:val="auto"/>
              </w:rPr>
              <w:t>−0</w:t>
            </w:r>
            <w:r w:rsidR="00D16FDC" w:rsidRPr="009769BC">
              <w:rPr>
                <w:color w:val="auto"/>
              </w:rPr>
              <w:t>.41</w:t>
            </w:r>
          </w:p>
        </w:tc>
        <w:tc>
          <w:tcPr>
            <w:tcW w:w="1369" w:type="dxa"/>
            <w:tcBorders>
              <w:top w:val="nil"/>
              <w:bottom w:val="single" w:sz="8" w:space="0" w:color="auto"/>
            </w:tcBorders>
            <w:shd w:val="clear" w:color="auto" w:fill="auto"/>
            <w:noWrap/>
            <w:vAlign w:val="center"/>
            <w:hideMark/>
          </w:tcPr>
          <w:p w14:paraId="7B91FD36"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0.16</w:t>
            </w:r>
          </w:p>
        </w:tc>
        <w:tc>
          <w:tcPr>
            <w:tcW w:w="1369" w:type="dxa"/>
            <w:tcBorders>
              <w:top w:val="nil"/>
              <w:bottom w:val="single" w:sz="8" w:space="0" w:color="auto"/>
              <w:right w:val="nil"/>
            </w:tcBorders>
            <w:shd w:val="clear" w:color="auto" w:fill="auto"/>
            <w:noWrap/>
            <w:vAlign w:val="center"/>
            <w:hideMark/>
          </w:tcPr>
          <w:p w14:paraId="2AAC0B3C" w14:textId="77777777" w:rsidR="00D16FDC" w:rsidRPr="009769BC" w:rsidRDefault="00D16FDC" w:rsidP="00CC45FA">
            <w:pPr>
              <w:autoSpaceDE w:val="0"/>
              <w:autoSpaceDN w:val="0"/>
              <w:adjustRightInd w:val="0"/>
              <w:snapToGrid w:val="0"/>
              <w:spacing w:line="240" w:lineRule="auto"/>
              <w:jc w:val="center"/>
              <w:rPr>
                <w:color w:val="auto"/>
              </w:rPr>
            </w:pPr>
            <w:r w:rsidRPr="009769BC">
              <w:rPr>
                <w:color w:val="auto"/>
              </w:rPr>
              <w:t>--</w:t>
            </w:r>
          </w:p>
        </w:tc>
      </w:tr>
    </w:tbl>
    <w:p w14:paraId="02172DE5" w14:textId="2174B719" w:rsidR="00820EA5" w:rsidRPr="009769BC" w:rsidRDefault="00820EA5" w:rsidP="00820EA5">
      <w:pPr>
        <w:pStyle w:val="MDPI43tablefooter"/>
        <w:spacing w:after="240"/>
      </w:pPr>
      <w:r w:rsidRPr="004A1C00">
        <w:lastRenderedPageBreak/>
        <w:t xml:space="preserve">† Dietary pattern obtained using penalized logistic regression. ‡ Dietary pattern obtained using principal components analysis (PCA). </w:t>
      </w:r>
      <w:commentRangeStart w:id="70"/>
      <w:r w:rsidRPr="004A1C00">
        <w:t>Correlation coefficients (</w:t>
      </w:r>
      <w:r w:rsidRPr="00CC2A63">
        <w:rPr>
          <w:i/>
          <w:iCs/>
          <w:rPrChange w:id="71" w:author="Maino Vieytes, Christian Augusto" w:date="2022-10-27T08:28:00Z">
            <w:rPr/>
          </w:rPrChange>
        </w:rPr>
        <w:t>r</w:t>
      </w:r>
      <w:r w:rsidRPr="004A1C00">
        <w:t xml:space="preserve">) ≥ |0.30| </w:t>
      </w:r>
      <w:commentRangeEnd w:id="70"/>
      <w:r w:rsidR="00CC2A63">
        <w:rPr>
          <w:rStyle w:val="CommentReference"/>
          <w:rFonts w:eastAsia="SimSun" w:cs="Times New Roman"/>
          <w:lang w:eastAsia="zh-CN" w:bidi="ar-SA"/>
        </w:rPr>
        <w:commentReference w:id="70"/>
      </w:r>
      <w:r w:rsidRPr="004A1C00">
        <w:t>are bolded to ease the identification of notable food groups characterizing the different patterns.</w:t>
      </w:r>
    </w:p>
    <w:p w14:paraId="4174981C" w14:textId="39BA68AE" w:rsidR="00D16FDC" w:rsidRPr="009769BC" w:rsidRDefault="00D16FDC" w:rsidP="00375D83">
      <w:pPr>
        <w:pStyle w:val="MDPI31text"/>
        <w:rPr>
          <w:i/>
        </w:rPr>
      </w:pPr>
      <w:r w:rsidRPr="009769BC">
        <w:t xml:space="preserve">For the patterns extracted with PCA, we evaluated a scree plot initially and found that an “elbow” appeared after the fourth principal component (Supplementary Figure </w:t>
      </w:r>
      <w:r w:rsidR="004A1C00">
        <w:t>S</w:t>
      </w:r>
      <w:r w:rsidRPr="009769BC">
        <w:t xml:space="preserve">1). However, upon evaluation of the component loading matrix (Supplementary Table </w:t>
      </w:r>
      <w:r w:rsidR="004A1C00">
        <w:t>S</w:t>
      </w:r>
      <w:r w:rsidRPr="009769BC">
        <w:t xml:space="preserve">2) and the table of correlations (Table 2), only the first and second principal components had interpretable loadings that were deemed meaningful. Thus, a decision was made to retain only the first two components given the weight placed on having interpretable components </w:t>
      </w:r>
      <w:r w:rsidRPr="009769BC">
        <w:fldChar w:fldCharType="begin"/>
      </w:r>
      <w:r w:rsidRPr="009769BC">
        <w:instrText xml:space="preserve"> ADDIN ZOTERO_ITEM CSL_CITATION {"citationID":"u4PPWFh9","properties":{"formattedCitation":"[39]","plainCitation":"[39]","noteIndex":0},"citationItems":[{"id":1799,"uris":["http://zotero.org/users/local/S8X13ARX/items/QYMGMGEU"],"itemData":{"id":1799,"type":"article-journal","abstract":"BACKGROUND: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Pr="009769BC">
        <w:fldChar w:fldCharType="separate"/>
      </w:r>
      <w:r w:rsidRPr="009769BC">
        <w:rPr>
          <w:noProof/>
        </w:rPr>
        <w:t>[39]</w:t>
      </w:r>
      <w:r w:rsidRPr="009769BC">
        <w:fldChar w:fldCharType="end"/>
      </w:r>
      <w:r w:rsidRPr="009769BC">
        <w:t>. The eigenvalues suggested that these first two components accounted for 14.1% of the variation in the 24</w:t>
      </w:r>
      <w:r w:rsidR="003D794E">
        <w:t xml:space="preserve"> h </w:t>
      </w:r>
      <w:r w:rsidRPr="009769BC">
        <w:t xml:space="preserve">recall data. Both patterns shared similarities in that both were positively correlated with vegetable consumption and negatively correlated with added sugar and alcohol. </w:t>
      </w:r>
      <w:commentRangeStart w:id="72"/>
      <w:del w:id="73" w:author="Maino Vieytes, Christian Augusto" w:date="2022-10-27T08:57:00Z">
        <w:r w:rsidRPr="009769BC" w:rsidDel="00370F49">
          <w:delText>However, while the</w:delText>
        </w:r>
      </w:del>
      <w:ins w:id="74" w:author="Maino Vieytes, Christian Augusto" w:date="2022-10-27T08:57:00Z">
        <w:r w:rsidR="00370F49">
          <w:t>The</w:t>
        </w:r>
      </w:ins>
      <w:r w:rsidRPr="009769BC">
        <w:t xml:space="preserve"> first principal component emphasized </w:t>
      </w:r>
      <w:del w:id="75" w:author="Maino Vieytes, Christian Augusto" w:date="2022-10-27T08:52:00Z">
        <w:r w:rsidRPr="009769BC" w:rsidDel="00370F49">
          <w:delText>modest meat, processed meat, solid fat, oil, eggs, milk, cheese, potato, soy, nuts, and refined grains consumption, the second principal component emphasized fruit, poultry, eggs, milk, yogurt, high n-3 seafood, soy, and whole grains</w:delText>
        </w:r>
      </w:del>
      <w:ins w:id="76" w:author="Maino Vieytes, Christian Augusto" w:date="2022-10-27T08:52:00Z">
        <w:r w:rsidR="00370F49">
          <w:t xml:space="preserve">oils, cheese, tomatoes, </w:t>
        </w:r>
      </w:ins>
      <w:ins w:id="77" w:author="Maino Vieytes, Christian Augusto" w:date="2022-10-27T08:53:00Z">
        <w:r w:rsidR="00370F49">
          <w:t xml:space="preserve">and </w:t>
        </w:r>
      </w:ins>
      <w:ins w:id="78" w:author="Maino Vieytes, Christian Augusto" w:date="2022-10-27T08:52:00Z">
        <w:r w:rsidR="00370F49">
          <w:t>other vegetables</w:t>
        </w:r>
      </w:ins>
      <w:ins w:id="79" w:author="Maino Vieytes, Christian Augusto" w:date="2022-10-27T08:53:00Z">
        <w:r w:rsidR="00370F49">
          <w:t xml:space="preserve"> </w:t>
        </w:r>
      </w:ins>
      <w:ins w:id="80" w:author="Maino Vieytes, Christian Augusto" w:date="2022-10-27T08:58:00Z">
        <w:r w:rsidR="00370F49">
          <w:t xml:space="preserve">and </w:t>
        </w:r>
      </w:ins>
      <w:ins w:id="81" w:author="Maino Vieytes, Christian Augusto" w:date="2022-10-27T08:53:00Z">
        <w:r w:rsidR="00370F49">
          <w:t>it</w:t>
        </w:r>
      </w:ins>
      <w:ins w:id="82" w:author="Maino Vieytes, Christian Augusto" w:date="2022-10-27T08:54:00Z">
        <w:r w:rsidR="00370F49">
          <w:t xml:space="preserve"> negatively emphasized added sugars</w:t>
        </w:r>
      </w:ins>
      <w:r w:rsidRPr="009769BC">
        <w:t xml:space="preserve">. </w:t>
      </w:r>
      <w:ins w:id="83" w:author="Maino Vieytes, Christian Augusto" w:date="2022-10-27T08:59:00Z">
        <w:r w:rsidR="00370F49">
          <w:t>It also modestly emphasized consumption of processed meat, meat</w:t>
        </w:r>
      </w:ins>
      <w:ins w:id="84" w:author="Maino Vieytes, Christian Augusto" w:date="2022-10-27T09:00:00Z">
        <w:r w:rsidR="00370F49">
          <w:t>s</w:t>
        </w:r>
      </w:ins>
      <w:ins w:id="85" w:author="Maino Vieytes, Christian Augusto" w:date="2022-10-27T08:59:00Z">
        <w:r w:rsidR="00370F49">
          <w:t>, cheese, solid fat, milk, and eggs.</w:t>
        </w:r>
      </w:ins>
      <w:ins w:id="86" w:author="Maino Vieytes, Christian Augusto" w:date="2022-10-27T09:00:00Z">
        <w:r w:rsidR="00370F49">
          <w:t xml:space="preserve"> </w:t>
        </w:r>
      </w:ins>
      <w:r w:rsidRPr="009769BC">
        <w:t xml:space="preserve">The second principal component was also negatively correlated with </w:t>
      </w:r>
      <w:del w:id="87" w:author="Maino Vieytes, Christian Augusto" w:date="2022-10-27T08:55:00Z">
        <w:r w:rsidRPr="009769BC" w:rsidDel="00370F49">
          <w:delText>meat and processed meat consumption, cheese, solid fat, cheese, legumes, and refined grains</w:delText>
        </w:r>
      </w:del>
      <w:ins w:id="88" w:author="Maino Vieytes, Christian Augusto" w:date="2022-10-27T08:55:00Z">
        <w:r w:rsidR="00370F49">
          <w:t>solid fats and refined grain</w:t>
        </w:r>
      </w:ins>
      <w:ins w:id="89" w:author="Maino Vieytes, Christian Augusto" w:date="2022-10-27T09:00:00Z">
        <w:r w:rsidR="00370F49">
          <w:t>s</w:t>
        </w:r>
      </w:ins>
      <w:r w:rsidRPr="009769BC">
        <w:t xml:space="preserve"> intakes and</w:t>
      </w:r>
      <w:ins w:id="90" w:author="Maino Vieytes, Christian Augusto" w:date="2022-10-27T08:55:00Z">
        <w:r w:rsidR="00370F49">
          <w:t xml:space="preserve"> </w:t>
        </w:r>
      </w:ins>
      <w:del w:id="91" w:author="Maino Vieytes, Christian Augusto" w:date="2022-10-27T08:55:00Z">
        <w:r w:rsidRPr="009769BC" w:rsidDel="00370F49">
          <w:delText xml:space="preserve">, overall, had stronger </w:delText>
        </w:r>
      </w:del>
      <w:r w:rsidRPr="009769BC">
        <w:t>positive</w:t>
      </w:r>
      <w:ins w:id="92" w:author="Maino Vieytes, Christian Augusto" w:date="2022-10-27T08:57:00Z">
        <w:r w:rsidR="00370F49">
          <w:t>ly</w:t>
        </w:r>
      </w:ins>
      <w:r w:rsidRPr="009769BC">
        <w:t xml:space="preserve"> correlat</w:t>
      </w:r>
      <w:ins w:id="93" w:author="Maino Vieytes, Christian Augusto" w:date="2022-10-27T08:57:00Z">
        <w:r w:rsidR="00370F49">
          <w:t>ed</w:t>
        </w:r>
      </w:ins>
      <w:del w:id="94" w:author="Maino Vieytes, Christian Augusto" w:date="2022-10-27T08:57:00Z">
        <w:r w:rsidRPr="009769BC" w:rsidDel="00370F49">
          <w:delText>ions</w:delText>
        </w:r>
      </w:del>
      <w:r w:rsidRPr="009769BC">
        <w:t xml:space="preserve"> to </w:t>
      </w:r>
      <w:ins w:id="95" w:author="Maino Vieytes, Christian Augusto" w:date="2022-10-27T08:58:00Z">
        <w:r w:rsidR="00370F49">
          <w:t xml:space="preserve">intakes of </w:t>
        </w:r>
      </w:ins>
      <w:del w:id="96" w:author="Maino Vieytes, Christian Augusto" w:date="2022-10-27T08:55:00Z">
        <w:r w:rsidRPr="009769BC" w:rsidDel="00370F49">
          <w:delText>whole grains, fruit, soy, nuts, and vegetable intake compared to the first component</w:delText>
        </w:r>
      </w:del>
      <w:ins w:id="97" w:author="Maino Vieytes, Christian Augusto" w:date="2022-10-27T08:55:00Z">
        <w:r w:rsidR="00370F49">
          <w:t>poultry</w:t>
        </w:r>
      </w:ins>
      <w:ins w:id="98" w:author="Maino Vieytes, Christian Augusto" w:date="2022-10-27T08:56:00Z">
        <w:r w:rsidR="00370F49">
          <w:t>, high n-3 seafood, yogurt, other fruit, citrus, melons, and berries, dark-green vegetables, dark-yellow vegetables, and other vegetables</w:t>
        </w:r>
      </w:ins>
      <w:r w:rsidRPr="009769BC">
        <w:t xml:space="preserve">. </w:t>
      </w:r>
      <w:commentRangeEnd w:id="72"/>
      <w:r w:rsidR="00BE0E2B">
        <w:rPr>
          <w:rStyle w:val="CommentReference"/>
          <w:rFonts w:eastAsia="SimSun"/>
          <w:snapToGrid/>
          <w:lang w:eastAsia="zh-CN" w:bidi="ar-SA"/>
        </w:rPr>
        <w:commentReference w:id="72"/>
      </w:r>
      <w:r w:rsidRPr="009769BC">
        <w:t xml:space="preserve">Given both healthful and unhealthful aspects of the first principal component, we termed this pattern the Modified Western pattern </w:t>
      </w:r>
      <w:r w:rsidRPr="009769BC">
        <w:rPr>
          <w:i/>
        </w:rPr>
        <w:fldChar w:fldCharType="begin"/>
      </w:r>
      <w:r w:rsidRPr="009769BC">
        <w:instrText xml:space="preserve"> ADDIN ZOTERO_ITEM CSL_CITATION {"citationID":"JaXgryDg","properties":{"formattedCitation":"[40,41]","plainCitation":"[40,41]","noteIndex":0},"citationItems":[{"id":1574,"uris":["http://zotero.org/users/local/S8X13ARX/items/2UK6MEXK"],"itemData":{"id":1574,"type":"article-journal","abstract":"Westernized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9769BC">
        <w:rPr>
          <w:i/>
        </w:rPr>
        <w:fldChar w:fldCharType="separate"/>
      </w:r>
      <w:r w:rsidRPr="009769BC">
        <w:t>[40,41]</w:t>
      </w:r>
      <w:r w:rsidRPr="009769BC">
        <w:rPr>
          <w:i/>
        </w:rPr>
        <w:fldChar w:fldCharType="end"/>
      </w:r>
      <w:r w:rsidRPr="009769BC">
        <w:t xml:space="preserve">. In contrast, the second principal component was termed the Prudent pattern, given its greater and more consistent emphasis on the pillars of healthful eating cited previously in the literature </w:t>
      </w:r>
      <w:r w:rsidRPr="009769BC">
        <w:rPr>
          <w:i/>
        </w:rPr>
        <w:fldChar w:fldCharType="begin"/>
      </w:r>
      <w:r w:rsidRPr="009769BC">
        <w:instrText xml:space="preserve"> ADDIN ZOTERO_ITEM CSL_CITATION {"citationID":"wLJ6vr44","properties":{"formattedCitation":"[42]","plainCitation":"[42]","noteIndex":0},"citationItems":[{"id":989,"uris":["http://zotero.org/users/local/S8X13ARX/items/QTTD8RGT"],"itemData":{"id":989,"type":"article-journal","abstract":"BACKGROUND: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9769BC">
        <w:rPr>
          <w:i/>
        </w:rPr>
        <w:fldChar w:fldCharType="separate"/>
      </w:r>
      <w:r w:rsidRPr="009769BC">
        <w:t>[42]</w:t>
      </w:r>
      <w:r w:rsidRPr="009769BC">
        <w:rPr>
          <w:i/>
        </w:rPr>
        <w:fldChar w:fldCharType="end"/>
      </w:r>
      <w:r w:rsidRPr="009769BC">
        <w:t>.</w:t>
      </w:r>
    </w:p>
    <w:p w14:paraId="39BF2FCB" w14:textId="77777777" w:rsidR="003D38A7" w:rsidRDefault="00D16FDC" w:rsidP="004A1C00">
      <w:pPr>
        <w:pStyle w:val="MDPI31text"/>
        <w:sectPr w:rsidR="003D38A7" w:rsidSect="00B03069">
          <w:headerReference w:type="even" r:id="rId16"/>
          <w:headerReference w:type="default" r:id="rId17"/>
          <w:footerReference w:type="default" r:id="rId18"/>
          <w:headerReference w:type="first" r:id="rId19"/>
          <w:footerReference w:type="first" r:id="rId20"/>
          <w:pgSz w:w="11906" w:h="16838" w:code="9"/>
          <w:pgMar w:top="1417" w:right="720" w:bottom="1077" w:left="720" w:header="1020" w:footer="340" w:gutter="0"/>
          <w:cols w:space="425"/>
          <w:titlePg/>
          <w:bidi/>
          <w:docGrid w:type="lines" w:linePitch="326"/>
        </w:sectPr>
      </w:pPr>
      <w:r w:rsidRPr="009769BC">
        <w:t xml:space="preserve">Differences across sociodemographic covariates between high and low median splits of each of the six dietary patterns in the subsample of cancer survivors (subsample A, </w:t>
      </w:r>
      <w:r w:rsidRPr="009769BC">
        <w:rPr>
          <w:i/>
        </w:rPr>
        <w:t>n</w:t>
      </w:r>
      <w:r w:rsidRPr="009769BC">
        <w:t xml:space="preserve"> = </w:t>
      </w:r>
      <w:r w:rsidR="00884D38" w:rsidRPr="009769BC">
        <w:t>3317</w:t>
      </w:r>
      <w:r w:rsidRPr="009769BC">
        <w:t xml:space="preserve">)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00565C66" w:rsidRPr="009769BC">
        <w:t>≥</w:t>
      </w:r>
      <w:r w:rsidRPr="009769BC">
        <w:t>5 persons compared to low scorers,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4A922E4D" w14:textId="26CBFA1C" w:rsidR="003D38A7" w:rsidRPr="009769BC" w:rsidRDefault="003D38A7" w:rsidP="003D38A7">
      <w:pPr>
        <w:pStyle w:val="MDPI41tablecaption"/>
        <w:jc w:val="both"/>
        <w:rPr>
          <w:i/>
        </w:rPr>
      </w:pPr>
      <w:r w:rsidRPr="005B1EF6">
        <w:rPr>
          <w:b/>
        </w:rPr>
        <w:lastRenderedPageBreak/>
        <w:t>Table 3.</w:t>
      </w:r>
      <w:r w:rsidRPr="009769BC">
        <w:rPr>
          <w:b/>
        </w:rPr>
        <w:t xml:space="preserve"> </w:t>
      </w:r>
      <w:r w:rsidRPr="009769BC">
        <w:t>Derived dietary patterns and their distributions across study covariates in cancer survivors (subsample A in Figure 1) included in the survival analys</w:t>
      </w:r>
      <w:r w:rsidR="005B1EF6">
        <w:t>is (n = 3</w:t>
      </w:r>
      <w:r w:rsidRPr="009769BC">
        <w:t>317).</w:t>
      </w:r>
    </w:p>
    <w:tbl>
      <w:tblPr>
        <w:tblStyle w:val="TableGrid"/>
        <w:tblW w:w="5000" w:type="pct"/>
        <w:tblBorders>
          <w:insideV w:val="none" w:sz="0" w:space="0" w:color="auto"/>
        </w:tblBorders>
        <w:tblCellMar>
          <w:left w:w="0" w:type="dxa"/>
          <w:right w:w="0" w:type="dxa"/>
        </w:tblCellMar>
        <w:tblLook w:val="04A0" w:firstRow="1" w:lastRow="0" w:firstColumn="1" w:lastColumn="0" w:noHBand="0" w:noVBand="1"/>
      </w:tblPr>
      <w:tblGrid>
        <w:gridCol w:w="1627"/>
        <w:gridCol w:w="1079"/>
        <w:gridCol w:w="1589"/>
        <w:gridCol w:w="1079"/>
        <w:gridCol w:w="995"/>
        <w:gridCol w:w="1278"/>
        <w:gridCol w:w="1277"/>
        <w:gridCol w:w="1079"/>
        <w:gridCol w:w="1079"/>
        <w:gridCol w:w="1079"/>
        <w:gridCol w:w="1079"/>
        <w:gridCol w:w="1079"/>
        <w:gridCol w:w="1079"/>
      </w:tblGrid>
      <w:tr w:rsidR="003D38A7" w:rsidRPr="008D5E0F" w14:paraId="1207FD87" w14:textId="77777777" w:rsidTr="00BE0E2B">
        <w:tc>
          <w:tcPr>
            <w:tcW w:w="545" w:type="pct"/>
            <w:tcBorders>
              <w:top w:val="single" w:sz="8" w:space="0" w:color="auto"/>
              <w:left w:val="nil"/>
              <w:bottom w:val="single" w:sz="4" w:space="0" w:color="auto"/>
              <w:right w:val="nil"/>
            </w:tcBorders>
            <w:shd w:val="clear" w:color="auto" w:fill="auto"/>
            <w:noWrap/>
            <w:vAlign w:val="center"/>
          </w:tcPr>
          <w:p w14:paraId="65072C7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p>
        </w:tc>
        <w:tc>
          <w:tcPr>
            <w:tcW w:w="736" w:type="pct"/>
            <w:gridSpan w:val="2"/>
            <w:tcBorders>
              <w:top w:val="single" w:sz="8" w:space="0" w:color="auto"/>
              <w:left w:val="nil"/>
              <w:bottom w:val="single" w:sz="4" w:space="0" w:color="auto"/>
              <w:right w:val="nil"/>
            </w:tcBorders>
            <w:shd w:val="clear" w:color="auto" w:fill="auto"/>
            <w:noWrap/>
            <w:vAlign w:val="center"/>
            <w:hideMark/>
          </w:tcPr>
          <w:p w14:paraId="5F41D20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Food Insecurity (FI) Pattern </w:t>
            </w:r>
            <w:r w:rsidRPr="008D5E0F">
              <w:rPr>
                <w:rFonts w:eastAsia="Times New Roman"/>
                <w:b/>
                <w:bCs/>
                <w:color w:val="auto"/>
                <w:sz w:val="18"/>
                <w:szCs w:val="18"/>
                <w:vertAlign w:val="superscript"/>
              </w:rPr>
              <w:t>†</w:t>
            </w:r>
          </w:p>
        </w:tc>
        <w:tc>
          <w:tcPr>
            <w:tcW w:w="695" w:type="pct"/>
            <w:gridSpan w:val="2"/>
            <w:tcBorders>
              <w:top w:val="single" w:sz="8" w:space="0" w:color="auto"/>
              <w:left w:val="nil"/>
              <w:bottom w:val="single" w:sz="4" w:space="0" w:color="auto"/>
              <w:right w:val="nil"/>
            </w:tcBorders>
            <w:shd w:val="clear" w:color="auto" w:fill="auto"/>
            <w:noWrap/>
            <w:vAlign w:val="center"/>
            <w:hideMark/>
          </w:tcPr>
          <w:p w14:paraId="7B235FF5"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Age Pattern </w:t>
            </w:r>
            <w:r w:rsidRPr="008D5E0F">
              <w:rPr>
                <w:rFonts w:eastAsia="Times New Roman"/>
                <w:b/>
                <w:bCs/>
                <w:color w:val="auto"/>
                <w:sz w:val="18"/>
                <w:szCs w:val="18"/>
                <w:vertAlign w:val="superscript"/>
              </w:rPr>
              <w:t>†</w:t>
            </w:r>
          </w:p>
        </w:tc>
        <w:tc>
          <w:tcPr>
            <w:tcW w:w="856" w:type="pct"/>
            <w:gridSpan w:val="2"/>
            <w:tcBorders>
              <w:top w:val="single" w:sz="8" w:space="0" w:color="auto"/>
              <w:left w:val="nil"/>
              <w:bottom w:val="single" w:sz="4" w:space="0" w:color="auto"/>
              <w:right w:val="nil"/>
            </w:tcBorders>
            <w:shd w:val="clear" w:color="auto" w:fill="auto"/>
            <w:noWrap/>
            <w:vAlign w:val="center"/>
            <w:hideMark/>
          </w:tcPr>
          <w:p w14:paraId="17253F2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Food Assistance (SNAP) Pattern </w:t>
            </w:r>
            <w:r w:rsidRPr="008D5E0F">
              <w:rPr>
                <w:rFonts w:eastAsia="Times New Roman"/>
                <w:b/>
                <w:bCs/>
                <w:color w:val="auto"/>
                <w:sz w:val="18"/>
                <w:szCs w:val="18"/>
                <w:vertAlign w:val="superscript"/>
              </w:rPr>
              <w:t>†</w:t>
            </w:r>
          </w:p>
        </w:tc>
        <w:tc>
          <w:tcPr>
            <w:tcW w:w="723" w:type="pct"/>
            <w:gridSpan w:val="2"/>
            <w:tcBorders>
              <w:top w:val="single" w:sz="8" w:space="0" w:color="auto"/>
              <w:left w:val="nil"/>
              <w:bottom w:val="single" w:sz="4" w:space="0" w:color="auto"/>
              <w:right w:val="nil"/>
            </w:tcBorders>
            <w:shd w:val="clear" w:color="auto" w:fill="auto"/>
            <w:noWrap/>
            <w:vAlign w:val="center"/>
            <w:hideMark/>
          </w:tcPr>
          <w:p w14:paraId="0AF48C7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Household Size Pattern </w:t>
            </w:r>
            <w:r w:rsidRPr="008D5E0F">
              <w:rPr>
                <w:rFonts w:eastAsia="Times New Roman"/>
                <w:b/>
                <w:bCs/>
                <w:color w:val="auto"/>
                <w:sz w:val="18"/>
                <w:szCs w:val="18"/>
                <w:vertAlign w:val="superscript"/>
              </w:rPr>
              <w:t>†</w:t>
            </w:r>
          </w:p>
        </w:tc>
        <w:tc>
          <w:tcPr>
            <w:tcW w:w="723" w:type="pct"/>
            <w:gridSpan w:val="2"/>
            <w:tcBorders>
              <w:top w:val="single" w:sz="8" w:space="0" w:color="auto"/>
              <w:left w:val="nil"/>
              <w:bottom w:val="single" w:sz="4" w:space="0" w:color="auto"/>
              <w:right w:val="nil"/>
            </w:tcBorders>
            <w:shd w:val="clear" w:color="auto" w:fill="auto"/>
            <w:noWrap/>
            <w:vAlign w:val="center"/>
            <w:hideMark/>
          </w:tcPr>
          <w:p w14:paraId="62BD8E2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Modified Western </w:t>
            </w:r>
            <w:r w:rsidRPr="008D5E0F">
              <w:rPr>
                <w:rFonts w:eastAsia="Times New Roman"/>
                <w:b/>
                <w:bCs/>
                <w:color w:val="auto"/>
                <w:sz w:val="18"/>
                <w:szCs w:val="18"/>
                <w:vertAlign w:val="superscript"/>
              </w:rPr>
              <w:t>‡</w:t>
            </w:r>
          </w:p>
        </w:tc>
        <w:tc>
          <w:tcPr>
            <w:tcW w:w="723" w:type="pct"/>
            <w:gridSpan w:val="2"/>
            <w:tcBorders>
              <w:top w:val="single" w:sz="8" w:space="0" w:color="auto"/>
              <w:left w:val="nil"/>
              <w:bottom w:val="single" w:sz="4" w:space="0" w:color="auto"/>
              <w:right w:val="nil"/>
            </w:tcBorders>
            <w:shd w:val="clear" w:color="auto" w:fill="auto"/>
            <w:noWrap/>
            <w:vAlign w:val="center"/>
            <w:hideMark/>
          </w:tcPr>
          <w:p w14:paraId="1D02DDE9"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 xml:space="preserve">Prudent </w:t>
            </w:r>
            <w:r w:rsidRPr="008D5E0F">
              <w:rPr>
                <w:rFonts w:eastAsia="Times New Roman"/>
                <w:b/>
                <w:bCs/>
                <w:color w:val="auto"/>
                <w:sz w:val="18"/>
                <w:szCs w:val="18"/>
                <w:vertAlign w:val="superscript"/>
              </w:rPr>
              <w:t>‡</w:t>
            </w:r>
          </w:p>
        </w:tc>
      </w:tr>
      <w:tr w:rsidR="003D38A7" w:rsidRPr="008D5E0F" w14:paraId="0D3EAD70" w14:textId="77777777" w:rsidTr="008D5E0F">
        <w:tc>
          <w:tcPr>
            <w:tcW w:w="545" w:type="pct"/>
            <w:tcBorders>
              <w:top w:val="single" w:sz="4" w:space="0" w:color="auto"/>
              <w:left w:val="nil"/>
              <w:bottom w:val="single" w:sz="4" w:space="0" w:color="auto"/>
              <w:right w:val="nil"/>
            </w:tcBorders>
            <w:shd w:val="clear" w:color="auto" w:fill="auto"/>
            <w:noWrap/>
            <w:vAlign w:val="center"/>
          </w:tcPr>
          <w:p w14:paraId="5795DB4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p>
        </w:tc>
        <w:tc>
          <w:tcPr>
            <w:tcW w:w="368" w:type="pct"/>
            <w:tcBorders>
              <w:top w:val="single" w:sz="4" w:space="0" w:color="auto"/>
              <w:left w:val="nil"/>
              <w:bottom w:val="single" w:sz="4" w:space="0" w:color="auto"/>
              <w:right w:val="nil"/>
            </w:tcBorders>
            <w:shd w:val="clear" w:color="auto" w:fill="auto"/>
            <w:noWrap/>
            <w:vAlign w:val="center"/>
            <w:hideMark/>
          </w:tcPr>
          <w:p w14:paraId="2B09948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2993A3D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8" w:type="pct"/>
            <w:tcBorders>
              <w:top w:val="single" w:sz="4" w:space="0" w:color="auto"/>
              <w:left w:val="nil"/>
              <w:bottom w:val="single" w:sz="4" w:space="0" w:color="auto"/>
              <w:right w:val="nil"/>
            </w:tcBorders>
            <w:shd w:val="clear" w:color="auto" w:fill="auto"/>
            <w:vAlign w:val="center"/>
            <w:hideMark/>
          </w:tcPr>
          <w:p w14:paraId="20010357"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61E9D5BA"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62B9387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76B7ABF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33" w:type="pct"/>
            <w:tcBorders>
              <w:top w:val="single" w:sz="4" w:space="0" w:color="auto"/>
              <w:left w:val="nil"/>
              <w:bottom w:val="single" w:sz="4" w:space="0" w:color="auto"/>
              <w:right w:val="nil"/>
            </w:tcBorders>
            <w:shd w:val="clear" w:color="auto" w:fill="auto"/>
            <w:vAlign w:val="center"/>
            <w:hideMark/>
          </w:tcPr>
          <w:p w14:paraId="7F4CAC78"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3B81691C"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428" w:type="pct"/>
            <w:tcBorders>
              <w:top w:val="single" w:sz="4" w:space="0" w:color="auto"/>
              <w:left w:val="nil"/>
              <w:bottom w:val="single" w:sz="4" w:space="0" w:color="auto"/>
              <w:right w:val="nil"/>
            </w:tcBorders>
            <w:shd w:val="clear" w:color="auto" w:fill="auto"/>
            <w:noWrap/>
            <w:vAlign w:val="center"/>
            <w:hideMark/>
          </w:tcPr>
          <w:p w14:paraId="6EAA3834"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133B0559"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428" w:type="pct"/>
            <w:tcBorders>
              <w:top w:val="single" w:sz="4" w:space="0" w:color="auto"/>
              <w:left w:val="nil"/>
              <w:bottom w:val="single" w:sz="4" w:space="0" w:color="auto"/>
              <w:right w:val="nil"/>
            </w:tcBorders>
            <w:shd w:val="clear" w:color="auto" w:fill="auto"/>
            <w:vAlign w:val="center"/>
            <w:hideMark/>
          </w:tcPr>
          <w:p w14:paraId="5A48F4E2"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3BE75BDE"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35BC1E5A"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0CE5403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1" w:type="pct"/>
            <w:tcBorders>
              <w:top w:val="single" w:sz="4" w:space="0" w:color="auto"/>
              <w:left w:val="nil"/>
              <w:bottom w:val="single" w:sz="4" w:space="0" w:color="auto"/>
              <w:right w:val="nil"/>
            </w:tcBorders>
            <w:shd w:val="clear" w:color="auto" w:fill="auto"/>
            <w:vAlign w:val="center"/>
            <w:hideMark/>
          </w:tcPr>
          <w:p w14:paraId="51DCFF1B"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26337E16"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2078CC37"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553F12A0"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1" w:type="pct"/>
            <w:tcBorders>
              <w:top w:val="single" w:sz="4" w:space="0" w:color="auto"/>
              <w:left w:val="nil"/>
              <w:bottom w:val="single" w:sz="4" w:space="0" w:color="auto"/>
              <w:right w:val="nil"/>
            </w:tcBorders>
            <w:shd w:val="clear" w:color="auto" w:fill="auto"/>
            <w:vAlign w:val="center"/>
            <w:hideMark/>
          </w:tcPr>
          <w:p w14:paraId="6FBA6A40"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5D8B0931"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c>
          <w:tcPr>
            <w:tcW w:w="361" w:type="pct"/>
            <w:tcBorders>
              <w:top w:val="single" w:sz="4" w:space="0" w:color="auto"/>
              <w:left w:val="nil"/>
              <w:bottom w:val="single" w:sz="4" w:space="0" w:color="auto"/>
              <w:right w:val="nil"/>
            </w:tcBorders>
            <w:shd w:val="clear" w:color="auto" w:fill="auto"/>
            <w:noWrap/>
            <w:vAlign w:val="center"/>
            <w:hideMark/>
          </w:tcPr>
          <w:p w14:paraId="39EC8507"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M1</w:t>
            </w:r>
          </w:p>
          <w:p w14:paraId="41B82A6B"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1658)</w:t>
            </w:r>
          </w:p>
        </w:tc>
        <w:tc>
          <w:tcPr>
            <w:tcW w:w="361" w:type="pct"/>
            <w:tcBorders>
              <w:top w:val="single" w:sz="4" w:space="0" w:color="auto"/>
              <w:left w:val="nil"/>
              <w:bottom w:val="single" w:sz="4" w:space="0" w:color="auto"/>
              <w:right w:val="nil"/>
            </w:tcBorders>
            <w:shd w:val="clear" w:color="auto" w:fill="auto"/>
            <w:vAlign w:val="center"/>
            <w:hideMark/>
          </w:tcPr>
          <w:p w14:paraId="514032A5"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bCs/>
                <w:color w:val="auto"/>
                <w:sz w:val="18"/>
                <w:szCs w:val="18"/>
              </w:rPr>
              <w:t>M2</w:t>
            </w:r>
          </w:p>
          <w:p w14:paraId="26E3D3BC" w14:textId="77777777" w:rsidR="003D38A7" w:rsidRPr="008D5E0F" w:rsidRDefault="003D38A7" w:rsidP="008D5E0F">
            <w:pPr>
              <w:autoSpaceDE w:val="0"/>
              <w:autoSpaceDN w:val="0"/>
              <w:adjustRightInd w:val="0"/>
              <w:snapToGrid w:val="0"/>
              <w:spacing w:line="240" w:lineRule="auto"/>
              <w:jc w:val="center"/>
              <w:rPr>
                <w:b/>
                <w:bCs/>
                <w:color w:val="auto"/>
                <w:sz w:val="18"/>
                <w:szCs w:val="18"/>
              </w:rPr>
            </w:pPr>
            <w:r w:rsidRPr="008D5E0F">
              <w:rPr>
                <w:b/>
                <w:color w:val="auto"/>
                <w:sz w:val="18"/>
                <w:szCs w:val="18"/>
              </w:rPr>
              <w:t>(</w:t>
            </w:r>
            <w:r w:rsidRPr="008D5E0F">
              <w:rPr>
                <w:b/>
                <w:i/>
                <w:iCs/>
                <w:color w:val="auto"/>
                <w:sz w:val="18"/>
                <w:szCs w:val="18"/>
              </w:rPr>
              <w:t xml:space="preserve">n </w:t>
            </w:r>
            <w:r w:rsidRPr="008D5E0F">
              <w:rPr>
                <w:b/>
                <w:color w:val="auto"/>
                <w:sz w:val="18"/>
                <w:szCs w:val="18"/>
              </w:rPr>
              <w:t>= 1659)</w:t>
            </w:r>
          </w:p>
        </w:tc>
      </w:tr>
      <w:tr w:rsidR="003D38A7" w:rsidRPr="008D5E0F" w14:paraId="57318B75" w14:textId="77777777" w:rsidTr="008D5E0F">
        <w:tc>
          <w:tcPr>
            <w:tcW w:w="545" w:type="pct"/>
            <w:tcBorders>
              <w:top w:val="single" w:sz="4" w:space="0" w:color="auto"/>
              <w:left w:val="nil"/>
              <w:bottom w:val="nil"/>
              <w:right w:val="nil"/>
            </w:tcBorders>
            <w:shd w:val="clear" w:color="auto" w:fill="auto"/>
            <w:noWrap/>
            <w:vAlign w:val="center"/>
            <w:hideMark/>
          </w:tcPr>
          <w:p w14:paraId="389068D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Age</w:t>
            </w:r>
          </w:p>
        </w:tc>
        <w:tc>
          <w:tcPr>
            <w:tcW w:w="368" w:type="pct"/>
            <w:tcBorders>
              <w:top w:val="single" w:sz="4" w:space="0" w:color="auto"/>
              <w:left w:val="nil"/>
              <w:bottom w:val="nil"/>
              <w:right w:val="nil"/>
            </w:tcBorders>
            <w:shd w:val="clear" w:color="auto" w:fill="auto"/>
            <w:noWrap/>
            <w:vAlign w:val="center"/>
            <w:hideMark/>
          </w:tcPr>
          <w:p w14:paraId="1713FBE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74B43618" w14:textId="77777777" w:rsidR="003D38A7" w:rsidRPr="005B1EF6" w:rsidRDefault="003D38A7" w:rsidP="008D5E0F">
            <w:pPr>
              <w:autoSpaceDE w:val="0"/>
              <w:autoSpaceDN w:val="0"/>
              <w:adjustRightInd w:val="0"/>
              <w:snapToGrid w:val="0"/>
              <w:spacing w:line="240" w:lineRule="auto"/>
              <w:jc w:val="center"/>
              <w:rPr>
                <w:color w:val="auto"/>
                <w:sz w:val="18"/>
                <w:szCs w:val="18"/>
                <w:highlight w:val="yellow"/>
              </w:rPr>
            </w:pPr>
            <w:commentRangeStart w:id="99"/>
            <w:commentRangeStart w:id="100"/>
            <w:r w:rsidRPr="005B1EF6">
              <w:rPr>
                <w:color w:val="auto"/>
                <w:sz w:val="18"/>
                <w:szCs w:val="18"/>
                <w:highlight w:val="yellow"/>
              </w:rPr>
              <w:t>**</w:t>
            </w:r>
            <w:commentRangeEnd w:id="99"/>
            <w:r w:rsidR="005B1EF6">
              <w:rPr>
                <w:rStyle w:val="CommentReference"/>
              </w:rPr>
              <w:commentReference w:id="99"/>
            </w:r>
            <w:commentRangeEnd w:id="100"/>
            <w:r w:rsidR="00BE0E2B">
              <w:rPr>
                <w:rStyle w:val="CommentReference"/>
              </w:rPr>
              <w:commentReference w:id="100"/>
            </w:r>
          </w:p>
        </w:tc>
        <w:tc>
          <w:tcPr>
            <w:tcW w:w="361" w:type="pct"/>
            <w:tcBorders>
              <w:top w:val="single" w:sz="4" w:space="0" w:color="auto"/>
              <w:left w:val="nil"/>
              <w:bottom w:val="nil"/>
              <w:right w:val="nil"/>
            </w:tcBorders>
            <w:shd w:val="clear" w:color="auto" w:fill="auto"/>
            <w:noWrap/>
            <w:vAlign w:val="center"/>
            <w:hideMark/>
          </w:tcPr>
          <w:p w14:paraId="408C1AC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59EAFE1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hideMark/>
          </w:tcPr>
          <w:p w14:paraId="2723412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0E874BD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77616D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856B00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00AC2E3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87527B4"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18101A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D2A34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717BC1DB" w14:textId="77777777" w:rsidTr="008D5E0F">
        <w:tc>
          <w:tcPr>
            <w:tcW w:w="545" w:type="pct"/>
            <w:tcBorders>
              <w:top w:val="nil"/>
              <w:left w:val="nil"/>
              <w:bottom w:val="single" w:sz="4" w:space="0" w:color="auto"/>
              <w:right w:val="nil"/>
            </w:tcBorders>
            <w:shd w:val="clear" w:color="auto" w:fill="auto"/>
            <w:noWrap/>
            <w:vAlign w:val="center"/>
            <w:hideMark/>
          </w:tcPr>
          <w:p w14:paraId="22BFDD4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359985A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64.1 (13.5)</w:t>
            </w:r>
          </w:p>
        </w:tc>
        <w:tc>
          <w:tcPr>
            <w:tcW w:w="368" w:type="pct"/>
            <w:tcBorders>
              <w:top w:val="nil"/>
              <w:left w:val="nil"/>
              <w:bottom w:val="single" w:sz="4" w:space="0" w:color="auto"/>
              <w:right w:val="nil"/>
            </w:tcBorders>
            <w:shd w:val="clear" w:color="auto" w:fill="auto"/>
            <w:noWrap/>
            <w:vAlign w:val="center"/>
            <w:hideMark/>
          </w:tcPr>
          <w:p w14:paraId="5DA81CD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61.1 (15.9)</w:t>
            </w:r>
          </w:p>
        </w:tc>
        <w:tc>
          <w:tcPr>
            <w:tcW w:w="361" w:type="pct"/>
            <w:tcBorders>
              <w:top w:val="nil"/>
              <w:left w:val="nil"/>
              <w:bottom w:val="single" w:sz="4" w:space="0" w:color="auto"/>
              <w:right w:val="nil"/>
            </w:tcBorders>
            <w:shd w:val="clear" w:color="auto" w:fill="auto"/>
            <w:noWrap/>
            <w:vAlign w:val="center"/>
            <w:hideMark/>
          </w:tcPr>
          <w:p w14:paraId="1568775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58.6 (14.9)</w:t>
            </w:r>
          </w:p>
        </w:tc>
        <w:tc>
          <w:tcPr>
            <w:tcW w:w="333" w:type="pct"/>
            <w:tcBorders>
              <w:top w:val="nil"/>
              <w:left w:val="nil"/>
              <w:bottom w:val="single" w:sz="4" w:space="0" w:color="auto"/>
              <w:right w:val="nil"/>
            </w:tcBorders>
            <w:shd w:val="clear" w:color="auto" w:fill="auto"/>
            <w:noWrap/>
            <w:vAlign w:val="center"/>
            <w:hideMark/>
          </w:tcPr>
          <w:p w14:paraId="63B8419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67.4 (13.1)</w:t>
            </w:r>
          </w:p>
        </w:tc>
        <w:tc>
          <w:tcPr>
            <w:tcW w:w="428" w:type="pct"/>
            <w:tcBorders>
              <w:top w:val="nil"/>
              <w:left w:val="nil"/>
              <w:bottom w:val="single" w:sz="4" w:space="0" w:color="auto"/>
              <w:right w:val="nil"/>
            </w:tcBorders>
            <w:shd w:val="clear" w:color="auto" w:fill="auto"/>
            <w:noWrap/>
            <w:vAlign w:val="center"/>
            <w:hideMark/>
          </w:tcPr>
          <w:p w14:paraId="2EBA168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64.5 (13.3)</w:t>
            </w:r>
          </w:p>
        </w:tc>
        <w:tc>
          <w:tcPr>
            <w:tcW w:w="428" w:type="pct"/>
            <w:tcBorders>
              <w:top w:val="nil"/>
              <w:left w:val="nil"/>
              <w:bottom w:val="single" w:sz="4" w:space="0" w:color="auto"/>
              <w:right w:val="nil"/>
            </w:tcBorders>
            <w:shd w:val="clear" w:color="auto" w:fill="auto"/>
            <w:noWrap/>
            <w:vAlign w:val="center"/>
            <w:hideMark/>
          </w:tcPr>
          <w:p w14:paraId="33FF018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60.5 (16.0)</w:t>
            </w:r>
          </w:p>
        </w:tc>
        <w:tc>
          <w:tcPr>
            <w:tcW w:w="361" w:type="pct"/>
            <w:tcBorders>
              <w:top w:val="nil"/>
              <w:left w:val="nil"/>
              <w:bottom w:val="single" w:sz="4" w:space="0" w:color="auto"/>
              <w:right w:val="nil"/>
            </w:tcBorders>
            <w:shd w:val="clear" w:color="auto" w:fill="auto"/>
            <w:noWrap/>
            <w:vAlign w:val="center"/>
            <w:hideMark/>
          </w:tcPr>
          <w:p w14:paraId="58E957C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65.2 (13.3)</w:t>
            </w:r>
          </w:p>
        </w:tc>
        <w:tc>
          <w:tcPr>
            <w:tcW w:w="361" w:type="pct"/>
            <w:tcBorders>
              <w:top w:val="nil"/>
              <w:left w:val="nil"/>
              <w:bottom w:val="single" w:sz="4" w:space="0" w:color="auto"/>
              <w:right w:val="nil"/>
            </w:tcBorders>
            <w:shd w:val="clear" w:color="auto" w:fill="auto"/>
            <w:noWrap/>
            <w:vAlign w:val="center"/>
            <w:hideMark/>
          </w:tcPr>
          <w:p w14:paraId="0AD943B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59.8 (15.8)</w:t>
            </w:r>
          </w:p>
        </w:tc>
        <w:tc>
          <w:tcPr>
            <w:tcW w:w="361" w:type="pct"/>
            <w:tcBorders>
              <w:top w:val="nil"/>
              <w:left w:val="nil"/>
              <w:bottom w:val="single" w:sz="4" w:space="0" w:color="auto"/>
              <w:right w:val="nil"/>
            </w:tcBorders>
            <w:shd w:val="clear" w:color="auto" w:fill="auto"/>
            <w:noWrap/>
            <w:vAlign w:val="center"/>
            <w:hideMark/>
          </w:tcPr>
          <w:p w14:paraId="4C067A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63 (15.1)</w:t>
            </w:r>
          </w:p>
        </w:tc>
        <w:tc>
          <w:tcPr>
            <w:tcW w:w="361" w:type="pct"/>
            <w:tcBorders>
              <w:top w:val="nil"/>
              <w:left w:val="nil"/>
              <w:bottom w:val="single" w:sz="4" w:space="0" w:color="auto"/>
              <w:right w:val="nil"/>
            </w:tcBorders>
            <w:shd w:val="clear" w:color="auto" w:fill="auto"/>
            <w:noWrap/>
            <w:vAlign w:val="center"/>
            <w:hideMark/>
          </w:tcPr>
          <w:p w14:paraId="2FA8799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62.3 (14.5)</w:t>
            </w:r>
          </w:p>
        </w:tc>
        <w:tc>
          <w:tcPr>
            <w:tcW w:w="361" w:type="pct"/>
            <w:tcBorders>
              <w:top w:val="nil"/>
              <w:left w:val="nil"/>
              <w:bottom w:val="single" w:sz="4" w:space="0" w:color="auto"/>
              <w:right w:val="nil"/>
            </w:tcBorders>
            <w:shd w:val="clear" w:color="auto" w:fill="auto"/>
            <w:noWrap/>
            <w:vAlign w:val="center"/>
            <w:hideMark/>
          </w:tcPr>
          <w:p w14:paraId="6D4DC5E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60.3 (15.4)</w:t>
            </w:r>
          </w:p>
        </w:tc>
        <w:tc>
          <w:tcPr>
            <w:tcW w:w="361" w:type="pct"/>
            <w:tcBorders>
              <w:top w:val="nil"/>
              <w:left w:val="nil"/>
              <w:bottom w:val="single" w:sz="4" w:space="0" w:color="auto"/>
              <w:right w:val="nil"/>
            </w:tcBorders>
            <w:shd w:val="clear" w:color="auto" w:fill="auto"/>
            <w:noWrap/>
            <w:vAlign w:val="center"/>
            <w:hideMark/>
          </w:tcPr>
          <w:p w14:paraId="5BAF5C7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65.1 (13.6)</w:t>
            </w:r>
          </w:p>
        </w:tc>
      </w:tr>
      <w:tr w:rsidR="003D38A7" w:rsidRPr="008D5E0F" w14:paraId="243CF690" w14:textId="77777777" w:rsidTr="008D5E0F">
        <w:tc>
          <w:tcPr>
            <w:tcW w:w="545" w:type="pct"/>
            <w:tcBorders>
              <w:top w:val="single" w:sz="4" w:space="0" w:color="auto"/>
              <w:left w:val="nil"/>
              <w:bottom w:val="nil"/>
              <w:right w:val="nil"/>
            </w:tcBorders>
            <w:shd w:val="clear" w:color="auto" w:fill="auto"/>
            <w:noWrap/>
            <w:vAlign w:val="center"/>
            <w:hideMark/>
          </w:tcPr>
          <w:p w14:paraId="33C8F355"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Sex</w:t>
            </w:r>
          </w:p>
        </w:tc>
        <w:tc>
          <w:tcPr>
            <w:tcW w:w="368" w:type="pct"/>
            <w:tcBorders>
              <w:top w:val="single" w:sz="4" w:space="0" w:color="auto"/>
              <w:left w:val="nil"/>
              <w:bottom w:val="nil"/>
              <w:right w:val="nil"/>
            </w:tcBorders>
            <w:shd w:val="clear" w:color="auto" w:fill="auto"/>
            <w:noWrap/>
            <w:vAlign w:val="center"/>
            <w:hideMark/>
          </w:tcPr>
          <w:p w14:paraId="3F2BD8A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1022365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B8A59C8"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55A30268"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9A024D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3FB192B6"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1A5624B7"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5CB36B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FFF6AE5"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4B4874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2CB61EC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1C6D74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1A79A344" w14:textId="77777777" w:rsidTr="008D5E0F">
        <w:tc>
          <w:tcPr>
            <w:tcW w:w="545" w:type="pct"/>
            <w:tcBorders>
              <w:top w:val="nil"/>
              <w:left w:val="nil"/>
              <w:bottom w:val="nil"/>
              <w:right w:val="nil"/>
            </w:tcBorders>
            <w:shd w:val="clear" w:color="auto" w:fill="auto"/>
            <w:noWrap/>
            <w:vAlign w:val="center"/>
            <w:hideMark/>
          </w:tcPr>
          <w:p w14:paraId="51CBC841"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Male</w:t>
            </w:r>
          </w:p>
        </w:tc>
        <w:tc>
          <w:tcPr>
            <w:tcW w:w="368" w:type="pct"/>
            <w:tcBorders>
              <w:top w:val="nil"/>
              <w:left w:val="nil"/>
              <w:bottom w:val="nil"/>
              <w:right w:val="nil"/>
            </w:tcBorders>
            <w:shd w:val="clear" w:color="auto" w:fill="auto"/>
            <w:noWrap/>
            <w:vAlign w:val="center"/>
            <w:hideMark/>
          </w:tcPr>
          <w:p w14:paraId="11CE4C9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752 (41.0)</w:t>
            </w:r>
          </w:p>
        </w:tc>
        <w:tc>
          <w:tcPr>
            <w:tcW w:w="368" w:type="pct"/>
            <w:tcBorders>
              <w:top w:val="nil"/>
              <w:left w:val="nil"/>
              <w:bottom w:val="nil"/>
              <w:right w:val="nil"/>
            </w:tcBorders>
            <w:shd w:val="clear" w:color="auto" w:fill="auto"/>
            <w:noWrap/>
            <w:vAlign w:val="center"/>
            <w:hideMark/>
          </w:tcPr>
          <w:p w14:paraId="325C202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775 (40.8)</w:t>
            </w:r>
          </w:p>
        </w:tc>
        <w:tc>
          <w:tcPr>
            <w:tcW w:w="361" w:type="pct"/>
            <w:tcBorders>
              <w:top w:val="nil"/>
              <w:left w:val="nil"/>
              <w:bottom w:val="nil"/>
              <w:right w:val="nil"/>
            </w:tcBorders>
            <w:shd w:val="clear" w:color="auto" w:fill="auto"/>
            <w:noWrap/>
            <w:vAlign w:val="center"/>
            <w:hideMark/>
          </w:tcPr>
          <w:p w14:paraId="134B65D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741 (41.1)</w:t>
            </w:r>
          </w:p>
        </w:tc>
        <w:tc>
          <w:tcPr>
            <w:tcW w:w="333" w:type="pct"/>
            <w:tcBorders>
              <w:top w:val="nil"/>
              <w:left w:val="nil"/>
              <w:bottom w:val="nil"/>
              <w:right w:val="nil"/>
            </w:tcBorders>
            <w:shd w:val="clear" w:color="auto" w:fill="auto"/>
            <w:noWrap/>
            <w:vAlign w:val="center"/>
            <w:hideMark/>
          </w:tcPr>
          <w:p w14:paraId="4E8DEC5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786 (40.6)</w:t>
            </w:r>
          </w:p>
        </w:tc>
        <w:tc>
          <w:tcPr>
            <w:tcW w:w="428" w:type="pct"/>
            <w:tcBorders>
              <w:top w:val="nil"/>
              <w:left w:val="nil"/>
              <w:bottom w:val="nil"/>
              <w:right w:val="nil"/>
            </w:tcBorders>
            <w:shd w:val="clear" w:color="auto" w:fill="auto"/>
            <w:noWrap/>
            <w:vAlign w:val="center"/>
            <w:hideMark/>
          </w:tcPr>
          <w:p w14:paraId="35B101F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762 (41.1)</w:t>
            </w:r>
          </w:p>
        </w:tc>
        <w:tc>
          <w:tcPr>
            <w:tcW w:w="428" w:type="pct"/>
            <w:tcBorders>
              <w:top w:val="nil"/>
              <w:left w:val="nil"/>
              <w:bottom w:val="nil"/>
              <w:right w:val="nil"/>
            </w:tcBorders>
            <w:shd w:val="clear" w:color="auto" w:fill="auto"/>
            <w:noWrap/>
            <w:vAlign w:val="center"/>
            <w:hideMark/>
          </w:tcPr>
          <w:p w14:paraId="62A5A00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765 (40.6)</w:t>
            </w:r>
          </w:p>
        </w:tc>
        <w:tc>
          <w:tcPr>
            <w:tcW w:w="361" w:type="pct"/>
            <w:tcBorders>
              <w:top w:val="nil"/>
              <w:left w:val="nil"/>
              <w:bottom w:val="nil"/>
              <w:right w:val="nil"/>
            </w:tcBorders>
            <w:shd w:val="clear" w:color="auto" w:fill="auto"/>
            <w:noWrap/>
            <w:vAlign w:val="center"/>
            <w:hideMark/>
          </w:tcPr>
          <w:p w14:paraId="06F8D5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741 (38.9)</w:t>
            </w:r>
          </w:p>
        </w:tc>
        <w:tc>
          <w:tcPr>
            <w:tcW w:w="361" w:type="pct"/>
            <w:tcBorders>
              <w:top w:val="nil"/>
              <w:left w:val="nil"/>
              <w:bottom w:val="nil"/>
              <w:right w:val="nil"/>
            </w:tcBorders>
            <w:shd w:val="clear" w:color="auto" w:fill="auto"/>
            <w:noWrap/>
            <w:vAlign w:val="center"/>
            <w:hideMark/>
          </w:tcPr>
          <w:p w14:paraId="1327637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786 (43.0)</w:t>
            </w:r>
          </w:p>
        </w:tc>
        <w:tc>
          <w:tcPr>
            <w:tcW w:w="361" w:type="pct"/>
            <w:tcBorders>
              <w:top w:val="nil"/>
              <w:left w:val="nil"/>
              <w:bottom w:val="nil"/>
              <w:right w:val="nil"/>
            </w:tcBorders>
            <w:shd w:val="clear" w:color="auto" w:fill="auto"/>
            <w:noWrap/>
            <w:vAlign w:val="center"/>
            <w:hideMark/>
          </w:tcPr>
          <w:p w14:paraId="691FA2F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821 (44.1)</w:t>
            </w:r>
          </w:p>
        </w:tc>
        <w:tc>
          <w:tcPr>
            <w:tcW w:w="361" w:type="pct"/>
            <w:tcBorders>
              <w:top w:val="nil"/>
              <w:left w:val="nil"/>
              <w:bottom w:val="nil"/>
              <w:right w:val="nil"/>
            </w:tcBorders>
            <w:shd w:val="clear" w:color="auto" w:fill="auto"/>
            <w:noWrap/>
            <w:vAlign w:val="center"/>
            <w:hideMark/>
          </w:tcPr>
          <w:p w14:paraId="7DBCF78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706 (38.2)</w:t>
            </w:r>
          </w:p>
        </w:tc>
        <w:tc>
          <w:tcPr>
            <w:tcW w:w="361" w:type="pct"/>
            <w:tcBorders>
              <w:top w:val="nil"/>
              <w:left w:val="nil"/>
              <w:bottom w:val="nil"/>
              <w:right w:val="nil"/>
            </w:tcBorders>
            <w:shd w:val="clear" w:color="auto" w:fill="auto"/>
            <w:noWrap/>
            <w:vAlign w:val="center"/>
            <w:hideMark/>
          </w:tcPr>
          <w:p w14:paraId="5570457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836 (46.9)</w:t>
            </w:r>
          </w:p>
        </w:tc>
        <w:tc>
          <w:tcPr>
            <w:tcW w:w="361" w:type="pct"/>
            <w:tcBorders>
              <w:top w:val="nil"/>
              <w:left w:val="nil"/>
              <w:bottom w:val="nil"/>
              <w:right w:val="nil"/>
            </w:tcBorders>
            <w:shd w:val="clear" w:color="auto" w:fill="auto"/>
            <w:noWrap/>
            <w:vAlign w:val="center"/>
            <w:hideMark/>
          </w:tcPr>
          <w:p w14:paraId="4F26B1A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691 (34.4)</w:t>
            </w:r>
          </w:p>
        </w:tc>
      </w:tr>
      <w:tr w:rsidR="003D38A7" w:rsidRPr="008D5E0F" w14:paraId="1172E951" w14:textId="77777777" w:rsidTr="008D5E0F">
        <w:tc>
          <w:tcPr>
            <w:tcW w:w="545" w:type="pct"/>
            <w:tcBorders>
              <w:top w:val="nil"/>
              <w:left w:val="nil"/>
              <w:bottom w:val="single" w:sz="4" w:space="0" w:color="auto"/>
              <w:right w:val="nil"/>
            </w:tcBorders>
            <w:shd w:val="clear" w:color="auto" w:fill="auto"/>
            <w:noWrap/>
            <w:vAlign w:val="center"/>
            <w:hideMark/>
          </w:tcPr>
          <w:p w14:paraId="47793481"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Female</w:t>
            </w:r>
          </w:p>
        </w:tc>
        <w:tc>
          <w:tcPr>
            <w:tcW w:w="368" w:type="pct"/>
            <w:tcBorders>
              <w:top w:val="nil"/>
              <w:left w:val="nil"/>
              <w:bottom w:val="single" w:sz="4" w:space="0" w:color="auto"/>
              <w:right w:val="nil"/>
            </w:tcBorders>
            <w:shd w:val="clear" w:color="auto" w:fill="auto"/>
            <w:noWrap/>
            <w:vAlign w:val="center"/>
            <w:hideMark/>
          </w:tcPr>
          <w:p w14:paraId="0FE019A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906 (59.0)</w:t>
            </w:r>
          </w:p>
        </w:tc>
        <w:tc>
          <w:tcPr>
            <w:tcW w:w="368" w:type="pct"/>
            <w:tcBorders>
              <w:top w:val="nil"/>
              <w:left w:val="nil"/>
              <w:bottom w:val="single" w:sz="4" w:space="0" w:color="auto"/>
              <w:right w:val="nil"/>
            </w:tcBorders>
            <w:shd w:val="clear" w:color="auto" w:fill="auto"/>
            <w:noWrap/>
            <w:vAlign w:val="center"/>
            <w:hideMark/>
          </w:tcPr>
          <w:p w14:paraId="2345A90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884 (59.2)</w:t>
            </w:r>
          </w:p>
        </w:tc>
        <w:tc>
          <w:tcPr>
            <w:tcW w:w="361" w:type="pct"/>
            <w:tcBorders>
              <w:top w:val="nil"/>
              <w:left w:val="nil"/>
              <w:bottom w:val="single" w:sz="4" w:space="0" w:color="auto"/>
              <w:right w:val="nil"/>
            </w:tcBorders>
            <w:shd w:val="clear" w:color="auto" w:fill="auto"/>
            <w:noWrap/>
            <w:vAlign w:val="center"/>
            <w:hideMark/>
          </w:tcPr>
          <w:p w14:paraId="4272980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917 (58.9)</w:t>
            </w:r>
          </w:p>
        </w:tc>
        <w:tc>
          <w:tcPr>
            <w:tcW w:w="333" w:type="pct"/>
            <w:tcBorders>
              <w:top w:val="nil"/>
              <w:left w:val="nil"/>
              <w:bottom w:val="single" w:sz="4" w:space="0" w:color="auto"/>
              <w:right w:val="nil"/>
            </w:tcBorders>
            <w:shd w:val="clear" w:color="auto" w:fill="auto"/>
            <w:noWrap/>
            <w:vAlign w:val="center"/>
            <w:hideMark/>
          </w:tcPr>
          <w:p w14:paraId="413F5B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873 (59.4)</w:t>
            </w:r>
          </w:p>
        </w:tc>
        <w:tc>
          <w:tcPr>
            <w:tcW w:w="428" w:type="pct"/>
            <w:tcBorders>
              <w:top w:val="nil"/>
              <w:left w:val="nil"/>
              <w:bottom w:val="single" w:sz="4" w:space="0" w:color="auto"/>
              <w:right w:val="nil"/>
            </w:tcBorders>
            <w:shd w:val="clear" w:color="auto" w:fill="auto"/>
            <w:noWrap/>
            <w:vAlign w:val="center"/>
            <w:hideMark/>
          </w:tcPr>
          <w:p w14:paraId="36B83CF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896 (58.9)</w:t>
            </w:r>
          </w:p>
        </w:tc>
        <w:tc>
          <w:tcPr>
            <w:tcW w:w="428" w:type="pct"/>
            <w:tcBorders>
              <w:top w:val="nil"/>
              <w:left w:val="nil"/>
              <w:bottom w:val="single" w:sz="4" w:space="0" w:color="auto"/>
              <w:right w:val="nil"/>
            </w:tcBorders>
            <w:shd w:val="clear" w:color="auto" w:fill="auto"/>
            <w:noWrap/>
            <w:vAlign w:val="center"/>
            <w:hideMark/>
          </w:tcPr>
          <w:p w14:paraId="5507C3F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894 (59.4)</w:t>
            </w:r>
          </w:p>
        </w:tc>
        <w:tc>
          <w:tcPr>
            <w:tcW w:w="361" w:type="pct"/>
            <w:tcBorders>
              <w:top w:val="nil"/>
              <w:left w:val="nil"/>
              <w:bottom w:val="single" w:sz="4" w:space="0" w:color="auto"/>
              <w:right w:val="nil"/>
            </w:tcBorders>
            <w:shd w:val="clear" w:color="auto" w:fill="auto"/>
            <w:noWrap/>
            <w:vAlign w:val="center"/>
            <w:hideMark/>
          </w:tcPr>
          <w:p w14:paraId="25F4EA3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917 (61.1)</w:t>
            </w:r>
          </w:p>
        </w:tc>
        <w:tc>
          <w:tcPr>
            <w:tcW w:w="361" w:type="pct"/>
            <w:tcBorders>
              <w:top w:val="nil"/>
              <w:left w:val="nil"/>
              <w:bottom w:val="single" w:sz="4" w:space="0" w:color="auto"/>
              <w:right w:val="nil"/>
            </w:tcBorders>
            <w:shd w:val="clear" w:color="auto" w:fill="auto"/>
            <w:noWrap/>
            <w:vAlign w:val="center"/>
            <w:hideMark/>
          </w:tcPr>
          <w:p w14:paraId="3FC9140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873 (57.0)</w:t>
            </w:r>
          </w:p>
        </w:tc>
        <w:tc>
          <w:tcPr>
            <w:tcW w:w="361" w:type="pct"/>
            <w:tcBorders>
              <w:top w:val="nil"/>
              <w:left w:val="nil"/>
              <w:bottom w:val="single" w:sz="4" w:space="0" w:color="auto"/>
              <w:right w:val="nil"/>
            </w:tcBorders>
            <w:shd w:val="clear" w:color="auto" w:fill="auto"/>
            <w:noWrap/>
            <w:vAlign w:val="center"/>
            <w:hideMark/>
          </w:tcPr>
          <w:p w14:paraId="2011E2D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837 (55.9)</w:t>
            </w:r>
          </w:p>
        </w:tc>
        <w:tc>
          <w:tcPr>
            <w:tcW w:w="361" w:type="pct"/>
            <w:tcBorders>
              <w:top w:val="nil"/>
              <w:left w:val="nil"/>
              <w:bottom w:val="single" w:sz="4" w:space="0" w:color="auto"/>
              <w:right w:val="nil"/>
            </w:tcBorders>
            <w:shd w:val="clear" w:color="auto" w:fill="auto"/>
            <w:noWrap/>
            <w:vAlign w:val="center"/>
            <w:hideMark/>
          </w:tcPr>
          <w:p w14:paraId="69379EC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953 (61.8)</w:t>
            </w:r>
          </w:p>
        </w:tc>
        <w:tc>
          <w:tcPr>
            <w:tcW w:w="361" w:type="pct"/>
            <w:tcBorders>
              <w:top w:val="nil"/>
              <w:left w:val="nil"/>
              <w:bottom w:val="single" w:sz="4" w:space="0" w:color="auto"/>
              <w:right w:val="nil"/>
            </w:tcBorders>
            <w:shd w:val="clear" w:color="auto" w:fill="auto"/>
            <w:noWrap/>
            <w:vAlign w:val="center"/>
            <w:hideMark/>
          </w:tcPr>
          <w:p w14:paraId="15D3283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822 (53.1)</w:t>
            </w:r>
          </w:p>
        </w:tc>
        <w:tc>
          <w:tcPr>
            <w:tcW w:w="361" w:type="pct"/>
            <w:tcBorders>
              <w:top w:val="nil"/>
              <w:left w:val="nil"/>
              <w:bottom w:val="single" w:sz="4" w:space="0" w:color="auto"/>
              <w:right w:val="nil"/>
            </w:tcBorders>
            <w:shd w:val="clear" w:color="auto" w:fill="auto"/>
            <w:noWrap/>
            <w:vAlign w:val="center"/>
            <w:hideMark/>
          </w:tcPr>
          <w:p w14:paraId="60BB6DD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968 (65.6)</w:t>
            </w:r>
          </w:p>
        </w:tc>
      </w:tr>
      <w:tr w:rsidR="003D38A7" w:rsidRPr="008D5E0F" w14:paraId="70C5672A" w14:textId="77777777" w:rsidTr="008D5E0F">
        <w:tc>
          <w:tcPr>
            <w:tcW w:w="545" w:type="pct"/>
            <w:tcBorders>
              <w:top w:val="single" w:sz="4" w:space="0" w:color="auto"/>
              <w:left w:val="nil"/>
              <w:bottom w:val="nil"/>
              <w:right w:val="nil"/>
            </w:tcBorders>
            <w:shd w:val="clear" w:color="auto" w:fill="auto"/>
            <w:noWrap/>
            <w:vAlign w:val="center"/>
            <w:hideMark/>
          </w:tcPr>
          <w:p w14:paraId="006D9216"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Race/Ethnicity</w:t>
            </w:r>
          </w:p>
        </w:tc>
        <w:tc>
          <w:tcPr>
            <w:tcW w:w="368" w:type="pct"/>
            <w:tcBorders>
              <w:top w:val="single" w:sz="4" w:space="0" w:color="auto"/>
              <w:left w:val="nil"/>
              <w:bottom w:val="nil"/>
              <w:right w:val="nil"/>
            </w:tcBorders>
            <w:shd w:val="clear" w:color="auto" w:fill="auto"/>
            <w:vAlign w:val="center"/>
          </w:tcPr>
          <w:p w14:paraId="0689F85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7607CFE1" w14:textId="77777777" w:rsidR="003D38A7" w:rsidRPr="005B1EF6" w:rsidRDefault="003D38A7" w:rsidP="008D5E0F">
            <w:pPr>
              <w:autoSpaceDE w:val="0"/>
              <w:autoSpaceDN w:val="0"/>
              <w:adjustRightInd w:val="0"/>
              <w:snapToGrid w:val="0"/>
              <w:spacing w:line="240" w:lineRule="auto"/>
              <w:jc w:val="center"/>
              <w:rPr>
                <w:color w:val="auto"/>
                <w:sz w:val="18"/>
                <w:szCs w:val="18"/>
                <w:highlight w:val="yellow"/>
              </w:rPr>
            </w:pPr>
            <w:commentRangeStart w:id="101"/>
            <w:commentRangeStart w:id="102"/>
            <w:r w:rsidRPr="005B1EF6">
              <w:rPr>
                <w:color w:val="auto"/>
                <w:sz w:val="18"/>
                <w:szCs w:val="18"/>
                <w:highlight w:val="yellow"/>
              </w:rPr>
              <w:t>*</w:t>
            </w:r>
            <w:commentRangeEnd w:id="101"/>
            <w:r w:rsidR="005B1EF6">
              <w:rPr>
                <w:rStyle w:val="CommentReference"/>
              </w:rPr>
              <w:commentReference w:id="101"/>
            </w:r>
            <w:commentRangeEnd w:id="102"/>
            <w:r w:rsidR="00BE0E2B">
              <w:rPr>
                <w:rStyle w:val="CommentReference"/>
              </w:rPr>
              <w:commentReference w:id="102"/>
            </w:r>
          </w:p>
        </w:tc>
        <w:tc>
          <w:tcPr>
            <w:tcW w:w="361" w:type="pct"/>
            <w:tcBorders>
              <w:top w:val="single" w:sz="4" w:space="0" w:color="auto"/>
              <w:left w:val="nil"/>
              <w:bottom w:val="nil"/>
              <w:right w:val="nil"/>
            </w:tcBorders>
            <w:shd w:val="clear" w:color="auto" w:fill="auto"/>
            <w:noWrap/>
            <w:vAlign w:val="center"/>
            <w:hideMark/>
          </w:tcPr>
          <w:p w14:paraId="24BEE6A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4AA27AB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hideMark/>
          </w:tcPr>
          <w:p w14:paraId="5649A7B9"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2B452B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3AD6805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2064A1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565649C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4759FC5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6232584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4072020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53DA5D32" w14:textId="77777777" w:rsidTr="008D5E0F">
        <w:tc>
          <w:tcPr>
            <w:tcW w:w="545" w:type="pct"/>
            <w:tcBorders>
              <w:top w:val="nil"/>
              <w:left w:val="nil"/>
              <w:bottom w:val="nil"/>
              <w:right w:val="nil"/>
            </w:tcBorders>
            <w:shd w:val="clear" w:color="auto" w:fill="auto"/>
            <w:noWrap/>
            <w:vAlign w:val="center"/>
            <w:hideMark/>
          </w:tcPr>
          <w:p w14:paraId="6013AA2C"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Minority</w:t>
            </w:r>
          </w:p>
        </w:tc>
        <w:tc>
          <w:tcPr>
            <w:tcW w:w="368" w:type="pct"/>
            <w:tcBorders>
              <w:top w:val="nil"/>
              <w:left w:val="nil"/>
              <w:bottom w:val="nil"/>
              <w:right w:val="nil"/>
            </w:tcBorders>
            <w:shd w:val="clear" w:color="auto" w:fill="auto"/>
            <w:noWrap/>
            <w:vAlign w:val="center"/>
            <w:hideMark/>
          </w:tcPr>
          <w:p w14:paraId="6D7433D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513 (14.2)</w:t>
            </w:r>
          </w:p>
        </w:tc>
        <w:tc>
          <w:tcPr>
            <w:tcW w:w="368" w:type="pct"/>
            <w:tcBorders>
              <w:top w:val="nil"/>
              <w:left w:val="nil"/>
              <w:bottom w:val="nil"/>
              <w:right w:val="nil"/>
            </w:tcBorders>
            <w:shd w:val="clear" w:color="auto" w:fill="auto"/>
            <w:noWrap/>
            <w:vAlign w:val="center"/>
            <w:hideMark/>
          </w:tcPr>
          <w:p w14:paraId="1DF4F75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585 (17.2)</w:t>
            </w:r>
          </w:p>
        </w:tc>
        <w:tc>
          <w:tcPr>
            <w:tcW w:w="361" w:type="pct"/>
            <w:tcBorders>
              <w:top w:val="nil"/>
              <w:left w:val="nil"/>
              <w:bottom w:val="nil"/>
              <w:right w:val="nil"/>
            </w:tcBorders>
            <w:shd w:val="clear" w:color="auto" w:fill="auto"/>
            <w:noWrap/>
            <w:vAlign w:val="center"/>
            <w:hideMark/>
          </w:tcPr>
          <w:p w14:paraId="59C104B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663 (18.2)</w:t>
            </w:r>
          </w:p>
        </w:tc>
        <w:tc>
          <w:tcPr>
            <w:tcW w:w="333" w:type="pct"/>
            <w:tcBorders>
              <w:top w:val="nil"/>
              <w:left w:val="nil"/>
              <w:bottom w:val="nil"/>
              <w:right w:val="nil"/>
            </w:tcBorders>
            <w:shd w:val="clear" w:color="auto" w:fill="auto"/>
            <w:noWrap/>
            <w:vAlign w:val="center"/>
            <w:hideMark/>
          </w:tcPr>
          <w:p w14:paraId="5CDDD67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435 (12.6)</w:t>
            </w:r>
          </w:p>
        </w:tc>
        <w:tc>
          <w:tcPr>
            <w:tcW w:w="428" w:type="pct"/>
            <w:tcBorders>
              <w:top w:val="nil"/>
              <w:left w:val="nil"/>
              <w:bottom w:val="nil"/>
              <w:right w:val="nil"/>
            </w:tcBorders>
            <w:shd w:val="clear" w:color="auto" w:fill="auto"/>
            <w:noWrap/>
            <w:vAlign w:val="center"/>
            <w:hideMark/>
          </w:tcPr>
          <w:p w14:paraId="457956B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474 (12.8)</w:t>
            </w:r>
          </w:p>
        </w:tc>
        <w:tc>
          <w:tcPr>
            <w:tcW w:w="428" w:type="pct"/>
            <w:tcBorders>
              <w:top w:val="nil"/>
              <w:left w:val="nil"/>
              <w:bottom w:val="nil"/>
              <w:right w:val="nil"/>
            </w:tcBorders>
            <w:shd w:val="clear" w:color="auto" w:fill="auto"/>
            <w:noWrap/>
            <w:vAlign w:val="center"/>
            <w:hideMark/>
          </w:tcPr>
          <w:p w14:paraId="5B0183C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624 (18.8)</w:t>
            </w:r>
          </w:p>
        </w:tc>
        <w:tc>
          <w:tcPr>
            <w:tcW w:w="361" w:type="pct"/>
            <w:tcBorders>
              <w:top w:val="nil"/>
              <w:left w:val="nil"/>
              <w:bottom w:val="nil"/>
              <w:right w:val="nil"/>
            </w:tcBorders>
            <w:shd w:val="clear" w:color="auto" w:fill="auto"/>
            <w:noWrap/>
            <w:vAlign w:val="center"/>
            <w:hideMark/>
          </w:tcPr>
          <w:p w14:paraId="6428369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428 (11.8)</w:t>
            </w:r>
          </w:p>
        </w:tc>
        <w:tc>
          <w:tcPr>
            <w:tcW w:w="361" w:type="pct"/>
            <w:tcBorders>
              <w:top w:val="nil"/>
              <w:left w:val="nil"/>
              <w:bottom w:val="nil"/>
              <w:right w:val="nil"/>
            </w:tcBorders>
            <w:shd w:val="clear" w:color="auto" w:fill="auto"/>
            <w:noWrap/>
            <w:vAlign w:val="center"/>
            <w:hideMark/>
          </w:tcPr>
          <w:p w14:paraId="75C3108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670 (19.8)</w:t>
            </w:r>
          </w:p>
        </w:tc>
        <w:tc>
          <w:tcPr>
            <w:tcW w:w="361" w:type="pct"/>
            <w:tcBorders>
              <w:top w:val="nil"/>
              <w:left w:val="nil"/>
              <w:bottom w:val="nil"/>
              <w:right w:val="nil"/>
            </w:tcBorders>
            <w:shd w:val="clear" w:color="auto" w:fill="auto"/>
            <w:noWrap/>
            <w:vAlign w:val="center"/>
            <w:hideMark/>
          </w:tcPr>
          <w:p w14:paraId="575DE46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639 (19.3)</w:t>
            </w:r>
          </w:p>
        </w:tc>
        <w:tc>
          <w:tcPr>
            <w:tcW w:w="361" w:type="pct"/>
            <w:tcBorders>
              <w:top w:val="nil"/>
              <w:left w:val="nil"/>
              <w:bottom w:val="nil"/>
              <w:right w:val="nil"/>
            </w:tcBorders>
            <w:shd w:val="clear" w:color="auto" w:fill="auto"/>
            <w:noWrap/>
            <w:vAlign w:val="center"/>
            <w:hideMark/>
          </w:tcPr>
          <w:p w14:paraId="481144A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459 (12.6)</w:t>
            </w:r>
          </w:p>
        </w:tc>
        <w:tc>
          <w:tcPr>
            <w:tcW w:w="361" w:type="pct"/>
            <w:tcBorders>
              <w:top w:val="nil"/>
              <w:left w:val="nil"/>
              <w:bottom w:val="nil"/>
              <w:right w:val="nil"/>
            </w:tcBorders>
            <w:shd w:val="clear" w:color="auto" w:fill="auto"/>
            <w:noWrap/>
            <w:vAlign w:val="center"/>
            <w:hideMark/>
          </w:tcPr>
          <w:p w14:paraId="598280D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528 (14.2)</w:t>
            </w:r>
          </w:p>
        </w:tc>
        <w:tc>
          <w:tcPr>
            <w:tcW w:w="361" w:type="pct"/>
            <w:tcBorders>
              <w:top w:val="nil"/>
              <w:left w:val="nil"/>
              <w:bottom w:val="nil"/>
              <w:right w:val="nil"/>
            </w:tcBorders>
            <w:shd w:val="clear" w:color="auto" w:fill="auto"/>
            <w:noWrap/>
            <w:vAlign w:val="center"/>
            <w:hideMark/>
          </w:tcPr>
          <w:p w14:paraId="7E95CCA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570 (17.3)</w:t>
            </w:r>
          </w:p>
        </w:tc>
      </w:tr>
      <w:tr w:rsidR="003D38A7" w:rsidRPr="008D5E0F" w14:paraId="7F068013" w14:textId="77777777" w:rsidTr="008D5E0F">
        <w:tc>
          <w:tcPr>
            <w:tcW w:w="545" w:type="pct"/>
            <w:tcBorders>
              <w:top w:val="nil"/>
              <w:left w:val="nil"/>
              <w:bottom w:val="single" w:sz="4" w:space="0" w:color="auto"/>
              <w:right w:val="nil"/>
            </w:tcBorders>
            <w:shd w:val="clear" w:color="auto" w:fill="auto"/>
            <w:noWrap/>
            <w:vAlign w:val="center"/>
            <w:hideMark/>
          </w:tcPr>
          <w:p w14:paraId="7B36184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White</w:t>
            </w:r>
          </w:p>
        </w:tc>
        <w:tc>
          <w:tcPr>
            <w:tcW w:w="368" w:type="pct"/>
            <w:tcBorders>
              <w:top w:val="nil"/>
              <w:left w:val="nil"/>
              <w:bottom w:val="single" w:sz="4" w:space="0" w:color="auto"/>
              <w:right w:val="nil"/>
            </w:tcBorders>
            <w:shd w:val="clear" w:color="auto" w:fill="auto"/>
            <w:noWrap/>
            <w:vAlign w:val="center"/>
            <w:hideMark/>
          </w:tcPr>
          <w:p w14:paraId="654F840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1145 (85.8)</w:t>
            </w:r>
          </w:p>
        </w:tc>
        <w:tc>
          <w:tcPr>
            <w:tcW w:w="368" w:type="pct"/>
            <w:tcBorders>
              <w:top w:val="nil"/>
              <w:left w:val="nil"/>
              <w:bottom w:val="single" w:sz="4" w:space="0" w:color="auto"/>
              <w:right w:val="nil"/>
            </w:tcBorders>
            <w:shd w:val="clear" w:color="auto" w:fill="auto"/>
            <w:noWrap/>
            <w:vAlign w:val="center"/>
            <w:hideMark/>
          </w:tcPr>
          <w:p w14:paraId="3689387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1074 (82.8)</w:t>
            </w:r>
          </w:p>
        </w:tc>
        <w:tc>
          <w:tcPr>
            <w:tcW w:w="361" w:type="pct"/>
            <w:tcBorders>
              <w:top w:val="nil"/>
              <w:left w:val="nil"/>
              <w:bottom w:val="single" w:sz="4" w:space="0" w:color="auto"/>
              <w:right w:val="nil"/>
            </w:tcBorders>
            <w:shd w:val="clear" w:color="auto" w:fill="auto"/>
            <w:noWrap/>
            <w:vAlign w:val="center"/>
            <w:hideMark/>
          </w:tcPr>
          <w:p w14:paraId="494910D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995 (81.8)</w:t>
            </w:r>
          </w:p>
        </w:tc>
        <w:tc>
          <w:tcPr>
            <w:tcW w:w="333" w:type="pct"/>
            <w:tcBorders>
              <w:top w:val="nil"/>
              <w:left w:val="nil"/>
              <w:bottom w:val="single" w:sz="4" w:space="0" w:color="auto"/>
              <w:right w:val="nil"/>
            </w:tcBorders>
            <w:shd w:val="clear" w:color="auto" w:fill="auto"/>
            <w:noWrap/>
            <w:vAlign w:val="center"/>
            <w:hideMark/>
          </w:tcPr>
          <w:p w14:paraId="1317E47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1224 (87.4)</w:t>
            </w:r>
          </w:p>
        </w:tc>
        <w:tc>
          <w:tcPr>
            <w:tcW w:w="428" w:type="pct"/>
            <w:tcBorders>
              <w:top w:val="nil"/>
              <w:left w:val="nil"/>
              <w:bottom w:val="single" w:sz="4" w:space="0" w:color="auto"/>
              <w:right w:val="nil"/>
            </w:tcBorders>
            <w:shd w:val="clear" w:color="auto" w:fill="auto"/>
            <w:noWrap/>
            <w:vAlign w:val="center"/>
            <w:hideMark/>
          </w:tcPr>
          <w:p w14:paraId="16A58E3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1184 (87.2)</w:t>
            </w:r>
          </w:p>
        </w:tc>
        <w:tc>
          <w:tcPr>
            <w:tcW w:w="428" w:type="pct"/>
            <w:tcBorders>
              <w:top w:val="nil"/>
              <w:left w:val="nil"/>
              <w:bottom w:val="single" w:sz="4" w:space="0" w:color="auto"/>
              <w:right w:val="nil"/>
            </w:tcBorders>
            <w:shd w:val="clear" w:color="auto" w:fill="auto"/>
            <w:noWrap/>
            <w:vAlign w:val="center"/>
            <w:hideMark/>
          </w:tcPr>
          <w:p w14:paraId="684CAE2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1035 (81.2)</w:t>
            </w:r>
          </w:p>
        </w:tc>
        <w:tc>
          <w:tcPr>
            <w:tcW w:w="361" w:type="pct"/>
            <w:tcBorders>
              <w:top w:val="nil"/>
              <w:left w:val="nil"/>
              <w:bottom w:val="single" w:sz="4" w:space="0" w:color="auto"/>
              <w:right w:val="nil"/>
            </w:tcBorders>
            <w:shd w:val="clear" w:color="auto" w:fill="auto"/>
            <w:noWrap/>
            <w:vAlign w:val="center"/>
            <w:hideMark/>
          </w:tcPr>
          <w:p w14:paraId="60C25C3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1230 (88.2)</w:t>
            </w:r>
          </w:p>
        </w:tc>
        <w:tc>
          <w:tcPr>
            <w:tcW w:w="361" w:type="pct"/>
            <w:tcBorders>
              <w:top w:val="nil"/>
              <w:left w:val="nil"/>
              <w:bottom w:val="single" w:sz="4" w:space="0" w:color="auto"/>
              <w:right w:val="nil"/>
            </w:tcBorders>
            <w:shd w:val="clear" w:color="auto" w:fill="auto"/>
            <w:noWrap/>
            <w:vAlign w:val="center"/>
            <w:hideMark/>
          </w:tcPr>
          <w:p w14:paraId="1B58BDD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989 (80.2)</w:t>
            </w:r>
          </w:p>
        </w:tc>
        <w:tc>
          <w:tcPr>
            <w:tcW w:w="361" w:type="pct"/>
            <w:tcBorders>
              <w:top w:val="nil"/>
              <w:left w:val="nil"/>
              <w:bottom w:val="single" w:sz="4" w:space="0" w:color="auto"/>
              <w:right w:val="nil"/>
            </w:tcBorders>
            <w:shd w:val="clear" w:color="auto" w:fill="auto"/>
            <w:noWrap/>
            <w:vAlign w:val="center"/>
            <w:hideMark/>
          </w:tcPr>
          <w:p w14:paraId="3676BCD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1019 (80.7)</w:t>
            </w:r>
          </w:p>
        </w:tc>
        <w:tc>
          <w:tcPr>
            <w:tcW w:w="361" w:type="pct"/>
            <w:tcBorders>
              <w:top w:val="nil"/>
              <w:left w:val="nil"/>
              <w:bottom w:val="single" w:sz="4" w:space="0" w:color="auto"/>
              <w:right w:val="nil"/>
            </w:tcBorders>
            <w:shd w:val="clear" w:color="auto" w:fill="auto"/>
            <w:noWrap/>
            <w:vAlign w:val="center"/>
            <w:hideMark/>
          </w:tcPr>
          <w:p w14:paraId="04383E2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1200 (87.4)</w:t>
            </w:r>
          </w:p>
        </w:tc>
        <w:tc>
          <w:tcPr>
            <w:tcW w:w="361" w:type="pct"/>
            <w:tcBorders>
              <w:top w:val="nil"/>
              <w:left w:val="nil"/>
              <w:bottom w:val="single" w:sz="4" w:space="0" w:color="auto"/>
              <w:right w:val="nil"/>
            </w:tcBorders>
            <w:shd w:val="clear" w:color="auto" w:fill="auto"/>
            <w:noWrap/>
            <w:vAlign w:val="center"/>
            <w:hideMark/>
          </w:tcPr>
          <w:p w14:paraId="7CB45BA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1130 (85.8)</w:t>
            </w:r>
          </w:p>
        </w:tc>
        <w:tc>
          <w:tcPr>
            <w:tcW w:w="361" w:type="pct"/>
            <w:tcBorders>
              <w:top w:val="nil"/>
              <w:left w:val="nil"/>
              <w:bottom w:val="single" w:sz="4" w:space="0" w:color="auto"/>
              <w:right w:val="nil"/>
            </w:tcBorders>
            <w:shd w:val="clear" w:color="auto" w:fill="auto"/>
            <w:noWrap/>
            <w:vAlign w:val="center"/>
            <w:hideMark/>
          </w:tcPr>
          <w:p w14:paraId="2E2C92B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1089 (82.7)</w:t>
            </w:r>
          </w:p>
        </w:tc>
      </w:tr>
      <w:tr w:rsidR="003D38A7" w:rsidRPr="008D5E0F" w14:paraId="4C9E7081" w14:textId="77777777" w:rsidTr="008D5E0F">
        <w:tc>
          <w:tcPr>
            <w:tcW w:w="545" w:type="pct"/>
            <w:tcBorders>
              <w:top w:val="single" w:sz="4" w:space="0" w:color="auto"/>
              <w:left w:val="nil"/>
              <w:bottom w:val="nil"/>
              <w:right w:val="nil"/>
            </w:tcBorders>
            <w:shd w:val="clear" w:color="auto" w:fill="auto"/>
            <w:noWrap/>
            <w:vAlign w:val="center"/>
            <w:hideMark/>
          </w:tcPr>
          <w:p w14:paraId="376C5F2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Education</w:t>
            </w:r>
          </w:p>
        </w:tc>
        <w:tc>
          <w:tcPr>
            <w:tcW w:w="368" w:type="pct"/>
            <w:tcBorders>
              <w:top w:val="single" w:sz="4" w:space="0" w:color="auto"/>
              <w:left w:val="nil"/>
              <w:bottom w:val="nil"/>
              <w:right w:val="nil"/>
            </w:tcBorders>
            <w:shd w:val="clear" w:color="auto" w:fill="auto"/>
            <w:noWrap/>
            <w:vAlign w:val="center"/>
            <w:hideMark/>
          </w:tcPr>
          <w:p w14:paraId="538C080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3E1BF33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514E718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49670FA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hideMark/>
          </w:tcPr>
          <w:p w14:paraId="11CF726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5E65786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5C8886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9254C0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16E2915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0CEFA169"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00FFFF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0DB001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7F7D6308" w14:textId="77777777" w:rsidTr="008D5E0F">
        <w:tc>
          <w:tcPr>
            <w:tcW w:w="545" w:type="pct"/>
            <w:tcBorders>
              <w:top w:val="nil"/>
              <w:left w:val="nil"/>
              <w:bottom w:val="nil"/>
              <w:right w:val="nil"/>
            </w:tcBorders>
            <w:shd w:val="clear" w:color="auto" w:fill="auto"/>
            <w:noWrap/>
            <w:vAlign w:val="center"/>
            <w:hideMark/>
          </w:tcPr>
          <w:p w14:paraId="754EE704"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≤HS</w:t>
            </w:r>
          </w:p>
        </w:tc>
        <w:tc>
          <w:tcPr>
            <w:tcW w:w="368" w:type="pct"/>
            <w:tcBorders>
              <w:top w:val="nil"/>
              <w:left w:val="nil"/>
              <w:bottom w:val="nil"/>
              <w:right w:val="nil"/>
            </w:tcBorders>
            <w:shd w:val="clear" w:color="auto" w:fill="auto"/>
            <w:noWrap/>
            <w:vAlign w:val="center"/>
            <w:hideMark/>
          </w:tcPr>
          <w:p w14:paraId="6F0182B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691 (31.5)</w:t>
            </w:r>
          </w:p>
        </w:tc>
        <w:tc>
          <w:tcPr>
            <w:tcW w:w="368" w:type="pct"/>
            <w:tcBorders>
              <w:top w:val="nil"/>
              <w:left w:val="nil"/>
              <w:bottom w:val="nil"/>
              <w:right w:val="nil"/>
            </w:tcBorders>
            <w:shd w:val="clear" w:color="auto" w:fill="auto"/>
            <w:noWrap/>
            <w:vAlign w:val="center"/>
            <w:hideMark/>
          </w:tcPr>
          <w:p w14:paraId="2800362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886 (42.6)</w:t>
            </w:r>
          </w:p>
        </w:tc>
        <w:tc>
          <w:tcPr>
            <w:tcW w:w="361" w:type="pct"/>
            <w:tcBorders>
              <w:top w:val="nil"/>
              <w:left w:val="nil"/>
              <w:bottom w:val="nil"/>
              <w:right w:val="nil"/>
            </w:tcBorders>
            <w:shd w:val="clear" w:color="auto" w:fill="auto"/>
            <w:noWrap/>
            <w:vAlign w:val="center"/>
            <w:hideMark/>
          </w:tcPr>
          <w:p w14:paraId="2B29DB9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752 (34.4)</w:t>
            </w:r>
          </w:p>
        </w:tc>
        <w:tc>
          <w:tcPr>
            <w:tcW w:w="333" w:type="pct"/>
            <w:tcBorders>
              <w:top w:val="nil"/>
              <w:left w:val="nil"/>
              <w:bottom w:val="nil"/>
              <w:right w:val="nil"/>
            </w:tcBorders>
            <w:shd w:val="clear" w:color="auto" w:fill="auto"/>
            <w:noWrap/>
            <w:vAlign w:val="center"/>
            <w:hideMark/>
          </w:tcPr>
          <w:p w14:paraId="7FD9375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825 (39.6)</w:t>
            </w:r>
          </w:p>
        </w:tc>
        <w:tc>
          <w:tcPr>
            <w:tcW w:w="428" w:type="pct"/>
            <w:tcBorders>
              <w:top w:val="nil"/>
              <w:left w:val="nil"/>
              <w:bottom w:val="nil"/>
              <w:right w:val="nil"/>
            </w:tcBorders>
            <w:shd w:val="clear" w:color="auto" w:fill="auto"/>
            <w:noWrap/>
            <w:vAlign w:val="center"/>
            <w:hideMark/>
          </w:tcPr>
          <w:p w14:paraId="4B2E0E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700 (30.3)</w:t>
            </w:r>
          </w:p>
        </w:tc>
        <w:tc>
          <w:tcPr>
            <w:tcW w:w="428" w:type="pct"/>
            <w:tcBorders>
              <w:top w:val="nil"/>
              <w:left w:val="nil"/>
              <w:bottom w:val="nil"/>
              <w:right w:val="nil"/>
            </w:tcBorders>
            <w:shd w:val="clear" w:color="auto" w:fill="auto"/>
            <w:noWrap/>
            <w:vAlign w:val="center"/>
            <w:hideMark/>
          </w:tcPr>
          <w:p w14:paraId="40E980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877 (43.9)</w:t>
            </w:r>
          </w:p>
        </w:tc>
        <w:tc>
          <w:tcPr>
            <w:tcW w:w="361" w:type="pct"/>
            <w:tcBorders>
              <w:top w:val="nil"/>
              <w:left w:val="nil"/>
              <w:bottom w:val="nil"/>
              <w:right w:val="nil"/>
            </w:tcBorders>
            <w:shd w:val="clear" w:color="auto" w:fill="auto"/>
            <w:noWrap/>
            <w:vAlign w:val="center"/>
            <w:hideMark/>
          </w:tcPr>
          <w:p w14:paraId="58F7F2C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722 (33.3)</w:t>
            </w:r>
          </w:p>
        </w:tc>
        <w:tc>
          <w:tcPr>
            <w:tcW w:w="361" w:type="pct"/>
            <w:tcBorders>
              <w:top w:val="nil"/>
              <w:left w:val="nil"/>
              <w:bottom w:val="nil"/>
              <w:right w:val="nil"/>
            </w:tcBorders>
            <w:shd w:val="clear" w:color="auto" w:fill="auto"/>
            <w:noWrap/>
            <w:vAlign w:val="center"/>
            <w:hideMark/>
          </w:tcPr>
          <w:p w14:paraId="3B29C42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855 (40.6)</w:t>
            </w:r>
          </w:p>
        </w:tc>
        <w:tc>
          <w:tcPr>
            <w:tcW w:w="361" w:type="pct"/>
            <w:tcBorders>
              <w:top w:val="nil"/>
              <w:left w:val="nil"/>
              <w:bottom w:val="nil"/>
              <w:right w:val="nil"/>
            </w:tcBorders>
            <w:shd w:val="clear" w:color="auto" w:fill="auto"/>
            <w:noWrap/>
            <w:vAlign w:val="center"/>
            <w:hideMark/>
          </w:tcPr>
          <w:p w14:paraId="4C5658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800 (37.6)</w:t>
            </w:r>
          </w:p>
        </w:tc>
        <w:tc>
          <w:tcPr>
            <w:tcW w:w="361" w:type="pct"/>
            <w:tcBorders>
              <w:top w:val="nil"/>
              <w:left w:val="nil"/>
              <w:bottom w:val="nil"/>
              <w:right w:val="nil"/>
            </w:tcBorders>
            <w:shd w:val="clear" w:color="auto" w:fill="auto"/>
            <w:noWrap/>
            <w:vAlign w:val="center"/>
            <w:hideMark/>
          </w:tcPr>
          <w:p w14:paraId="2792807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777 (36.2)</w:t>
            </w:r>
          </w:p>
        </w:tc>
        <w:tc>
          <w:tcPr>
            <w:tcW w:w="361" w:type="pct"/>
            <w:tcBorders>
              <w:top w:val="nil"/>
              <w:left w:val="nil"/>
              <w:bottom w:val="nil"/>
              <w:right w:val="nil"/>
            </w:tcBorders>
            <w:shd w:val="clear" w:color="auto" w:fill="auto"/>
            <w:noWrap/>
            <w:vAlign w:val="center"/>
            <w:hideMark/>
          </w:tcPr>
          <w:p w14:paraId="3A5616C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867 (40.2)</w:t>
            </w:r>
          </w:p>
        </w:tc>
        <w:tc>
          <w:tcPr>
            <w:tcW w:w="361" w:type="pct"/>
            <w:tcBorders>
              <w:top w:val="nil"/>
              <w:left w:val="nil"/>
              <w:bottom w:val="nil"/>
              <w:right w:val="nil"/>
            </w:tcBorders>
            <w:shd w:val="clear" w:color="auto" w:fill="auto"/>
            <w:noWrap/>
            <w:vAlign w:val="center"/>
            <w:hideMark/>
          </w:tcPr>
          <w:p w14:paraId="13B41B0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710 (33.2)</w:t>
            </w:r>
          </w:p>
        </w:tc>
      </w:tr>
      <w:tr w:rsidR="003D38A7" w:rsidRPr="008D5E0F" w14:paraId="55EB5516" w14:textId="77777777" w:rsidTr="008D5E0F">
        <w:tc>
          <w:tcPr>
            <w:tcW w:w="545" w:type="pct"/>
            <w:tcBorders>
              <w:top w:val="nil"/>
              <w:left w:val="nil"/>
              <w:bottom w:val="single" w:sz="4" w:space="0" w:color="auto"/>
              <w:right w:val="nil"/>
            </w:tcBorders>
            <w:shd w:val="clear" w:color="auto" w:fill="auto"/>
            <w:noWrap/>
            <w:vAlign w:val="center"/>
            <w:hideMark/>
          </w:tcPr>
          <w:p w14:paraId="084D306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sym w:font="Symbol" w:char="F0B3"/>
            </w:r>
            <w:r w:rsidRPr="008D5E0F">
              <w:rPr>
                <w:color w:val="auto"/>
                <w:sz w:val="18"/>
                <w:szCs w:val="18"/>
              </w:rPr>
              <w:t>Some College</w:t>
            </w:r>
          </w:p>
        </w:tc>
        <w:tc>
          <w:tcPr>
            <w:tcW w:w="368" w:type="pct"/>
            <w:tcBorders>
              <w:top w:val="nil"/>
              <w:left w:val="nil"/>
              <w:bottom w:val="single" w:sz="4" w:space="0" w:color="auto"/>
              <w:right w:val="nil"/>
            </w:tcBorders>
            <w:shd w:val="clear" w:color="auto" w:fill="auto"/>
            <w:noWrap/>
            <w:vAlign w:val="center"/>
            <w:hideMark/>
          </w:tcPr>
          <w:p w14:paraId="1446BB0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966 (68.5)</w:t>
            </w:r>
          </w:p>
        </w:tc>
        <w:tc>
          <w:tcPr>
            <w:tcW w:w="368" w:type="pct"/>
            <w:tcBorders>
              <w:top w:val="nil"/>
              <w:left w:val="nil"/>
              <w:bottom w:val="single" w:sz="4" w:space="0" w:color="auto"/>
              <w:right w:val="nil"/>
            </w:tcBorders>
            <w:shd w:val="clear" w:color="auto" w:fill="auto"/>
            <w:noWrap/>
            <w:vAlign w:val="center"/>
            <w:hideMark/>
          </w:tcPr>
          <w:p w14:paraId="7882E78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771 (57.4)</w:t>
            </w:r>
          </w:p>
        </w:tc>
        <w:tc>
          <w:tcPr>
            <w:tcW w:w="361" w:type="pct"/>
            <w:tcBorders>
              <w:top w:val="nil"/>
              <w:left w:val="nil"/>
              <w:bottom w:val="single" w:sz="4" w:space="0" w:color="auto"/>
              <w:right w:val="nil"/>
            </w:tcBorders>
            <w:shd w:val="clear" w:color="auto" w:fill="auto"/>
            <w:noWrap/>
            <w:vAlign w:val="center"/>
            <w:hideMark/>
          </w:tcPr>
          <w:p w14:paraId="50F9A91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905 (65.6)</w:t>
            </w:r>
          </w:p>
        </w:tc>
        <w:tc>
          <w:tcPr>
            <w:tcW w:w="333" w:type="pct"/>
            <w:tcBorders>
              <w:top w:val="nil"/>
              <w:left w:val="nil"/>
              <w:bottom w:val="single" w:sz="4" w:space="0" w:color="auto"/>
              <w:right w:val="nil"/>
            </w:tcBorders>
            <w:shd w:val="clear" w:color="auto" w:fill="auto"/>
            <w:noWrap/>
            <w:vAlign w:val="center"/>
            <w:hideMark/>
          </w:tcPr>
          <w:p w14:paraId="14D7EED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832 (60.4)</w:t>
            </w:r>
          </w:p>
        </w:tc>
        <w:tc>
          <w:tcPr>
            <w:tcW w:w="428" w:type="pct"/>
            <w:tcBorders>
              <w:top w:val="nil"/>
              <w:left w:val="nil"/>
              <w:bottom w:val="single" w:sz="4" w:space="0" w:color="auto"/>
              <w:right w:val="nil"/>
            </w:tcBorders>
            <w:shd w:val="clear" w:color="auto" w:fill="auto"/>
            <w:noWrap/>
            <w:vAlign w:val="center"/>
            <w:hideMark/>
          </w:tcPr>
          <w:p w14:paraId="3AF22C4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957 (69.7)</w:t>
            </w:r>
          </w:p>
        </w:tc>
        <w:tc>
          <w:tcPr>
            <w:tcW w:w="428" w:type="pct"/>
            <w:tcBorders>
              <w:top w:val="nil"/>
              <w:left w:val="nil"/>
              <w:bottom w:val="single" w:sz="4" w:space="0" w:color="auto"/>
              <w:right w:val="nil"/>
            </w:tcBorders>
            <w:shd w:val="clear" w:color="auto" w:fill="auto"/>
            <w:noWrap/>
            <w:vAlign w:val="center"/>
            <w:hideMark/>
          </w:tcPr>
          <w:p w14:paraId="779A9EC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780 (56.1)</w:t>
            </w:r>
          </w:p>
        </w:tc>
        <w:tc>
          <w:tcPr>
            <w:tcW w:w="361" w:type="pct"/>
            <w:tcBorders>
              <w:top w:val="nil"/>
              <w:left w:val="nil"/>
              <w:bottom w:val="single" w:sz="4" w:space="0" w:color="auto"/>
              <w:right w:val="nil"/>
            </w:tcBorders>
            <w:shd w:val="clear" w:color="auto" w:fill="auto"/>
            <w:noWrap/>
            <w:vAlign w:val="center"/>
            <w:hideMark/>
          </w:tcPr>
          <w:p w14:paraId="01C9139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934 (66.7)</w:t>
            </w:r>
          </w:p>
        </w:tc>
        <w:tc>
          <w:tcPr>
            <w:tcW w:w="361" w:type="pct"/>
            <w:tcBorders>
              <w:top w:val="nil"/>
              <w:left w:val="nil"/>
              <w:bottom w:val="single" w:sz="4" w:space="0" w:color="auto"/>
              <w:right w:val="nil"/>
            </w:tcBorders>
            <w:shd w:val="clear" w:color="auto" w:fill="auto"/>
            <w:noWrap/>
            <w:vAlign w:val="center"/>
            <w:hideMark/>
          </w:tcPr>
          <w:p w14:paraId="1A01CB7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803 (59.4)</w:t>
            </w:r>
          </w:p>
        </w:tc>
        <w:tc>
          <w:tcPr>
            <w:tcW w:w="361" w:type="pct"/>
            <w:tcBorders>
              <w:top w:val="nil"/>
              <w:left w:val="nil"/>
              <w:bottom w:val="single" w:sz="4" w:space="0" w:color="auto"/>
              <w:right w:val="nil"/>
            </w:tcBorders>
            <w:shd w:val="clear" w:color="auto" w:fill="auto"/>
            <w:noWrap/>
            <w:vAlign w:val="center"/>
            <w:hideMark/>
          </w:tcPr>
          <w:p w14:paraId="51E884B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856 (62.4)</w:t>
            </w:r>
          </w:p>
        </w:tc>
        <w:tc>
          <w:tcPr>
            <w:tcW w:w="361" w:type="pct"/>
            <w:tcBorders>
              <w:top w:val="nil"/>
              <w:left w:val="nil"/>
              <w:bottom w:val="single" w:sz="4" w:space="0" w:color="auto"/>
              <w:right w:val="nil"/>
            </w:tcBorders>
            <w:shd w:val="clear" w:color="auto" w:fill="auto"/>
            <w:noWrap/>
            <w:vAlign w:val="center"/>
            <w:hideMark/>
          </w:tcPr>
          <w:p w14:paraId="6038D04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881 (63.8)</w:t>
            </w:r>
          </w:p>
        </w:tc>
        <w:tc>
          <w:tcPr>
            <w:tcW w:w="361" w:type="pct"/>
            <w:tcBorders>
              <w:top w:val="nil"/>
              <w:left w:val="nil"/>
              <w:bottom w:val="single" w:sz="4" w:space="0" w:color="auto"/>
              <w:right w:val="nil"/>
            </w:tcBorders>
            <w:shd w:val="clear" w:color="auto" w:fill="auto"/>
            <w:noWrap/>
            <w:vAlign w:val="center"/>
            <w:hideMark/>
          </w:tcPr>
          <w:p w14:paraId="7E9A0AA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791 (59.8)</w:t>
            </w:r>
          </w:p>
        </w:tc>
        <w:tc>
          <w:tcPr>
            <w:tcW w:w="361" w:type="pct"/>
            <w:tcBorders>
              <w:top w:val="nil"/>
              <w:left w:val="nil"/>
              <w:bottom w:val="single" w:sz="4" w:space="0" w:color="auto"/>
              <w:right w:val="nil"/>
            </w:tcBorders>
            <w:shd w:val="clear" w:color="auto" w:fill="auto"/>
            <w:noWrap/>
            <w:vAlign w:val="center"/>
            <w:hideMark/>
          </w:tcPr>
          <w:p w14:paraId="7698907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946 (66.8)</w:t>
            </w:r>
          </w:p>
        </w:tc>
      </w:tr>
      <w:tr w:rsidR="003D38A7" w:rsidRPr="008D5E0F" w14:paraId="57665A08" w14:textId="77777777" w:rsidTr="008D5E0F">
        <w:tc>
          <w:tcPr>
            <w:tcW w:w="545" w:type="pct"/>
            <w:tcBorders>
              <w:top w:val="single" w:sz="4" w:space="0" w:color="auto"/>
              <w:left w:val="nil"/>
              <w:bottom w:val="nil"/>
              <w:right w:val="nil"/>
            </w:tcBorders>
            <w:shd w:val="clear" w:color="auto" w:fill="auto"/>
            <w:noWrap/>
            <w:vAlign w:val="center"/>
            <w:hideMark/>
          </w:tcPr>
          <w:p w14:paraId="402C12D2"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FIPR</w:t>
            </w:r>
          </w:p>
        </w:tc>
        <w:tc>
          <w:tcPr>
            <w:tcW w:w="368" w:type="pct"/>
            <w:tcBorders>
              <w:top w:val="single" w:sz="4" w:space="0" w:color="auto"/>
              <w:left w:val="nil"/>
              <w:bottom w:val="nil"/>
              <w:right w:val="nil"/>
            </w:tcBorders>
            <w:shd w:val="clear" w:color="auto" w:fill="auto"/>
            <w:vAlign w:val="center"/>
          </w:tcPr>
          <w:p w14:paraId="75DAD65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675E59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29A0E64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1CAF1081"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0318EF1F"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E9A2BF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2B9562F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1D01C1F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677A273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43E91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F6235F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5BC647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1CDAF41B" w14:textId="77777777" w:rsidTr="008D5E0F">
        <w:tc>
          <w:tcPr>
            <w:tcW w:w="545" w:type="pct"/>
            <w:tcBorders>
              <w:top w:val="nil"/>
              <w:left w:val="nil"/>
              <w:bottom w:val="nil"/>
              <w:right w:val="nil"/>
            </w:tcBorders>
            <w:shd w:val="clear" w:color="auto" w:fill="auto"/>
            <w:noWrap/>
            <w:vAlign w:val="center"/>
            <w:hideMark/>
          </w:tcPr>
          <w:p w14:paraId="0C98BF0C"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sym w:font="Symbol" w:char="F0B3"/>
            </w:r>
            <w:r w:rsidRPr="008D5E0F">
              <w:rPr>
                <w:color w:val="auto"/>
                <w:sz w:val="18"/>
                <w:szCs w:val="18"/>
              </w:rPr>
              <w:t>1.3</w:t>
            </w:r>
          </w:p>
        </w:tc>
        <w:tc>
          <w:tcPr>
            <w:tcW w:w="368" w:type="pct"/>
            <w:tcBorders>
              <w:top w:val="nil"/>
              <w:left w:val="nil"/>
              <w:bottom w:val="nil"/>
              <w:right w:val="nil"/>
            </w:tcBorders>
            <w:shd w:val="clear" w:color="auto" w:fill="auto"/>
            <w:noWrap/>
            <w:vAlign w:val="center"/>
            <w:hideMark/>
          </w:tcPr>
          <w:p w14:paraId="5AE5F6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1214 (86.9)</w:t>
            </w:r>
          </w:p>
        </w:tc>
        <w:tc>
          <w:tcPr>
            <w:tcW w:w="368" w:type="pct"/>
            <w:tcBorders>
              <w:top w:val="nil"/>
              <w:left w:val="nil"/>
              <w:bottom w:val="nil"/>
              <w:right w:val="nil"/>
            </w:tcBorders>
            <w:shd w:val="clear" w:color="auto" w:fill="auto"/>
            <w:noWrap/>
            <w:vAlign w:val="center"/>
            <w:hideMark/>
          </w:tcPr>
          <w:p w14:paraId="432FFB6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1065 (77.2)</w:t>
            </w:r>
          </w:p>
        </w:tc>
        <w:tc>
          <w:tcPr>
            <w:tcW w:w="361" w:type="pct"/>
            <w:tcBorders>
              <w:top w:val="nil"/>
              <w:left w:val="nil"/>
              <w:bottom w:val="nil"/>
              <w:right w:val="nil"/>
            </w:tcBorders>
            <w:shd w:val="clear" w:color="auto" w:fill="auto"/>
            <w:noWrap/>
            <w:vAlign w:val="center"/>
            <w:hideMark/>
          </w:tcPr>
          <w:p w14:paraId="22CC6E2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1104 (81.4)</w:t>
            </w:r>
          </w:p>
        </w:tc>
        <w:tc>
          <w:tcPr>
            <w:tcW w:w="333" w:type="pct"/>
            <w:tcBorders>
              <w:top w:val="nil"/>
              <w:left w:val="nil"/>
              <w:bottom w:val="nil"/>
              <w:right w:val="nil"/>
            </w:tcBorders>
            <w:shd w:val="clear" w:color="auto" w:fill="auto"/>
            <w:noWrap/>
            <w:vAlign w:val="center"/>
            <w:hideMark/>
          </w:tcPr>
          <w:p w14:paraId="17AA3F1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1175 (83.2)</w:t>
            </w:r>
          </w:p>
        </w:tc>
        <w:tc>
          <w:tcPr>
            <w:tcW w:w="428" w:type="pct"/>
            <w:tcBorders>
              <w:top w:val="nil"/>
              <w:left w:val="nil"/>
              <w:bottom w:val="nil"/>
              <w:right w:val="nil"/>
            </w:tcBorders>
            <w:shd w:val="clear" w:color="auto" w:fill="auto"/>
            <w:noWrap/>
            <w:vAlign w:val="center"/>
            <w:hideMark/>
          </w:tcPr>
          <w:p w14:paraId="7943DB7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1232 (87.5)</w:t>
            </w:r>
          </w:p>
        </w:tc>
        <w:tc>
          <w:tcPr>
            <w:tcW w:w="428" w:type="pct"/>
            <w:tcBorders>
              <w:top w:val="nil"/>
              <w:left w:val="nil"/>
              <w:bottom w:val="nil"/>
              <w:right w:val="nil"/>
            </w:tcBorders>
            <w:shd w:val="clear" w:color="auto" w:fill="auto"/>
            <w:noWrap/>
            <w:vAlign w:val="center"/>
            <w:hideMark/>
          </w:tcPr>
          <w:p w14:paraId="3B46D9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1047 (76.4)</w:t>
            </w:r>
          </w:p>
        </w:tc>
        <w:tc>
          <w:tcPr>
            <w:tcW w:w="361" w:type="pct"/>
            <w:tcBorders>
              <w:top w:val="nil"/>
              <w:left w:val="nil"/>
              <w:bottom w:val="nil"/>
              <w:right w:val="nil"/>
            </w:tcBorders>
            <w:shd w:val="clear" w:color="auto" w:fill="auto"/>
            <w:noWrap/>
            <w:vAlign w:val="center"/>
            <w:hideMark/>
          </w:tcPr>
          <w:p w14:paraId="281377D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1189 (84.9)</w:t>
            </w:r>
          </w:p>
        </w:tc>
        <w:tc>
          <w:tcPr>
            <w:tcW w:w="361" w:type="pct"/>
            <w:tcBorders>
              <w:top w:val="nil"/>
              <w:left w:val="nil"/>
              <w:bottom w:val="nil"/>
              <w:right w:val="nil"/>
            </w:tcBorders>
            <w:shd w:val="clear" w:color="auto" w:fill="auto"/>
            <w:noWrap/>
            <w:vAlign w:val="center"/>
            <w:hideMark/>
          </w:tcPr>
          <w:p w14:paraId="0DE959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1090 (79.4)</w:t>
            </w:r>
          </w:p>
        </w:tc>
        <w:tc>
          <w:tcPr>
            <w:tcW w:w="361" w:type="pct"/>
            <w:tcBorders>
              <w:top w:val="nil"/>
              <w:left w:val="nil"/>
              <w:bottom w:val="nil"/>
              <w:right w:val="nil"/>
            </w:tcBorders>
            <w:shd w:val="clear" w:color="auto" w:fill="auto"/>
            <w:noWrap/>
            <w:vAlign w:val="center"/>
            <w:hideMark/>
          </w:tcPr>
          <w:p w14:paraId="4C1F7BB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1100 (79.2)</w:t>
            </w:r>
          </w:p>
        </w:tc>
        <w:tc>
          <w:tcPr>
            <w:tcW w:w="361" w:type="pct"/>
            <w:tcBorders>
              <w:top w:val="nil"/>
              <w:left w:val="nil"/>
              <w:bottom w:val="nil"/>
              <w:right w:val="nil"/>
            </w:tcBorders>
            <w:shd w:val="clear" w:color="auto" w:fill="auto"/>
            <w:noWrap/>
            <w:vAlign w:val="center"/>
            <w:hideMark/>
          </w:tcPr>
          <w:p w14:paraId="6EDA886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1179 (84.8)</w:t>
            </w:r>
          </w:p>
        </w:tc>
        <w:tc>
          <w:tcPr>
            <w:tcW w:w="361" w:type="pct"/>
            <w:tcBorders>
              <w:top w:val="nil"/>
              <w:left w:val="nil"/>
              <w:bottom w:val="nil"/>
              <w:right w:val="nil"/>
            </w:tcBorders>
            <w:shd w:val="clear" w:color="auto" w:fill="auto"/>
            <w:noWrap/>
            <w:vAlign w:val="center"/>
            <w:hideMark/>
          </w:tcPr>
          <w:p w14:paraId="50AFBE9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1089 (80.2)</w:t>
            </w:r>
          </w:p>
        </w:tc>
        <w:tc>
          <w:tcPr>
            <w:tcW w:w="361" w:type="pct"/>
            <w:tcBorders>
              <w:top w:val="nil"/>
              <w:left w:val="nil"/>
              <w:bottom w:val="nil"/>
              <w:right w:val="nil"/>
            </w:tcBorders>
            <w:shd w:val="clear" w:color="auto" w:fill="auto"/>
            <w:noWrap/>
            <w:vAlign w:val="center"/>
            <w:hideMark/>
          </w:tcPr>
          <w:p w14:paraId="012FABB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1190 (84.5)</w:t>
            </w:r>
          </w:p>
        </w:tc>
      </w:tr>
      <w:tr w:rsidR="003D38A7" w:rsidRPr="008D5E0F" w14:paraId="08F061C4" w14:textId="77777777" w:rsidTr="008D5E0F">
        <w:tc>
          <w:tcPr>
            <w:tcW w:w="545" w:type="pct"/>
            <w:tcBorders>
              <w:top w:val="nil"/>
              <w:left w:val="nil"/>
              <w:bottom w:val="single" w:sz="4" w:space="0" w:color="auto"/>
              <w:right w:val="nil"/>
            </w:tcBorders>
            <w:shd w:val="clear" w:color="auto" w:fill="auto"/>
            <w:noWrap/>
            <w:vAlign w:val="center"/>
            <w:hideMark/>
          </w:tcPr>
          <w:p w14:paraId="16D36FE0"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&lt;1.3</w:t>
            </w:r>
          </w:p>
        </w:tc>
        <w:tc>
          <w:tcPr>
            <w:tcW w:w="368" w:type="pct"/>
            <w:tcBorders>
              <w:top w:val="nil"/>
              <w:left w:val="nil"/>
              <w:bottom w:val="single" w:sz="4" w:space="0" w:color="auto"/>
              <w:right w:val="nil"/>
            </w:tcBorders>
            <w:shd w:val="clear" w:color="auto" w:fill="auto"/>
            <w:noWrap/>
            <w:vAlign w:val="center"/>
            <w:hideMark/>
          </w:tcPr>
          <w:p w14:paraId="4877AEF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327 (13.1)</w:t>
            </w:r>
          </w:p>
        </w:tc>
        <w:tc>
          <w:tcPr>
            <w:tcW w:w="368" w:type="pct"/>
            <w:tcBorders>
              <w:top w:val="nil"/>
              <w:left w:val="nil"/>
              <w:bottom w:val="single" w:sz="4" w:space="0" w:color="auto"/>
              <w:right w:val="nil"/>
            </w:tcBorders>
            <w:shd w:val="clear" w:color="auto" w:fill="auto"/>
            <w:noWrap/>
            <w:vAlign w:val="center"/>
            <w:hideMark/>
          </w:tcPr>
          <w:p w14:paraId="32801F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473 (22.8)</w:t>
            </w:r>
          </w:p>
        </w:tc>
        <w:tc>
          <w:tcPr>
            <w:tcW w:w="361" w:type="pct"/>
            <w:tcBorders>
              <w:top w:val="nil"/>
              <w:left w:val="nil"/>
              <w:bottom w:val="single" w:sz="4" w:space="0" w:color="auto"/>
              <w:right w:val="nil"/>
            </w:tcBorders>
            <w:shd w:val="clear" w:color="auto" w:fill="auto"/>
            <w:noWrap/>
            <w:vAlign w:val="center"/>
            <w:hideMark/>
          </w:tcPr>
          <w:p w14:paraId="7857545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443 (18.6)</w:t>
            </w:r>
          </w:p>
        </w:tc>
        <w:tc>
          <w:tcPr>
            <w:tcW w:w="333" w:type="pct"/>
            <w:tcBorders>
              <w:top w:val="nil"/>
              <w:left w:val="nil"/>
              <w:bottom w:val="single" w:sz="4" w:space="0" w:color="auto"/>
              <w:right w:val="nil"/>
            </w:tcBorders>
            <w:shd w:val="clear" w:color="auto" w:fill="auto"/>
            <w:noWrap/>
            <w:vAlign w:val="center"/>
            <w:hideMark/>
          </w:tcPr>
          <w:p w14:paraId="494B995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357 (16.8)</w:t>
            </w:r>
          </w:p>
        </w:tc>
        <w:tc>
          <w:tcPr>
            <w:tcW w:w="428" w:type="pct"/>
            <w:tcBorders>
              <w:top w:val="nil"/>
              <w:left w:val="nil"/>
              <w:bottom w:val="single" w:sz="4" w:space="0" w:color="auto"/>
              <w:right w:val="nil"/>
            </w:tcBorders>
            <w:shd w:val="clear" w:color="auto" w:fill="auto"/>
            <w:noWrap/>
            <w:vAlign w:val="center"/>
            <w:hideMark/>
          </w:tcPr>
          <w:p w14:paraId="7446BC0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307 (12.5)</w:t>
            </w:r>
          </w:p>
        </w:tc>
        <w:tc>
          <w:tcPr>
            <w:tcW w:w="428" w:type="pct"/>
            <w:tcBorders>
              <w:top w:val="nil"/>
              <w:left w:val="nil"/>
              <w:bottom w:val="single" w:sz="4" w:space="0" w:color="auto"/>
              <w:right w:val="nil"/>
            </w:tcBorders>
            <w:shd w:val="clear" w:color="auto" w:fill="auto"/>
            <w:noWrap/>
            <w:vAlign w:val="center"/>
            <w:hideMark/>
          </w:tcPr>
          <w:p w14:paraId="58A84A6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493 (23.6)</w:t>
            </w:r>
          </w:p>
        </w:tc>
        <w:tc>
          <w:tcPr>
            <w:tcW w:w="361" w:type="pct"/>
            <w:tcBorders>
              <w:top w:val="nil"/>
              <w:left w:val="nil"/>
              <w:bottom w:val="single" w:sz="4" w:space="0" w:color="auto"/>
              <w:right w:val="nil"/>
            </w:tcBorders>
            <w:shd w:val="clear" w:color="auto" w:fill="auto"/>
            <w:noWrap/>
            <w:vAlign w:val="center"/>
            <w:hideMark/>
          </w:tcPr>
          <w:p w14:paraId="4B3C61C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342 (15.1)</w:t>
            </w:r>
          </w:p>
        </w:tc>
        <w:tc>
          <w:tcPr>
            <w:tcW w:w="361" w:type="pct"/>
            <w:tcBorders>
              <w:top w:val="nil"/>
              <w:left w:val="nil"/>
              <w:bottom w:val="single" w:sz="4" w:space="0" w:color="auto"/>
              <w:right w:val="nil"/>
            </w:tcBorders>
            <w:shd w:val="clear" w:color="auto" w:fill="auto"/>
            <w:noWrap/>
            <w:vAlign w:val="center"/>
            <w:hideMark/>
          </w:tcPr>
          <w:p w14:paraId="667F3CB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458 (20.6)</w:t>
            </w:r>
          </w:p>
        </w:tc>
        <w:tc>
          <w:tcPr>
            <w:tcW w:w="361" w:type="pct"/>
            <w:tcBorders>
              <w:top w:val="nil"/>
              <w:left w:val="nil"/>
              <w:bottom w:val="single" w:sz="4" w:space="0" w:color="auto"/>
              <w:right w:val="nil"/>
            </w:tcBorders>
            <w:shd w:val="clear" w:color="auto" w:fill="auto"/>
            <w:noWrap/>
            <w:vAlign w:val="center"/>
            <w:hideMark/>
          </w:tcPr>
          <w:p w14:paraId="3A49589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437 (20.8)</w:t>
            </w:r>
          </w:p>
        </w:tc>
        <w:tc>
          <w:tcPr>
            <w:tcW w:w="361" w:type="pct"/>
            <w:tcBorders>
              <w:top w:val="nil"/>
              <w:left w:val="nil"/>
              <w:bottom w:val="single" w:sz="4" w:space="0" w:color="auto"/>
              <w:right w:val="nil"/>
            </w:tcBorders>
            <w:shd w:val="clear" w:color="auto" w:fill="auto"/>
            <w:noWrap/>
            <w:vAlign w:val="center"/>
            <w:hideMark/>
          </w:tcPr>
          <w:p w14:paraId="2AD8EC2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363 (15.2)</w:t>
            </w:r>
          </w:p>
        </w:tc>
        <w:tc>
          <w:tcPr>
            <w:tcW w:w="361" w:type="pct"/>
            <w:tcBorders>
              <w:top w:val="nil"/>
              <w:left w:val="nil"/>
              <w:bottom w:val="single" w:sz="4" w:space="0" w:color="auto"/>
              <w:right w:val="nil"/>
            </w:tcBorders>
            <w:shd w:val="clear" w:color="auto" w:fill="auto"/>
            <w:noWrap/>
            <w:vAlign w:val="center"/>
            <w:hideMark/>
          </w:tcPr>
          <w:p w14:paraId="5EE876B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462 (19.8)</w:t>
            </w:r>
          </w:p>
        </w:tc>
        <w:tc>
          <w:tcPr>
            <w:tcW w:w="361" w:type="pct"/>
            <w:tcBorders>
              <w:top w:val="nil"/>
              <w:left w:val="nil"/>
              <w:bottom w:val="single" w:sz="4" w:space="0" w:color="auto"/>
              <w:right w:val="nil"/>
            </w:tcBorders>
            <w:shd w:val="clear" w:color="auto" w:fill="auto"/>
            <w:noWrap/>
            <w:vAlign w:val="center"/>
            <w:hideMark/>
          </w:tcPr>
          <w:p w14:paraId="171E856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338 (15.5)</w:t>
            </w:r>
          </w:p>
        </w:tc>
      </w:tr>
      <w:tr w:rsidR="003D38A7" w:rsidRPr="008D5E0F" w14:paraId="48472891" w14:textId="77777777" w:rsidTr="008D5E0F">
        <w:tc>
          <w:tcPr>
            <w:tcW w:w="545" w:type="pct"/>
            <w:tcBorders>
              <w:top w:val="single" w:sz="4" w:space="0" w:color="auto"/>
              <w:left w:val="nil"/>
              <w:bottom w:val="nil"/>
              <w:right w:val="nil"/>
            </w:tcBorders>
            <w:shd w:val="clear" w:color="auto" w:fill="auto"/>
            <w:noWrap/>
            <w:vAlign w:val="center"/>
            <w:hideMark/>
          </w:tcPr>
          <w:p w14:paraId="08E3492A"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Household size</w:t>
            </w:r>
          </w:p>
        </w:tc>
        <w:tc>
          <w:tcPr>
            <w:tcW w:w="368" w:type="pct"/>
            <w:tcBorders>
              <w:top w:val="single" w:sz="4" w:space="0" w:color="auto"/>
              <w:left w:val="nil"/>
              <w:bottom w:val="nil"/>
              <w:right w:val="nil"/>
            </w:tcBorders>
            <w:shd w:val="clear" w:color="auto" w:fill="auto"/>
            <w:noWrap/>
            <w:vAlign w:val="center"/>
          </w:tcPr>
          <w:p w14:paraId="127A832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0105960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E58785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tcPr>
          <w:p w14:paraId="330E2CA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41D3CFB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75D3AF0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4EDEDA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6C2879E"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FD9867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708B42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33F376E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E268EF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3CAE9053" w14:textId="77777777" w:rsidTr="008D5E0F">
        <w:tc>
          <w:tcPr>
            <w:tcW w:w="545" w:type="pct"/>
            <w:tcBorders>
              <w:top w:val="nil"/>
              <w:left w:val="nil"/>
              <w:bottom w:val="nil"/>
              <w:right w:val="nil"/>
            </w:tcBorders>
            <w:shd w:val="clear" w:color="auto" w:fill="auto"/>
            <w:noWrap/>
            <w:vAlign w:val="center"/>
            <w:hideMark/>
          </w:tcPr>
          <w:p w14:paraId="6CEC1B2A"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&lt;5 Persons</w:t>
            </w:r>
          </w:p>
        </w:tc>
        <w:tc>
          <w:tcPr>
            <w:tcW w:w="368" w:type="pct"/>
            <w:tcBorders>
              <w:top w:val="nil"/>
              <w:left w:val="nil"/>
              <w:bottom w:val="nil"/>
              <w:right w:val="nil"/>
            </w:tcBorders>
            <w:shd w:val="clear" w:color="auto" w:fill="auto"/>
            <w:noWrap/>
            <w:vAlign w:val="center"/>
            <w:hideMark/>
          </w:tcPr>
          <w:p w14:paraId="38DB07F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1547 (94.5)</w:t>
            </w:r>
          </w:p>
        </w:tc>
        <w:tc>
          <w:tcPr>
            <w:tcW w:w="368" w:type="pct"/>
            <w:tcBorders>
              <w:top w:val="nil"/>
              <w:left w:val="nil"/>
              <w:bottom w:val="nil"/>
              <w:right w:val="nil"/>
            </w:tcBorders>
            <w:shd w:val="clear" w:color="auto" w:fill="auto"/>
            <w:noWrap/>
            <w:vAlign w:val="center"/>
            <w:hideMark/>
          </w:tcPr>
          <w:p w14:paraId="45CCF27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1480 (90.0)</w:t>
            </w:r>
          </w:p>
        </w:tc>
        <w:tc>
          <w:tcPr>
            <w:tcW w:w="361" w:type="pct"/>
            <w:tcBorders>
              <w:top w:val="nil"/>
              <w:left w:val="nil"/>
              <w:bottom w:val="nil"/>
              <w:right w:val="nil"/>
            </w:tcBorders>
            <w:shd w:val="clear" w:color="auto" w:fill="auto"/>
            <w:noWrap/>
            <w:vAlign w:val="center"/>
            <w:hideMark/>
          </w:tcPr>
          <w:p w14:paraId="627F468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1460 (90.0)</w:t>
            </w:r>
          </w:p>
        </w:tc>
        <w:tc>
          <w:tcPr>
            <w:tcW w:w="333" w:type="pct"/>
            <w:tcBorders>
              <w:top w:val="nil"/>
              <w:left w:val="nil"/>
              <w:bottom w:val="nil"/>
              <w:right w:val="nil"/>
            </w:tcBorders>
            <w:shd w:val="clear" w:color="auto" w:fill="auto"/>
            <w:noWrap/>
            <w:vAlign w:val="center"/>
            <w:hideMark/>
          </w:tcPr>
          <w:p w14:paraId="47C18DD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1567 (95.1)</w:t>
            </w:r>
          </w:p>
        </w:tc>
        <w:tc>
          <w:tcPr>
            <w:tcW w:w="428" w:type="pct"/>
            <w:tcBorders>
              <w:top w:val="nil"/>
              <w:left w:val="nil"/>
              <w:bottom w:val="nil"/>
              <w:right w:val="nil"/>
            </w:tcBorders>
            <w:shd w:val="clear" w:color="auto" w:fill="auto"/>
            <w:noWrap/>
            <w:vAlign w:val="center"/>
            <w:hideMark/>
          </w:tcPr>
          <w:p w14:paraId="676A96E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1563 (95.4)</w:t>
            </w:r>
          </w:p>
        </w:tc>
        <w:tc>
          <w:tcPr>
            <w:tcW w:w="428" w:type="pct"/>
            <w:tcBorders>
              <w:top w:val="nil"/>
              <w:left w:val="nil"/>
              <w:bottom w:val="nil"/>
              <w:right w:val="nil"/>
            </w:tcBorders>
            <w:shd w:val="clear" w:color="auto" w:fill="auto"/>
            <w:noWrap/>
            <w:vAlign w:val="center"/>
            <w:hideMark/>
          </w:tcPr>
          <w:p w14:paraId="7F2B8E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1464 (89.0)</w:t>
            </w:r>
          </w:p>
        </w:tc>
        <w:tc>
          <w:tcPr>
            <w:tcW w:w="361" w:type="pct"/>
            <w:tcBorders>
              <w:top w:val="nil"/>
              <w:left w:val="nil"/>
              <w:bottom w:val="nil"/>
              <w:right w:val="nil"/>
            </w:tcBorders>
            <w:shd w:val="clear" w:color="auto" w:fill="auto"/>
            <w:noWrap/>
            <w:vAlign w:val="center"/>
            <w:hideMark/>
          </w:tcPr>
          <w:p w14:paraId="4501179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1557 (96.6)</w:t>
            </w:r>
          </w:p>
        </w:tc>
        <w:tc>
          <w:tcPr>
            <w:tcW w:w="361" w:type="pct"/>
            <w:tcBorders>
              <w:top w:val="nil"/>
              <w:left w:val="nil"/>
              <w:bottom w:val="nil"/>
              <w:right w:val="nil"/>
            </w:tcBorders>
            <w:shd w:val="clear" w:color="auto" w:fill="auto"/>
            <w:noWrap/>
            <w:vAlign w:val="center"/>
            <w:hideMark/>
          </w:tcPr>
          <w:p w14:paraId="55F3EB3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1470 (87.7)</w:t>
            </w:r>
          </w:p>
        </w:tc>
        <w:tc>
          <w:tcPr>
            <w:tcW w:w="361" w:type="pct"/>
            <w:tcBorders>
              <w:top w:val="nil"/>
              <w:left w:val="nil"/>
              <w:bottom w:val="nil"/>
              <w:right w:val="nil"/>
            </w:tcBorders>
            <w:shd w:val="clear" w:color="auto" w:fill="auto"/>
            <w:noWrap/>
            <w:vAlign w:val="center"/>
            <w:hideMark/>
          </w:tcPr>
          <w:p w14:paraId="0994005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1495 (91.8)</w:t>
            </w:r>
          </w:p>
        </w:tc>
        <w:tc>
          <w:tcPr>
            <w:tcW w:w="361" w:type="pct"/>
            <w:tcBorders>
              <w:top w:val="nil"/>
              <w:left w:val="nil"/>
              <w:bottom w:val="nil"/>
              <w:right w:val="nil"/>
            </w:tcBorders>
            <w:shd w:val="clear" w:color="auto" w:fill="auto"/>
            <w:noWrap/>
            <w:vAlign w:val="center"/>
            <w:hideMark/>
          </w:tcPr>
          <w:p w14:paraId="0DDCDAA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1532 (92.8)</w:t>
            </w:r>
          </w:p>
        </w:tc>
        <w:tc>
          <w:tcPr>
            <w:tcW w:w="361" w:type="pct"/>
            <w:tcBorders>
              <w:top w:val="nil"/>
              <w:left w:val="nil"/>
              <w:bottom w:val="nil"/>
              <w:right w:val="nil"/>
            </w:tcBorders>
            <w:shd w:val="clear" w:color="auto" w:fill="auto"/>
            <w:noWrap/>
            <w:vAlign w:val="center"/>
            <w:hideMark/>
          </w:tcPr>
          <w:p w14:paraId="6CBCE71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1482 (90.4)</w:t>
            </w:r>
          </w:p>
        </w:tc>
        <w:tc>
          <w:tcPr>
            <w:tcW w:w="361" w:type="pct"/>
            <w:tcBorders>
              <w:top w:val="nil"/>
              <w:left w:val="nil"/>
              <w:bottom w:val="nil"/>
              <w:right w:val="nil"/>
            </w:tcBorders>
            <w:shd w:val="clear" w:color="auto" w:fill="auto"/>
            <w:noWrap/>
            <w:vAlign w:val="center"/>
            <w:hideMark/>
          </w:tcPr>
          <w:p w14:paraId="25FB81C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1545 (94.4)</w:t>
            </w:r>
          </w:p>
        </w:tc>
      </w:tr>
      <w:tr w:rsidR="003D38A7" w:rsidRPr="008D5E0F" w14:paraId="44F044A2" w14:textId="77777777" w:rsidTr="008D5E0F">
        <w:tc>
          <w:tcPr>
            <w:tcW w:w="545" w:type="pct"/>
            <w:tcBorders>
              <w:top w:val="nil"/>
              <w:left w:val="nil"/>
              <w:bottom w:val="single" w:sz="4" w:space="0" w:color="auto"/>
              <w:right w:val="nil"/>
            </w:tcBorders>
            <w:shd w:val="clear" w:color="auto" w:fill="auto"/>
            <w:noWrap/>
            <w:vAlign w:val="center"/>
            <w:hideMark/>
          </w:tcPr>
          <w:p w14:paraId="0FE3A29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sym w:font="Symbol" w:char="F0B3"/>
            </w:r>
            <w:r w:rsidRPr="008D5E0F">
              <w:rPr>
                <w:color w:val="auto"/>
                <w:sz w:val="18"/>
                <w:szCs w:val="18"/>
              </w:rPr>
              <w:t>5 Persons</w:t>
            </w:r>
          </w:p>
        </w:tc>
        <w:tc>
          <w:tcPr>
            <w:tcW w:w="368" w:type="pct"/>
            <w:tcBorders>
              <w:top w:val="nil"/>
              <w:left w:val="nil"/>
              <w:bottom w:val="single" w:sz="4" w:space="0" w:color="auto"/>
              <w:right w:val="nil"/>
            </w:tcBorders>
            <w:shd w:val="clear" w:color="auto" w:fill="auto"/>
            <w:noWrap/>
            <w:vAlign w:val="center"/>
            <w:hideMark/>
          </w:tcPr>
          <w:p w14:paraId="2AE2081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111 (5.5)</w:t>
            </w:r>
          </w:p>
        </w:tc>
        <w:tc>
          <w:tcPr>
            <w:tcW w:w="368" w:type="pct"/>
            <w:tcBorders>
              <w:top w:val="nil"/>
              <w:left w:val="nil"/>
              <w:bottom w:val="single" w:sz="4" w:space="0" w:color="auto"/>
              <w:right w:val="nil"/>
            </w:tcBorders>
            <w:shd w:val="clear" w:color="auto" w:fill="auto"/>
            <w:noWrap/>
            <w:vAlign w:val="center"/>
            <w:hideMark/>
          </w:tcPr>
          <w:p w14:paraId="3C5C8CB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179 (10.0)</w:t>
            </w:r>
          </w:p>
        </w:tc>
        <w:tc>
          <w:tcPr>
            <w:tcW w:w="361" w:type="pct"/>
            <w:tcBorders>
              <w:top w:val="nil"/>
              <w:left w:val="nil"/>
              <w:bottom w:val="single" w:sz="4" w:space="0" w:color="auto"/>
              <w:right w:val="nil"/>
            </w:tcBorders>
            <w:shd w:val="clear" w:color="auto" w:fill="auto"/>
            <w:noWrap/>
            <w:vAlign w:val="center"/>
            <w:hideMark/>
          </w:tcPr>
          <w:p w14:paraId="458FB4E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198 (10.0)</w:t>
            </w:r>
          </w:p>
        </w:tc>
        <w:tc>
          <w:tcPr>
            <w:tcW w:w="333" w:type="pct"/>
            <w:tcBorders>
              <w:top w:val="nil"/>
              <w:left w:val="nil"/>
              <w:bottom w:val="single" w:sz="4" w:space="0" w:color="auto"/>
              <w:right w:val="nil"/>
            </w:tcBorders>
            <w:shd w:val="clear" w:color="auto" w:fill="auto"/>
            <w:noWrap/>
            <w:vAlign w:val="center"/>
            <w:hideMark/>
          </w:tcPr>
          <w:p w14:paraId="351AF88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92 (4.9)</w:t>
            </w:r>
          </w:p>
        </w:tc>
        <w:tc>
          <w:tcPr>
            <w:tcW w:w="428" w:type="pct"/>
            <w:tcBorders>
              <w:top w:val="nil"/>
              <w:left w:val="nil"/>
              <w:bottom w:val="single" w:sz="4" w:space="0" w:color="auto"/>
              <w:right w:val="nil"/>
            </w:tcBorders>
            <w:shd w:val="clear" w:color="auto" w:fill="auto"/>
            <w:noWrap/>
            <w:vAlign w:val="center"/>
            <w:hideMark/>
          </w:tcPr>
          <w:p w14:paraId="66BC1B6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95 (4.6)</w:t>
            </w:r>
          </w:p>
        </w:tc>
        <w:tc>
          <w:tcPr>
            <w:tcW w:w="428" w:type="pct"/>
            <w:tcBorders>
              <w:top w:val="nil"/>
              <w:left w:val="nil"/>
              <w:bottom w:val="single" w:sz="4" w:space="0" w:color="auto"/>
              <w:right w:val="nil"/>
            </w:tcBorders>
            <w:shd w:val="clear" w:color="auto" w:fill="auto"/>
            <w:noWrap/>
            <w:vAlign w:val="center"/>
            <w:hideMark/>
          </w:tcPr>
          <w:p w14:paraId="5973C3D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 (11.0)</w:t>
            </w:r>
          </w:p>
        </w:tc>
        <w:tc>
          <w:tcPr>
            <w:tcW w:w="361" w:type="pct"/>
            <w:tcBorders>
              <w:top w:val="nil"/>
              <w:left w:val="nil"/>
              <w:bottom w:val="single" w:sz="4" w:space="0" w:color="auto"/>
              <w:right w:val="nil"/>
            </w:tcBorders>
            <w:shd w:val="clear" w:color="auto" w:fill="auto"/>
            <w:noWrap/>
            <w:vAlign w:val="center"/>
            <w:hideMark/>
          </w:tcPr>
          <w:p w14:paraId="492BDF6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101 (3.4)</w:t>
            </w:r>
          </w:p>
        </w:tc>
        <w:tc>
          <w:tcPr>
            <w:tcW w:w="361" w:type="pct"/>
            <w:tcBorders>
              <w:top w:val="nil"/>
              <w:left w:val="nil"/>
              <w:bottom w:val="single" w:sz="4" w:space="0" w:color="auto"/>
              <w:right w:val="nil"/>
            </w:tcBorders>
            <w:shd w:val="clear" w:color="auto" w:fill="auto"/>
            <w:noWrap/>
            <w:vAlign w:val="center"/>
            <w:hideMark/>
          </w:tcPr>
          <w:p w14:paraId="332627E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189 (12.3)</w:t>
            </w:r>
          </w:p>
        </w:tc>
        <w:tc>
          <w:tcPr>
            <w:tcW w:w="361" w:type="pct"/>
            <w:tcBorders>
              <w:top w:val="nil"/>
              <w:left w:val="nil"/>
              <w:bottom w:val="single" w:sz="4" w:space="0" w:color="auto"/>
              <w:right w:val="nil"/>
            </w:tcBorders>
            <w:shd w:val="clear" w:color="auto" w:fill="auto"/>
            <w:noWrap/>
            <w:vAlign w:val="center"/>
            <w:hideMark/>
          </w:tcPr>
          <w:p w14:paraId="59D6305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163 (8.2)</w:t>
            </w:r>
          </w:p>
        </w:tc>
        <w:tc>
          <w:tcPr>
            <w:tcW w:w="361" w:type="pct"/>
            <w:tcBorders>
              <w:top w:val="nil"/>
              <w:left w:val="nil"/>
              <w:bottom w:val="single" w:sz="4" w:space="0" w:color="auto"/>
              <w:right w:val="nil"/>
            </w:tcBorders>
            <w:shd w:val="clear" w:color="auto" w:fill="auto"/>
            <w:noWrap/>
            <w:vAlign w:val="center"/>
            <w:hideMark/>
          </w:tcPr>
          <w:p w14:paraId="090A89B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127 (7.2)</w:t>
            </w:r>
          </w:p>
        </w:tc>
        <w:tc>
          <w:tcPr>
            <w:tcW w:w="361" w:type="pct"/>
            <w:tcBorders>
              <w:top w:val="nil"/>
              <w:left w:val="nil"/>
              <w:bottom w:val="single" w:sz="4" w:space="0" w:color="auto"/>
              <w:right w:val="nil"/>
            </w:tcBorders>
            <w:shd w:val="clear" w:color="auto" w:fill="auto"/>
            <w:noWrap/>
            <w:vAlign w:val="center"/>
            <w:hideMark/>
          </w:tcPr>
          <w:p w14:paraId="7452568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176 (9.6)</w:t>
            </w:r>
          </w:p>
        </w:tc>
        <w:tc>
          <w:tcPr>
            <w:tcW w:w="361" w:type="pct"/>
            <w:tcBorders>
              <w:top w:val="nil"/>
              <w:left w:val="nil"/>
              <w:bottom w:val="single" w:sz="4" w:space="0" w:color="auto"/>
              <w:right w:val="nil"/>
            </w:tcBorders>
            <w:shd w:val="clear" w:color="auto" w:fill="auto"/>
            <w:noWrap/>
            <w:vAlign w:val="center"/>
            <w:hideMark/>
          </w:tcPr>
          <w:p w14:paraId="15CF189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114 (5.6)</w:t>
            </w:r>
          </w:p>
        </w:tc>
      </w:tr>
      <w:tr w:rsidR="003D38A7" w:rsidRPr="008D5E0F" w14:paraId="03EAF279" w14:textId="77777777" w:rsidTr="008D5E0F">
        <w:tc>
          <w:tcPr>
            <w:tcW w:w="545" w:type="pct"/>
            <w:tcBorders>
              <w:top w:val="single" w:sz="4" w:space="0" w:color="auto"/>
              <w:left w:val="nil"/>
              <w:bottom w:val="nil"/>
              <w:right w:val="nil"/>
            </w:tcBorders>
            <w:shd w:val="clear" w:color="auto" w:fill="auto"/>
            <w:noWrap/>
            <w:vAlign w:val="center"/>
            <w:hideMark/>
          </w:tcPr>
          <w:p w14:paraId="5085CF85"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BMI</w:t>
            </w:r>
          </w:p>
        </w:tc>
        <w:tc>
          <w:tcPr>
            <w:tcW w:w="368" w:type="pct"/>
            <w:tcBorders>
              <w:top w:val="single" w:sz="4" w:space="0" w:color="auto"/>
              <w:left w:val="nil"/>
              <w:bottom w:val="nil"/>
              <w:right w:val="nil"/>
            </w:tcBorders>
            <w:shd w:val="clear" w:color="auto" w:fill="auto"/>
            <w:noWrap/>
            <w:vAlign w:val="center"/>
            <w:hideMark/>
          </w:tcPr>
          <w:p w14:paraId="387704E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4903AE64"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D460D11"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73701DB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2F31D05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2511D2F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7D6831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B705995"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0297A8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24D6461"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E10BBF2"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43072388"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r>
      <w:tr w:rsidR="003D38A7" w:rsidRPr="008D5E0F" w14:paraId="2779D45C" w14:textId="77777777" w:rsidTr="008D5E0F">
        <w:tc>
          <w:tcPr>
            <w:tcW w:w="545" w:type="pct"/>
            <w:tcBorders>
              <w:top w:val="nil"/>
              <w:left w:val="nil"/>
              <w:bottom w:val="single" w:sz="4" w:space="0" w:color="auto"/>
              <w:right w:val="nil"/>
            </w:tcBorders>
            <w:shd w:val="clear" w:color="auto" w:fill="auto"/>
            <w:noWrap/>
            <w:vAlign w:val="center"/>
            <w:hideMark/>
          </w:tcPr>
          <w:p w14:paraId="6764CC2B"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20F9810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29.3 (6.6)</w:t>
            </w:r>
          </w:p>
        </w:tc>
        <w:tc>
          <w:tcPr>
            <w:tcW w:w="368" w:type="pct"/>
            <w:tcBorders>
              <w:top w:val="nil"/>
              <w:left w:val="nil"/>
              <w:bottom w:val="single" w:sz="4" w:space="0" w:color="auto"/>
              <w:right w:val="nil"/>
            </w:tcBorders>
            <w:shd w:val="clear" w:color="auto" w:fill="auto"/>
            <w:noWrap/>
            <w:vAlign w:val="center"/>
            <w:hideMark/>
          </w:tcPr>
          <w:p w14:paraId="1ED71F7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(6.6)</w:t>
            </w:r>
          </w:p>
        </w:tc>
        <w:tc>
          <w:tcPr>
            <w:tcW w:w="361" w:type="pct"/>
            <w:tcBorders>
              <w:top w:val="nil"/>
              <w:left w:val="nil"/>
              <w:bottom w:val="single" w:sz="4" w:space="0" w:color="auto"/>
              <w:right w:val="nil"/>
            </w:tcBorders>
            <w:shd w:val="clear" w:color="auto" w:fill="auto"/>
            <w:noWrap/>
            <w:vAlign w:val="center"/>
            <w:hideMark/>
          </w:tcPr>
          <w:p w14:paraId="3DDDF33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29.3 (6.8)</w:t>
            </w:r>
          </w:p>
        </w:tc>
        <w:tc>
          <w:tcPr>
            <w:tcW w:w="333" w:type="pct"/>
            <w:tcBorders>
              <w:top w:val="nil"/>
              <w:left w:val="nil"/>
              <w:bottom w:val="single" w:sz="4" w:space="0" w:color="auto"/>
              <w:right w:val="nil"/>
            </w:tcBorders>
            <w:shd w:val="clear" w:color="auto" w:fill="auto"/>
            <w:noWrap/>
            <w:vAlign w:val="center"/>
            <w:hideMark/>
          </w:tcPr>
          <w:p w14:paraId="06C9460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(6.4)</w:t>
            </w:r>
          </w:p>
        </w:tc>
        <w:tc>
          <w:tcPr>
            <w:tcW w:w="428" w:type="pct"/>
            <w:tcBorders>
              <w:top w:val="nil"/>
              <w:left w:val="nil"/>
              <w:bottom w:val="single" w:sz="4" w:space="0" w:color="auto"/>
              <w:right w:val="nil"/>
            </w:tcBorders>
            <w:shd w:val="clear" w:color="auto" w:fill="auto"/>
            <w:noWrap/>
            <w:vAlign w:val="center"/>
            <w:hideMark/>
          </w:tcPr>
          <w:p w14:paraId="729120D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(6.3)</w:t>
            </w:r>
          </w:p>
        </w:tc>
        <w:tc>
          <w:tcPr>
            <w:tcW w:w="428" w:type="pct"/>
            <w:tcBorders>
              <w:top w:val="nil"/>
              <w:left w:val="nil"/>
              <w:bottom w:val="single" w:sz="4" w:space="0" w:color="auto"/>
              <w:right w:val="nil"/>
            </w:tcBorders>
            <w:shd w:val="clear" w:color="auto" w:fill="auto"/>
            <w:noWrap/>
            <w:vAlign w:val="center"/>
            <w:hideMark/>
          </w:tcPr>
          <w:p w14:paraId="44A6845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29.4 (6.9)</w:t>
            </w:r>
          </w:p>
        </w:tc>
        <w:tc>
          <w:tcPr>
            <w:tcW w:w="361" w:type="pct"/>
            <w:tcBorders>
              <w:top w:val="nil"/>
              <w:left w:val="nil"/>
              <w:bottom w:val="single" w:sz="4" w:space="0" w:color="auto"/>
              <w:right w:val="nil"/>
            </w:tcBorders>
            <w:shd w:val="clear" w:color="auto" w:fill="auto"/>
            <w:noWrap/>
            <w:vAlign w:val="center"/>
            <w:hideMark/>
          </w:tcPr>
          <w:p w14:paraId="432FF7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29.2 (6.3)</w:t>
            </w:r>
          </w:p>
        </w:tc>
        <w:tc>
          <w:tcPr>
            <w:tcW w:w="361" w:type="pct"/>
            <w:tcBorders>
              <w:top w:val="nil"/>
              <w:left w:val="nil"/>
              <w:bottom w:val="single" w:sz="4" w:space="0" w:color="auto"/>
              <w:right w:val="nil"/>
            </w:tcBorders>
            <w:shd w:val="clear" w:color="auto" w:fill="auto"/>
            <w:noWrap/>
            <w:vAlign w:val="center"/>
            <w:hideMark/>
          </w:tcPr>
          <w:p w14:paraId="22374AB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29.1 (6.9)</w:t>
            </w:r>
          </w:p>
        </w:tc>
        <w:tc>
          <w:tcPr>
            <w:tcW w:w="361" w:type="pct"/>
            <w:tcBorders>
              <w:top w:val="nil"/>
              <w:left w:val="nil"/>
              <w:bottom w:val="single" w:sz="4" w:space="0" w:color="auto"/>
              <w:right w:val="nil"/>
            </w:tcBorders>
            <w:shd w:val="clear" w:color="auto" w:fill="auto"/>
            <w:noWrap/>
            <w:vAlign w:val="center"/>
            <w:hideMark/>
          </w:tcPr>
          <w:p w14:paraId="3E3AE89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28.6 (6.2)</w:t>
            </w:r>
          </w:p>
        </w:tc>
        <w:tc>
          <w:tcPr>
            <w:tcW w:w="361" w:type="pct"/>
            <w:tcBorders>
              <w:top w:val="nil"/>
              <w:left w:val="nil"/>
              <w:bottom w:val="single" w:sz="4" w:space="0" w:color="auto"/>
              <w:right w:val="nil"/>
            </w:tcBorders>
            <w:shd w:val="clear" w:color="auto" w:fill="auto"/>
            <w:noWrap/>
            <w:vAlign w:val="center"/>
            <w:hideMark/>
          </w:tcPr>
          <w:p w14:paraId="74F997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29.7 (6.9)</w:t>
            </w:r>
          </w:p>
        </w:tc>
        <w:tc>
          <w:tcPr>
            <w:tcW w:w="361" w:type="pct"/>
            <w:tcBorders>
              <w:top w:val="nil"/>
              <w:left w:val="nil"/>
              <w:bottom w:val="single" w:sz="4" w:space="0" w:color="auto"/>
              <w:right w:val="nil"/>
            </w:tcBorders>
            <w:shd w:val="clear" w:color="auto" w:fill="auto"/>
            <w:noWrap/>
            <w:vAlign w:val="center"/>
            <w:hideMark/>
          </w:tcPr>
          <w:p w14:paraId="263A22B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29.7 (6.9)</w:t>
            </w:r>
          </w:p>
        </w:tc>
        <w:tc>
          <w:tcPr>
            <w:tcW w:w="361" w:type="pct"/>
            <w:tcBorders>
              <w:top w:val="nil"/>
              <w:left w:val="nil"/>
              <w:bottom w:val="single" w:sz="4" w:space="0" w:color="auto"/>
              <w:right w:val="nil"/>
            </w:tcBorders>
            <w:shd w:val="clear" w:color="auto" w:fill="auto"/>
            <w:noWrap/>
            <w:vAlign w:val="center"/>
            <w:hideMark/>
          </w:tcPr>
          <w:p w14:paraId="1F51FD9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28.6 (6.2)</w:t>
            </w:r>
          </w:p>
        </w:tc>
      </w:tr>
      <w:tr w:rsidR="003D38A7" w:rsidRPr="008D5E0F" w14:paraId="2C7635F6" w14:textId="77777777" w:rsidTr="008D5E0F">
        <w:tc>
          <w:tcPr>
            <w:tcW w:w="545" w:type="pct"/>
            <w:tcBorders>
              <w:top w:val="single" w:sz="4" w:space="0" w:color="auto"/>
              <w:left w:val="nil"/>
              <w:bottom w:val="nil"/>
              <w:right w:val="nil"/>
            </w:tcBorders>
            <w:shd w:val="clear" w:color="auto" w:fill="auto"/>
            <w:noWrap/>
            <w:vAlign w:val="center"/>
            <w:hideMark/>
          </w:tcPr>
          <w:p w14:paraId="07D48CB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Weekly MET Minutes</w:t>
            </w:r>
          </w:p>
        </w:tc>
        <w:tc>
          <w:tcPr>
            <w:tcW w:w="368" w:type="pct"/>
            <w:tcBorders>
              <w:top w:val="single" w:sz="4" w:space="0" w:color="auto"/>
              <w:left w:val="nil"/>
              <w:bottom w:val="nil"/>
              <w:right w:val="nil"/>
            </w:tcBorders>
            <w:shd w:val="clear" w:color="auto" w:fill="auto"/>
            <w:noWrap/>
            <w:vAlign w:val="center"/>
          </w:tcPr>
          <w:p w14:paraId="0027F4C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17E6EA3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0B2F02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3BB30F2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tcPr>
          <w:p w14:paraId="5F58AC5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67D8E7A9"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73C3EF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D48A49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6DFB97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FDA8D9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E772D7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D17932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349A2DE9" w14:textId="77777777" w:rsidTr="008D5E0F">
        <w:tc>
          <w:tcPr>
            <w:tcW w:w="545" w:type="pct"/>
            <w:tcBorders>
              <w:top w:val="nil"/>
              <w:left w:val="nil"/>
              <w:bottom w:val="single" w:sz="4" w:space="0" w:color="auto"/>
              <w:right w:val="nil"/>
            </w:tcBorders>
            <w:shd w:val="clear" w:color="auto" w:fill="auto"/>
            <w:noWrap/>
            <w:vAlign w:val="center"/>
            <w:hideMark/>
          </w:tcPr>
          <w:p w14:paraId="4E00E792"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13C0B7A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2185.6 (3865.4)</w:t>
            </w:r>
          </w:p>
        </w:tc>
        <w:tc>
          <w:tcPr>
            <w:tcW w:w="368" w:type="pct"/>
            <w:tcBorders>
              <w:top w:val="nil"/>
              <w:left w:val="nil"/>
              <w:bottom w:val="single" w:sz="4" w:space="0" w:color="auto"/>
              <w:right w:val="nil"/>
            </w:tcBorders>
            <w:shd w:val="clear" w:color="auto" w:fill="auto"/>
            <w:noWrap/>
            <w:vAlign w:val="center"/>
            <w:hideMark/>
          </w:tcPr>
          <w:p w14:paraId="6351BBC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2454.4 (5054.7)</w:t>
            </w:r>
          </w:p>
        </w:tc>
        <w:tc>
          <w:tcPr>
            <w:tcW w:w="361" w:type="pct"/>
            <w:tcBorders>
              <w:top w:val="nil"/>
              <w:left w:val="nil"/>
              <w:bottom w:val="single" w:sz="4" w:space="0" w:color="auto"/>
              <w:right w:val="nil"/>
            </w:tcBorders>
            <w:shd w:val="clear" w:color="auto" w:fill="auto"/>
            <w:noWrap/>
            <w:vAlign w:val="center"/>
            <w:hideMark/>
          </w:tcPr>
          <w:p w14:paraId="519CEF9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2611.5 (4911.5)</w:t>
            </w:r>
          </w:p>
        </w:tc>
        <w:tc>
          <w:tcPr>
            <w:tcW w:w="333" w:type="pct"/>
            <w:tcBorders>
              <w:top w:val="nil"/>
              <w:left w:val="nil"/>
              <w:bottom w:val="single" w:sz="4" w:space="0" w:color="auto"/>
              <w:right w:val="nil"/>
            </w:tcBorders>
            <w:shd w:val="clear" w:color="auto" w:fill="auto"/>
            <w:noWrap/>
            <w:vAlign w:val="center"/>
            <w:hideMark/>
          </w:tcPr>
          <w:p w14:paraId="0CA1810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1959</w:t>
            </w:r>
          </w:p>
          <w:p w14:paraId="2AE0A4D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(3862.2)</w:t>
            </w:r>
          </w:p>
        </w:tc>
        <w:tc>
          <w:tcPr>
            <w:tcW w:w="428" w:type="pct"/>
            <w:tcBorders>
              <w:top w:val="nil"/>
              <w:left w:val="nil"/>
              <w:bottom w:val="single" w:sz="4" w:space="0" w:color="auto"/>
              <w:right w:val="nil"/>
            </w:tcBorders>
            <w:shd w:val="clear" w:color="auto" w:fill="auto"/>
            <w:noWrap/>
            <w:vAlign w:val="center"/>
            <w:hideMark/>
          </w:tcPr>
          <w:p w14:paraId="0720B32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2117.8 (3584.0)</w:t>
            </w:r>
          </w:p>
        </w:tc>
        <w:tc>
          <w:tcPr>
            <w:tcW w:w="428" w:type="pct"/>
            <w:tcBorders>
              <w:top w:val="nil"/>
              <w:left w:val="nil"/>
              <w:bottom w:val="single" w:sz="4" w:space="0" w:color="auto"/>
              <w:right w:val="nil"/>
            </w:tcBorders>
            <w:shd w:val="clear" w:color="auto" w:fill="auto"/>
            <w:noWrap/>
            <w:vAlign w:val="center"/>
            <w:hideMark/>
          </w:tcPr>
          <w:p w14:paraId="0C84EFD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2529.2 (5274.0)</w:t>
            </w:r>
          </w:p>
        </w:tc>
        <w:tc>
          <w:tcPr>
            <w:tcW w:w="361" w:type="pct"/>
            <w:tcBorders>
              <w:top w:val="nil"/>
              <w:left w:val="nil"/>
              <w:bottom w:val="single" w:sz="4" w:space="0" w:color="auto"/>
              <w:right w:val="nil"/>
            </w:tcBorders>
            <w:shd w:val="clear" w:color="auto" w:fill="auto"/>
            <w:noWrap/>
            <w:vAlign w:val="center"/>
            <w:hideMark/>
          </w:tcPr>
          <w:p w14:paraId="62F14EA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2056.1 (3644.8)</w:t>
            </w:r>
          </w:p>
        </w:tc>
        <w:tc>
          <w:tcPr>
            <w:tcW w:w="361" w:type="pct"/>
            <w:tcBorders>
              <w:top w:val="nil"/>
              <w:left w:val="nil"/>
              <w:bottom w:val="single" w:sz="4" w:space="0" w:color="auto"/>
              <w:right w:val="nil"/>
            </w:tcBorders>
            <w:shd w:val="clear" w:color="auto" w:fill="auto"/>
            <w:noWrap/>
            <w:vAlign w:val="center"/>
            <w:hideMark/>
          </w:tcPr>
          <w:p w14:paraId="5E62AD0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2593.5 (5214.2)</w:t>
            </w:r>
          </w:p>
        </w:tc>
        <w:tc>
          <w:tcPr>
            <w:tcW w:w="361" w:type="pct"/>
            <w:tcBorders>
              <w:top w:val="nil"/>
              <w:left w:val="nil"/>
              <w:bottom w:val="single" w:sz="4" w:space="0" w:color="auto"/>
              <w:right w:val="nil"/>
            </w:tcBorders>
            <w:shd w:val="clear" w:color="auto" w:fill="auto"/>
            <w:noWrap/>
            <w:vAlign w:val="center"/>
            <w:hideMark/>
          </w:tcPr>
          <w:p w14:paraId="0A94383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2313.3 (4364.1)</w:t>
            </w:r>
          </w:p>
        </w:tc>
        <w:tc>
          <w:tcPr>
            <w:tcW w:w="361" w:type="pct"/>
            <w:tcBorders>
              <w:top w:val="nil"/>
              <w:left w:val="nil"/>
              <w:bottom w:val="single" w:sz="4" w:space="0" w:color="auto"/>
              <w:right w:val="nil"/>
            </w:tcBorders>
            <w:shd w:val="clear" w:color="auto" w:fill="auto"/>
            <w:noWrap/>
            <w:vAlign w:val="center"/>
            <w:hideMark/>
          </w:tcPr>
          <w:p w14:paraId="733D4D9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2314.9 (4567.9)</w:t>
            </w:r>
          </w:p>
        </w:tc>
        <w:tc>
          <w:tcPr>
            <w:tcW w:w="361" w:type="pct"/>
            <w:tcBorders>
              <w:top w:val="nil"/>
              <w:left w:val="nil"/>
              <w:bottom w:val="single" w:sz="4" w:space="0" w:color="auto"/>
              <w:right w:val="nil"/>
            </w:tcBorders>
            <w:shd w:val="clear" w:color="auto" w:fill="auto"/>
            <w:noWrap/>
            <w:vAlign w:val="center"/>
            <w:hideMark/>
          </w:tcPr>
          <w:p w14:paraId="11D5F81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2504.3 (5077.2)</w:t>
            </w:r>
          </w:p>
        </w:tc>
        <w:tc>
          <w:tcPr>
            <w:tcW w:w="361" w:type="pct"/>
            <w:tcBorders>
              <w:top w:val="nil"/>
              <w:left w:val="nil"/>
              <w:bottom w:val="single" w:sz="4" w:space="0" w:color="auto"/>
              <w:right w:val="nil"/>
            </w:tcBorders>
            <w:shd w:val="clear" w:color="auto" w:fill="auto"/>
            <w:noWrap/>
            <w:vAlign w:val="center"/>
            <w:hideMark/>
          </w:tcPr>
          <w:p w14:paraId="589A5AC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2108.2 (3705.2)</w:t>
            </w:r>
          </w:p>
        </w:tc>
      </w:tr>
      <w:tr w:rsidR="003D38A7" w:rsidRPr="008D5E0F" w14:paraId="48801D13" w14:textId="77777777" w:rsidTr="008D5E0F">
        <w:tc>
          <w:tcPr>
            <w:tcW w:w="545" w:type="pct"/>
            <w:tcBorders>
              <w:top w:val="single" w:sz="4" w:space="0" w:color="auto"/>
              <w:left w:val="nil"/>
              <w:bottom w:val="nil"/>
              <w:right w:val="nil"/>
            </w:tcBorders>
            <w:shd w:val="clear" w:color="auto" w:fill="auto"/>
            <w:noWrap/>
            <w:vAlign w:val="center"/>
            <w:hideMark/>
          </w:tcPr>
          <w:p w14:paraId="19E0096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Daily Caloric Intake</w:t>
            </w:r>
          </w:p>
        </w:tc>
        <w:tc>
          <w:tcPr>
            <w:tcW w:w="368" w:type="pct"/>
            <w:tcBorders>
              <w:top w:val="single" w:sz="4" w:space="0" w:color="auto"/>
              <w:left w:val="nil"/>
              <w:bottom w:val="nil"/>
              <w:right w:val="nil"/>
            </w:tcBorders>
            <w:shd w:val="clear" w:color="auto" w:fill="auto"/>
            <w:noWrap/>
            <w:vAlign w:val="center"/>
          </w:tcPr>
          <w:p w14:paraId="42D5926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165D648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7E6B8A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tcPr>
          <w:p w14:paraId="0947CE0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22B845E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125D7FF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802D53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FB95D9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5484AD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16AE90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D7B694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281615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46944063" w14:textId="77777777" w:rsidTr="008D5E0F">
        <w:tc>
          <w:tcPr>
            <w:tcW w:w="545" w:type="pct"/>
            <w:tcBorders>
              <w:top w:val="nil"/>
              <w:left w:val="nil"/>
              <w:bottom w:val="single" w:sz="4" w:space="0" w:color="auto"/>
              <w:right w:val="nil"/>
            </w:tcBorders>
            <w:shd w:val="clear" w:color="auto" w:fill="auto"/>
            <w:noWrap/>
            <w:vAlign w:val="center"/>
            <w:hideMark/>
          </w:tcPr>
          <w:p w14:paraId="75E82CE7"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670F934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1836.2 (660.8)</w:t>
            </w:r>
          </w:p>
        </w:tc>
        <w:tc>
          <w:tcPr>
            <w:tcW w:w="368" w:type="pct"/>
            <w:tcBorders>
              <w:top w:val="nil"/>
              <w:left w:val="nil"/>
              <w:bottom w:val="single" w:sz="4" w:space="0" w:color="auto"/>
              <w:right w:val="nil"/>
            </w:tcBorders>
            <w:shd w:val="clear" w:color="auto" w:fill="auto"/>
            <w:noWrap/>
            <w:vAlign w:val="center"/>
            <w:hideMark/>
          </w:tcPr>
          <w:p w14:paraId="5B92D4B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1958.3 (709.2)</w:t>
            </w:r>
          </w:p>
        </w:tc>
        <w:tc>
          <w:tcPr>
            <w:tcW w:w="361" w:type="pct"/>
            <w:tcBorders>
              <w:top w:val="nil"/>
              <w:left w:val="nil"/>
              <w:bottom w:val="single" w:sz="4" w:space="0" w:color="auto"/>
              <w:right w:val="nil"/>
            </w:tcBorders>
            <w:shd w:val="clear" w:color="auto" w:fill="auto"/>
            <w:noWrap/>
            <w:vAlign w:val="center"/>
            <w:hideMark/>
          </w:tcPr>
          <w:p w14:paraId="2AF6CE2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1938.4 (696.4)</w:t>
            </w:r>
          </w:p>
        </w:tc>
        <w:tc>
          <w:tcPr>
            <w:tcW w:w="333" w:type="pct"/>
            <w:tcBorders>
              <w:top w:val="nil"/>
              <w:left w:val="nil"/>
              <w:bottom w:val="single" w:sz="4" w:space="0" w:color="auto"/>
              <w:right w:val="nil"/>
            </w:tcBorders>
            <w:shd w:val="clear" w:color="auto" w:fill="auto"/>
            <w:noWrap/>
            <w:vAlign w:val="center"/>
            <w:hideMark/>
          </w:tcPr>
          <w:p w14:paraId="594FF3C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1842.8 (672.3)</w:t>
            </w:r>
          </w:p>
        </w:tc>
        <w:tc>
          <w:tcPr>
            <w:tcW w:w="428" w:type="pct"/>
            <w:tcBorders>
              <w:top w:val="nil"/>
              <w:left w:val="nil"/>
              <w:bottom w:val="single" w:sz="4" w:space="0" w:color="auto"/>
              <w:right w:val="nil"/>
            </w:tcBorders>
            <w:shd w:val="clear" w:color="auto" w:fill="auto"/>
            <w:noWrap/>
            <w:vAlign w:val="center"/>
            <w:hideMark/>
          </w:tcPr>
          <w:p w14:paraId="6B470C6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1842.1 (655.0)</w:t>
            </w:r>
          </w:p>
        </w:tc>
        <w:tc>
          <w:tcPr>
            <w:tcW w:w="428" w:type="pct"/>
            <w:tcBorders>
              <w:top w:val="nil"/>
              <w:left w:val="nil"/>
              <w:bottom w:val="single" w:sz="4" w:space="0" w:color="auto"/>
              <w:right w:val="nil"/>
            </w:tcBorders>
            <w:shd w:val="clear" w:color="auto" w:fill="auto"/>
            <w:noWrap/>
            <w:vAlign w:val="center"/>
            <w:hideMark/>
          </w:tcPr>
          <w:p w14:paraId="1FB49F3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1952.2 (716.2)</w:t>
            </w:r>
          </w:p>
        </w:tc>
        <w:tc>
          <w:tcPr>
            <w:tcW w:w="361" w:type="pct"/>
            <w:tcBorders>
              <w:top w:val="nil"/>
              <w:left w:val="nil"/>
              <w:bottom w:val="single" w:sz="4" w:space="0" w:color="auto"/>
              <w:right w:val="nil"/>
            </w:tcBorders>
            <w:shd w:val="clear" w:color="auto" w:fill="auto"/>
            <w:noWrap/>
            <w:vAlign w:val="center"/>
            <w:hideMark/>
          </w:tcPr>
          <w:p w14:paraId="6F4CF74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1848 (655.0)</w:t>
            </w:r>
          </w:p>
        </w:tc>
        <w:tc>
          <w:tcPr>
            <w:tcW w:w="361" w:type="pct"/>
            <w:tcBorders>
              <w:top w:val="nil"/>
              <w:left w:val="nil"/>
              <w:bottom w:val="single" w:sz="4" w:space="0" w:color="auto"/>
              <w:right w:val="nil"/>
            </w:tcBorders>
            <w:shd w:val="clear" w:color="auto" w:fill="auto"/>
            <w:noWrap/>
            <w:vAlign w:val="center"/>
            <w:hideMark/>
          </w:tcPr>
          <w:p w14:paraId="76B7CAD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1945.1 (716.8)</w:t>
            </w:r>
          </w:p>
        </w:tc>
        <w:tc>
          <w:tcPr>
            <w:tcW w:w="361" w:type="pct"/>
            <w:tcBorders>
              <w:top w:val="nil"/>
              <w:left w:val="nil"/>
              <w:bottom w:val="single" w:sz="4" w:space="0" w:color="auto"/>
              <w:right w:val="nil"/>
            </w:tcBorders>
            <w:shd w:val="clear" w:color="auto" w:fill="auto"/>
            <w:noWrap/>
            <w:vAlign w:val="center"/>
            <w:hideMark/>
          </w:tcPr>
          <w:p w14:paraId="03EC945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1898.6 (705.1)</w:t>
            </w:r>
          </w:p>
        </w:tc>
        <w:tc>
          <w:tcPr>
            <w:tcW w:w="361" w:type="pct"/>
            <w:tcBorders>
              <w:top w:val="nil"/>
              <w:left w:val="nil"/>
              <w:bottom w:val="single" w:sz="4" w:space="0" w:color="auto"/>
              <w:right w:val="nil"/>
            </w:tcBorders>
            <w:shd w:val="clear" w:color="auto" w:fill="auto"/>
            <w:noWrap/>
            <w:vAlign w:val="center"/>
            <w:hideMark/>
          </w:tcPr>
          <w:p w14:paraId="26045E9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1891.3 (671.6)</w:t>
            </w:r>
          </w:p>
        </w:tc>
        <w:tc>
          <w:tcPr>
            <w:tcW w:w="361" w:type="pct"/>
            <w:tcBorders>
              <w:top w:val="nil"/>
              <w:left w:val="nil"/>
              <w:bottom w:val="single" w:sz="4" w:space="0" w:color="auto"/>
              <w:right w:val="nil"/>
            </w:tcBorders>
            <w:shd w:val="clear" w:color="auto" w:fill="auto"/>
            <w:noWrap/>
            <w:vAlign w:val="center"/>
            <w:hideMark/>
          </w:tcPr>
          <w:p w14:paraId="10ACD60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2041.2 (746.9)</w:t>
            </w:r>
          </w:p>
        </w:tc>
        <w:tc>
          <w:tcPr>
            <w:tcW w:w="361" w:type="pct"/>
            <w:tcBorders>
              <w:top w:val="nil"/>
              <w:left w:val="nil"/>
              <w:bottom w:val="single" w:sz="4" w:space="0" w:color="auto"/>
              <w:right w:val="nil"/>
            </w:tcBorders>
            <w:shd w:val="clear" w:color="auto" w:fill="auto"/>
            <w:noWrap/>
            <w:vAlign w:val="center"/>
            <w:hideMark/>
          </w:tcPr>
          <w:p w14:paraId="519B1C2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1736.6 (575.7)</w:t>
            </w:r>
          </w:p>
        </w:tc>
      </w:tr>
      <w:tr w:rsidR="003D38A7" w:rsidRPr="008D5E0F" w14:paraId="516555BA" w14:textId="77777777" w:rsidTr="008D5E0F">
        <w:tc>
          <w:tcPr>
            <w:tcW w:w="545" w:type="pct"/>
            <w:tcBorders>
              <w:top w:val="single" w:sz="4" w:space="0" w:color="auto"/>
              <w:left w:val="nil"/>
              <w:bottom w:val="nil"/>
              <w:right w:val="nil"/>
            </w:tcBorders>
            <w:shd w:val="clear" w:color="auto" w:fill="auto"/>
            <w:noWrap/>
            <w:vAlign w:val="center"/>
            <w:hideMark/>
          </w:tcPr>
          <w:p w14:paraId="4076FA9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CCI</w:t>
            </w:r>
          </w:p>
        </w:tc>
        <w:tc>
          <w:tcPr>
            <w:tcW w:w="368" w:type="pct"/>
            <w:tcBorders>
              <w:top w:val="single" w:sz="4" w:space="0" w:color="auto"/>
              <w:left w:val="nil"/>
              <w:bottom w:val="nil"/>
              <w:right w:val="nil"/>
            </w:tcBorders>
            <w:shd w:val="clear" w:color="auto" w:fill="auto"/>
            <w:noWrap/>
            <w:vAlign w:val="center"/>
            <w:hideMark/>
          </w:tcPr>
          <w:p w14:paraId="2F7870E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hideMark/>
          </w:tcPr>
          <w:p w14:paraId="3A8F7BDF"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D8FF7D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07231D04"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91CE13E"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13F9E99C"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583B03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80CA7D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7890C0CB"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64412115"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19F0DDA"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DE33B43"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r>
      <w:tr w:rsidR="003D38A7" w:rsidRPr="008D5E0F" w14:paraId="64D9F1BF" w14:textId="77777777" w:rsidTr="008D5E0F">
        <w:tc>
          <w:tcPr>
            <w:tcW w:w="545" w:type="pct"/>
            <w:tcBorders>
              <w:top w:val="nil"/>
              <w:left w:val="nil"/>
              <w:bottom w:val="single" w:sz="4" w:space="0" w:color="auto"/>
              <w:right w:val="nil"/>
            </w:tcBorders>
            <w:shd w:val="clear" w:color="auto" w:fill="auto"/>
            <w:noWrap/>
            <w:vAlign w:val="center"/>
            <w:hideMark/>
          </w:tcPr>
          <w:p w14:paraId="379698FD"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Mean (SD)</w:t>
            </w:r>
          </w:p>
        </w:tc>
        <w:tc>
          <w:tcPr>
            <w:tcW w:w="368" w:type="pct"/>
            <w:tcBorders>
              <w:top w:val="nil"/>
              <w:left w:val="nil"/>
              <w:bottom w:val="single" w:sz="4" w:space="0" w:color="auto"/>
              <w:right w:val="nil"/>
            </w:tcBorders>
            <w:shd w:val="clear" w:color="auto" w:fill="auto"/>
            <w:noWrap/>
            <w:vAlign w:val="center"/>
            <w:hideMark/>
          </w:tcPr>
          <w:p w14:paraId="2777E24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3.1 (1.4)</w:t>
            </w:r>
          </w:p>
        </w:tc>
        <w:tc>
          <w:tcPr>
            <w:tcW w:w="368" w:type="pct"/>
            <w:tcBorders>
              <w:top w:val="nil"/>
              <w:left w:val="nil"/>
              <w:bottom w:val="single" w:sz="4" w:space="0" w:color="auto"/>
              <w:right w:val="nil"/>
            </w:tcBorders>
            <w:shd w:val="clear" w:color="auto" w:fill="auto"/>
            <w:noWrap/>
            <w:vAlign w:val="center"/>
            <w:hideMark/>
          </w:tcPr>
          <w:p w14:paraId="3D30726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06A153C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 (1.3)</w:t>
            </w:r>
          </w:p>
        </w:tc>
        <w:tc>
          <w:tcPr>
            <w:tcW w:w="333" w:type="pct"/>
            <w:tcBorders>
              <w:top w:val="nil"/>
              <w:left w:val="nil"/>
              <w:bottom w:val="single" w:sz="4" w:space="0" w:color="auto"/>
              <w:right w:val="nil"/>
            </w:tcBorders>
            <w:shd w:val="clear" w:color="auto" w:fill="auto"/>
            <w:noWrap/>
            <w:vAlign w:val="center"/>
            <w:hideMark/>
          </w:tcPr>
          <w:p w14:paraId="7618A16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3.1 (1.5)</w:t>
            </w:r>
          </w:p>
        </w:tc>
        <w:tc>
          <w:tcPr>
            <w:tcW w:w="428" w:type="pct"/>
            <w:tcBorders>
              <w:top w:val="nil"/>
              <w:left w:val="nil"/>
              <w:bottom w:val="single" w:sz="4" w:space="0" w:color="auto"/>
              <w:right w:val="nil"/>
            </w:tcBorders>
            <w:shd w:val="clear" w:color="auto" w:fill="auto"/>
            <w:noWrap/>
            <w:vAlign w:val="center"/>
            <w:hideMark/>
          </w:tcPr>
          <w:p w14:paraId="29F50CF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428" w:type="pct"/>
            <w:tcBorders>
              <w:top w:val="nil"/>
              <w:left w:val="nil"/>
              <w:bottom w:val="single" w:sz="4" w:space="0" w:color="auto"/>
              <w:right w:val="nil"/>
            </w:tcBorders>
            <w:shd w:val="clear" w:color="auto" w:fill="auto"/>
            <w:noWrap/>
            <w:vAlign w:val="center"/>
            <w:hideMark/>
          </w:tcPr>
          <w:p w14:paraId="390029A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564A49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7AECD43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6A95351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7923872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6304D96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c>
          <w:tcPr>
            <w:tcW w:w="361" w:type="pct"/>
            <w:tcBorders>
              <w:top w:val="nil"/>
              <w:left w:val="nil"/>
              <w:bottom w:val="single" w:sz="4" w:space="0" w:color="auto"/>
              <w:right w:val="nil"/>
            </w:tcBorders>
            <w:shd w:val="clear" w:color="auto" w:fill="auto"/>
            <w:noWrap/>
            <w:vAlign w:val="center"/>
            <w:hideMark/>
          </w:tcPr>
          <w:p w14:paraId="4C15368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 (1.4)</w:t>
            </w:r>
          </w:p>
        </w:tc>
      </w:tr>
      <w:tr w:rsidR="003D38A7" w:rsidRPr="008D5E0F" w14:paraId="2EB43A0D" w14:textId="77777777" w:rsidTr="008D5E0F">
        <w:tc>
          <w:tcPr>
            <w:tcW w:w="545" w:type="pct"/>
            <w:tcBorders>
              <w:top w:val="single" w:sz="4" w:space="0" w:color="auto"/>
              <w:left w:val="nil"/>
              <w:bottom w:val="nil"/>
              <w:right w:val="nil"/>
            </w:tcBorders>
            <w:shd w:val="clear" w:color="auto" w:fill="auto"/>
            <w:noWrap/>
            <w:vAlign w:val="center"/>
            <w:hideMark/>
          </w:tcPr>
          <w:p w14:paraId="181C0D46"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Food Security</w:t>
            </w:r>
          </w:p>
        </w:tc>
        <w:tc>
          <w:tcPr>
            <w:tcW w:w="368" w:type="pct"/>
            <w:tcBorders>
              <w:top w:val="single" w:sz="4" w:space="0" w:color="auto"/>
              <w:left w:val="nil"/>
              <w:bottom w:val="nil"/>
              <w:right w:val="nil"/>
            </w:tcBorders>
            <w:shd w:val="clear" w:color="auto" w:fill="auto"/>
            <w:vAlign w:val="center"/>
          </w:tcPr>
          <w:p w14:paraId="0735E49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vAlign w:val="center"/>
          </w:tcPr>
          <w:p w14:paraId="398F242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36A1DC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tcPr>
          <w:p w14:paraId="5905CEB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4ED8E1E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715F526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70EA14E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5F32000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C38A38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3E548D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E28CDD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E6E0B4D"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467CB396" w14:textId="77777777" w:rsidTr="008D5E0F">
        <w:tc>
          <w:tcPr>
            <w:tcW w:w="545" w:type="pct"/>
            <w:tcBorders>
              <w:top w:val="nil"/>
              <w:left w:val="nil"/>
              <w:bottom w:val="nil"/>
              <w:right w:val="nil"/>
            </w:tcBorders>
            <w:shd w:val="clear" w:color="auto" w:fill="auto"/>
            <w:noWrap/>
            <w:vAlign w:val="center"/>
            <w:hideMark/>
          </w:tcPr>
          <w:p w14:paraId="5323DD96"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lastRenderedPageBreak/>
              <w:t>Food Secure</w:t>
            </w:r>
          </w:p>
        </w:tc>
        <w:tc>
          <w:tcPr>
            <w:tcW w:w="368" w:type="pct"/>
            <w:tcBorders>
              <w:top w:val="nil"/>
              <w:left w:val="nil"/>
              <w:bottom w:val="nil"/>
              <w:right w:val="nil"/>
            </w:tcBorders>
            <w:shd w:val="clear" w:color="auto" w:fill="auto"/>
            <w:vAlign w:val="center"/>
            <w:hideMark/>
          </w:tcPr>
          <w:p w14:paraId="21F8ADA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1482 (93.7)</w:t>
            </w:r>
          </w:p>
        </w:tc>
        <w:tc>
          <w:tcPr>
            <w:tcW w:w="368" w:type="pct"/>
            <w:tcBorders>
              <w:top w:val="nil"/>
              <w:left w:val="nil"/>
              <w:bottom w:val="nil"/>
              <w:right w:val="nil"/>
            </w:tcBorders>
            <w:shd w:val="clear" w:color="auto" w:fill="auto"/>
            <w:vAlign w:val="center"/>
            <w:hideMark/>
          </w:tcPr>
          <w:p w14:paraId="5C2B3B5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1357 (83.1)</w:t>
            </w:r>
          </w:p>
        </w:tc>
        <w:tc>
          <w:tcPr>
            <w:tcW w:w="361" w:type="pct"/>
            <w:tcBorders>
              <w:top w:val="nil"/>
              <w:left w:val="nil"/>
              <w:bottom w:val="nil"/>
              <w:right w:val="nil"/>
            </w:tcBorders>
            <w:shd w:val="clear" w:color="auto" w:fill="auto"/>
            <w:noWrap/>
            <w:vAlign w:val="center"/>
            <w:hideMark/>
          </w:tcPr>
          <w:p w14:paraId="019101C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1351 (85.4)</w:t>
            </w:r>
          </w:p>
        </w:tc>
        <w:tc>
          <w:tcPr>
            <w:tcW w:w="333" w:type="pct"/>
            <w:tcBorders>
              <w:top w:val="nil"/>
              <w:left w:val="nil"/>
              <w:bottom w:val="nil"/>
              <w:right w:val="nil"/>
            </w:tcBorders>
            <w:shd w:val="clear" w:color="auto" w:fill="auto"/>
            <w:noWrap/>
            <w:vAlign w:val="center"/>
            <w:hideMark/>
          </w:tcPr>
          <w:p w14:paraId="32FE027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1488 (92.5)</w:t>
            </w:r>
          </w:p>
        </w:tc>
        <w:tc>
          <w:tcPr>
            <w:tcW w:w="428" w:type="pct"/>
            <w:tcBorders>
              <w:top w:val="nil"/>
              <w:left w:val="nil"/>
              <w:bottom w:val="nil"/>
              <w:right w:val="nil"/>
            </w:tcBorders>
            <w:shd w:val="clear" w:color="auto" w:fill="auto"/>
            <w:noWrap/>
            <w:vAlign w:val="center"/>
            <w:hideMark/>
          </w:tcPr>
          <w:p w14:paraId="55B15A8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1512 (95.0)</w:t>
            </w:r>
          </w:p>
        </w:tc>
        <w:tc>
          <w:tcPr>
            <w:tcW w:w="428" w:type="pct"/>
            <w:tcBorders>
              <w:top w:val="nil"/>
              <w:left w:val="nil"/>
              <w:bottom w:val="nil"/>
              <w:right w:val="nil"/>
            </w:tcBorders>
            <w:shd w:val="clear" w:color="auto" w:fill="auto"/>
            <w:noWrap/>
            <w:vAlign w:val="center"/>
            <w:hideMark/>
          </w:tcPr>
          <w:p w14:paraId="0FEB0DC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1327 (81.7)</w:t>
            </w:r>
          </w:p>
        </w:tc>
        <w:tc>
          <w:tcPr>
            <w:tcW w:w="361" w:type="pct"/>
            <w:tcBorders>
              <w:top w:val="nil"/>
              <w:left w:val="nil"/>
              <w:bottom w:val="nil"/>
              <w:right w:val="nil"/>
            </w:tcBorders>
            <w:shd w:val="clear" w:color="auto" w:fill="auto"/>
            <w:noWrap/>
            <w:vAlign w:val="center"/>
            <w:hideMark/>
          </w:tcPr>
          <w:p w14:paraId="477D535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1476 (92.9)</w:t>
            </w:r>
          </w:p>
        </w:tc>
        <w:tc>
          <w:tcPr>
            <w:tcW w:w="361" w:type="pct"/>
            <w:tcBorders>
              <w:top w:val="nil"/>
              <w:left w:val="nil"/>
              <w:bottom w:val="nil"/>
              <w:right w:val="nil"/>
            </w:tcBorders>
            <w:shd w:val="clear" w:color="auto" w:fill="auto"/>
            <w:noWrap/>
            <w:vAlign w:val="center"/>
            <w:hideMark/>
          </w:tcPr>
          <w:p w14:paraId="2DF29FE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1363 (84.0)</w:t>
            </w:r>
          </w:p>
        </w:tc>
        <w:tc>
          <w:tcPr>
            <w:tcW w:w="361" w:type="pct"/>
            <w:tcBorders>
              <w:top w:val="nil"/>
              <w:left w:val="nil"/>
              <w:bottom w:val="nil"/>
              <w:right w:val="nil"/>
            </w:tcBorders>
            <w:shd w:val="clear" w:color="auto" w:fill="auto"/>
            <w:noWrap/>
            <w:vAlign w:val="center"/>
            <w:hideMark/>
          </w:tcPr>
          <w:p w14:paraId="4FED00F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1379 (86.5)</w:t>
            </w:r>
          </w:p>
        </w:tc>
        <w:tc>
          <w:tcPr>
            <w:tcW w:w="361" w:type="pct"/>
            <w:tcBorders>
              <w:top w:val="nil"/>
              <w:left w:val="nil"/>
              <w:bottom w:val="nil"/>
              <w:right w:val="nil"/>
            </w:tcBorders>
            <w:shd w:val="clear" w:color="auto" w:fill="auto"/>
            <w:noWrap/>
            <w:vAlign w:val="center"/>
            <w:hideMark/>
          </w:tcPr>
          <w:p w14:paraId="524BB9D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1460 (90.5)</w:t>
            </w:r>
          </w:p>
        </w:tc>
        <w:tc>
          <w:tcPr>
            <w:tcW w:w="361" w:type="pct"/>
            <w:tcBorders>
              <w:top w:val="nil"/>
              <w:left w:val="nil"/>
              <w:bottom w:val="nil"/>
              <w:right w:val="nil"/>
            </w:tcBorders>
            <w:shd w:val="clear" w:color="auto" w:fill="auto"/>
            <w:noWrap/>
            <w:vAlign w:val="center"/>
            <w:hideMark/>
          </w:tcPr>
          <w:p w14:paraId="3E25FF7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1352 (84.7)</w:t>
            </w:r>
          </w:p>
        </w:tc>
        <w:tc>
          <w:tcPr>
            <w:tcW w:w="361" w:type="pct"/>
            <w:tcBorders>
              <w:top w:val="nil"/>
              <w:left w:val="nil"/>
              <w:bottom w:val="nil"/>
              <w:right w:val="nil"/>
            </w:tcBorders>
            <w:shd w:val="clear" w:color="auto" w:fill="auto"/>
            <w:noWrap/>
            <w:vAlign w:val="center"/>
            <w:hideMark/>
          </w:tcPr>
          <w:p w14:paraId="52C7650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1487 (92.9)</w:t>
            </w:r>
          </w:p>
        </w:tc>
      </w:tr>
      <w:tr w:rsidR="003D38A7" w:rsidRPr="008D5E0F" w14:paraId="08CA0D04" w14:textId="77777777" w:rsidTr="008D5E0F">
        <w:tc>
          <w:tcPr>
            <w:tcW w:w="545" w:type="pct"/>
            <w:tcBorders>
              <w:top w:val="nil"/>
              <w:left w:val="nil"/>
              <w:bottom w:val="nil"/>
              <w:right w:val="nil"/>
            </w:tcBorders>
            <w:shd w:val="clear" w:color="auto" w:fill="auto"/>
            <w:noWrap/>
            <w:vAlign w:val="center"/>
            <w:hideMark/>
          </w:tcPr>
          <w:p w14:paraId="390251BE"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Food Insecure</w:t>
            </w:r>
          </w:p>
        </w:tc>
        <w:tc>
          <w:tcPr>
            <w:tcW w:w="368" w:type="pct"/>
            <w:tcBorders>
              <w:top w:val="nil"/>
              <w:left w:val="nil"/>
              <w:bottom w:val="nil"/>
              <w:right w:val="nil"/>
            </w:tcBorders>
            <w:shd w:val="clear" w:color="auto" w:fill="auto"/>
            <w:vAlign w:val="center"/>
            <w:hideMark/>
          </w:tcPr>
          <w:p w14:paraId="2906AE1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176 (6.3)</w:t>
            </w:r>
          </w:p>
        </w:tc>
        <w:tc>
          <w:tcPr>
            <w:tcW w:w="368" w:type="pct"/>
            <w:tcBorders>
              <w:top w:val="nil"/>
              <w:left w:val="nil"/>
              <w:bottom w:val="nil"/>
              <w:right w:val="nil"/>
            </w:tcBorders>
            <w:shd w:val="clear" w:color="auto" w:fill="auto"/>
            <w:vAlign w:val="center"/>
            <w:hideMark/>
          </w:tcPr>
          <w:p w14:paraId="0052119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302 (16.9)</w:t>
            </w:r>
          </w:p>
        </w:tc>
        <w:tc>
          <w:tcPr>
            <w:tcW w:w="361" w:type="pct"/>
            <w:tcBorders>
              <w:top w:val="nil"/>
              <w:left w:val="nil"/>
              <w:bottom w:val="nil"/>
              <w:right w:val="nil"/>
            </w:tcBorders>
            <w:shd w:val="clear" w:color="auto" w:fill="auto"/>
            <w:noWrap/>
            <w:vAlign w:val="center"/>
            <w:hideMark/>
          </w:tcPr>
          <w:p w14:paraId="677A524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307 (14.6)</w:t>
            </w:r>
          </w:p>
        </w:tc>
        <w:tc>
          <w:tcPr>
            <w:tcW w:w="333" w:type="pct"/>
            <w:tcBorders>
              <w:top w:val="nil"/>
              <w:left w:val="nil"/>
              <w:bottom w:val="nil"/>
              <w:right w:val="nil"/>
            </w:tcBorders>
            <w:shd w:val="clear" w:color="auto" w:fill="auto"/>
            <w:noWrap/>
            <w:vAlign w:val="center"/>
            <w:hideMark/>
          </w:tcPr>
          <w:p w14:paraId="5AB462D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171 (7.5)</w:t>
            </w:r>
          </w:p>
        </w:tc>
        <w:tc>
          <w:tcPr>
            <w:tcW w:w="428" w:type="pct"/>
            <w:tcBorders>
              <w:top w:val="nil"/>
              <w:left w:val="nil"/>
              <w:bottom w:val="nil"/>
              <w:right w:val="nil"/>
            </w:tcBorders>
            <w:shd w:val="clear" w:color="auto" w:fill="auto"/>
            <w:noWrap/>
            <w:vAlign w:val="center"/>
            <w:hideMark/>
          </w:tcPr>
          <w:p w14:paraId="5541890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 (5.0)</w:t>
            </w:r>
          </w:p>
        </w:tc>
        <w:tc>
          <w:tcPr>
            <w:tcW w:w="428" w:type="pct"/>
            <w:tcBorders>
              <w:top w:val="nil"/>
              <w:left w:val="nil"/>
              <w:bottom w:val="nil"/>
              <w:right w:val="nil"/>
            </w:tcBorders>
            <w:shd w:val="clear" w:color="auto" w:fill="auto"/>
            <w:noWrap/>
            <w:vAlign w:val="center"/>
            <w:hideMark/>
          </w:tcPr>
          <w:p w14:paraId="4E33D6F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332 (18.3)</w:t>
            </w:r>
          </w:p>
        </w:tc>
        <w:tc>
          <w:tcPr>
            <w:tcW w:w="361" w:type="pct"/>
            <w:tcBorders>
              <w:top w:val="nil"/>
              <w:left w:val="nil"/>
              <w:bottom w:val="nil"/>
              <w:right w:val="nil"/>
            </w:tcBorders>
            <w:shd w:val="clear" w:color="auto" w:fill="auto"/>
            <w:noWrap/>
            <w:vAlign w:val="center"/>
            <w:hideMark/>
          </w:tcPr>
          <w:p w14:paraId="35C9DB3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182 (7.1)</w:t>
            </w:r>
          </w:p>
        </w:tc>
        <w:tc>
          <w:tcPr>
            <w:tcW w:w="361" w:type="pct"/>
            <w:tcBorders>
              <w:top w:val="nil"/>
              <w:left w:val="nil"/>
              <w:bottom w:val="nil"/>
              <w:right w:val="nil"/>
            </w:tcBorders>
            <w:shd w:val="clear" w:color="auto" w:fill="auto"/>
            <w:noWrap/>
            <w:vAlign w:val="center"/>
            <w:hideMark/>
          </w:tcPr>
          <w:p w14:paraId="1BEC2DB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296 (16.0)</w:t>
            </w:r>
          </w:p>
        </w:tc>
        <w:tc>
          <w:tcPr>
            <w:tcW w:w="361" w:type="pct"/>
            <w:tcBorders>
              <w:top w:val="nil"/>
              <w:left w:val="nil"/>
              <w:bottom w:val="nil"/>
              <w:right w:val="nil"/>
            </w:tcBorders>
            <w:shd w:val="clear" w:color="auto" w:fill="auto"/>
            <w:noWrap/>
            <w:vAlign w:val="center"/>
            <w:hideMark/>
          </w:tcPr>
          <w:p w14:paraId="4EA1AF2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279 (13.5)</w:t>
            </w:r>
          </w:p>
        </w:tc>
        <w:tc>
          <w:tcPr>
            <w:tcW w:w="361" w:type="pct"/>
            <w:tcBorders>
              <w:top w:val="nil"/>
              <w:left w:val="nil"/>
              <w:bottom w:val="nil"/>
              <w:right w:val="nil"/>
            </w:tcBorders>
            <w:shd w:val="clear" w:color="auto" w:fill="auto"/>
            <w:noWrap/>
            <w:vAlign w:val="center"/>
            <w:hideMark/>
          </w:tcPr>
          <w:p w14:paraId="2BCA1CF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199 (9.5)</w:t>
            </w:r>
          </w:p>
        </w:tc>
        <w:tc>
          <w:tcPr>
            <w:tcW w:w="361" w:type="pct"/>
            <w:tcBorders>
              <w:top w:val="nil"/>
              <w:left w:val="nil"/>
              <w:bottom w:val="nil"/>
              <w:right w:val="nil"/>
            </w:tcBorders>
            <w:shd w:val="clear" w:color="auto" w:fill="auto"/>
            <w:noWrap/>
            <w:vAlign w:val="center"/>
            <w:hideMark/>
          </w:tcPr>
          <w:p w14:paraId="03C57AA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306 (15.3)</w:t>
            </w:r>
          </w:p>
        </w:tc>
        <w:tc>
          <w:tcPr>
            <w:tcW w:w="361" w:type="pct"/>
            <w:tcBorders>
              <w:top w:val="nil"/>
              <w:left w:val="nil"/>
              <w:bottom w:val="nil"/>
              <w:right w:val="nil"/>
            </w:tcBorders>
            <w:shd w:val="clear" w:color="auto" w:fill="auto"/>
            <w:noWrap/>
            <w:vAlign w:val="center"/>
            <w:hideMark/>
          </w:tcPr>
          <w:p w14:paraId="4A004E5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172 (7.1)</w:t>
            </w:r>
          </w:p>
        </w:tc>
      </w:tr>
      <w:tr w:rsidR="003D38A7" w:rsidRPr="008D5E0F" w14:paraId="38054422" w14:textId="77777777" w:rsidTr="008D5E0F">
        <w:tc>
          <w:tcPr>
            <w:tcW w:w="913" w:type="pct"/>
            <w:gridSpan w:val="2"/>
            <w:tcBorders>
              <w:top w:val="single" w:sz="4" w:space="0" w:color="auto"/>
              <w:left w:val="nil"/>
              <w:bottom w:val="nil"/>
              <w:right w:val="nil"/>
            </w:tcBorders>
            <w:shd w:val="clear" w:color="auto" w:fill="auto"/>
            <w:noWrap/>
            <w:vAlign w:val="center"/>
            <w:hideMark/>
          </w:tcPr>
          <w:p w14:paraId="4A6208C7"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SNAP Assistance</w:t>
            </w:r>
          </w:p>
        </w:tc>
        <w:tc>
          <w:tcPr>
            <w:tcW w:w="368" w:type="pct"/>
            <w:tcBorders>
              <w:top w:val="single" w:sz="4" w:space="0" w:color="auto"/>
              <w:left w:val="nil"/>
              <w:bottom w:val="nil"/>
              <w:right w:val="nil"/>
            </w:tcBorders>
            <w:shd w:val="clear" w:color="auto" w:fill="auto"/>
            <w:noWrap/>
            <w:vAlign w:val="center"/>
          </w:tcPr>
          <w:p w14:paraId="2DF7883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C31A29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673730F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tcPr>
          <w:p w14:paraId="4B5DE00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6B6828C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5F1825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D22C71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A3C4B4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6214DF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6B9E9A1"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0544B5F6"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76DEE6C1" w14:textId="77777777" w:rsidTr="008D5E0F">
        <w:tc>
          <w:tcPr>
            <w:tcW w:w="545" w:type="pct"/>
            <w:tcBorders>
              <w:top w:val="nil"/>
              <w:left w:val="nil"/>
              <w:bottom w:val="nil"/>
              <w:right w:val="nil"/>
            </w:tcBorders>
            <w:shd w:val="clear" w:color="auto" w:fill="auto"/>
            <w:noWrap/>
            <w:vAlign w:val="center"/>
            <w:hideMark/>
          </w:tcPr>
          <w:p w14:paraId="3D1394C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No</w:t>
            </w:r>
          </w:p>
        </w:tc>
        <w:tc>
          <w:tcPr>
            <w:tcW w:w="368" w:type="pct"/>
            <w:tcBorders>
              <w:top w:val="nil"/>
              <w:left w:val="nil"/>
              <w:bottom w:val="nil"/>
              <w:right w:val="nil"/>
            </w:tcBorders>
            <w:shd w:val="clear" w:color="auto" w:fill="auto"/>
            <w:vAlign w:val="center"/>
            <w:hideMark/>
          </w:tcPr>
          <w:p w14:paraId="3340957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1482 (93.7)</w:t>
            </w:r>
          </w:p>
        </w:tc>
        <w:tc>
          <w:tcPr>
            <w:tcW w:w="368" w:type="pct"/>
            <w:tcBorders>
              <w:top w:val="nil"/>
              <w:left w:val="nil"/>
              <w:bottom w:val="nil"/>
              <w:right w:val="nil"/>
            </w:tcBorders>
            <w:shd w:val="clear" w:color="auto" w:fill="auto"/>
            <w:vAlign w:val="center"/>
            <w:hideMark/>
          </w:tcPr>
          <w:p w14:paraId="4FB33FB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1357 (83.1)</w:t>
            </w:r>
          </w:p>
        </w:tc>
        <w:tc>
          <w:tcPr>
            <w:tcW w:w="361" w:type="pct"/>
            <w:tcBorders>
              <w:top w:val="nil"/>
              <w:left w:val="nil"/>
              <w:bottom w:val="nil"/>
              <w:right w:val="nil"/>
            </w:tcBorders>
            <w:shd w:val="clear" w:color="auto" w:fill="auto"/>
            <w:noWrap/>
            <w:vAlign w:val="center"/>
            <w:hideMark/>
          </w:tcPr>
          <w:p w14:paraId="2AA013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1351 (85.4)</w:t>
            </w:r>
          </w:p>
        </w:tc>
        <w:tc>
          <w:tcPr>
            <w:tcW w:w="333" w:type="pct"/>
            <w:tcBorders>
              <w:top w:val="nil"/>
              <w:left w:val="nil"/>
              <w:bottom w:val="nil"/>
              <w:right w:val="nil"/>
            </w:tcBorders>
            <w:shd w:val="clear" w:color="auto" w:fill="auto"/>
            <w:noWrap/>
            <w:vAlign w:val="center"/>
            <w:hideMark/>
          </w:tcPr>
          <w:p w14:paraId="5A19861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1488 (92.5)</w:t>
            </w:r>
          </w:p>
        </w:tc>
        <w:tc>
          <w:tcPr>
            <w:tcW w:w="428" w:type="pct"/>
            <w:tcBorders>
              <w:top w:val="nil"/>
              <w:left w:val="nil"/>
              <w:bottom w:val="nil"/>
              <w:right w:val="nil"/>
            </w:tcBorders>
            <w:shd w:val="clear" w:color="auto" w:fill="auto"/>
            <w:noWrap/>
            <w:vAlign w:val="center"/>
            <w:hideMark/>
          </w:tcPr>
          <w:p w14:paraId="203A2A1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1512 (95.0)</w:t>
            </w:r>
          </w:p>
        </w:tc>
        <w:tc>
          <w:tcPr>
            <w:tcW w:w="428" w:type="pct"/>
            <w:tcBorders>
              <w:top w:val="nil"/>
              <w:left w:val="nil"/>
              <w:bottom w:val="nil"/>
              <w:right w:val="nil"/>
            </w:tcBorders>
            <w:shd w:val="clear" w:color="auto" w:fill="auto"/>
            <w:noWrap/>
            <w:vAlign w:val="center"/>
            <w:hideMark/>
          </w:tcPr>
          <w:p w14:paraId="726CEF3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1327 (81.7)</w:t>
            </w:r>
          </w:p>
        </w:tc>
        <w:tc>
          <w:tcPr>
            <w:tcW w:w="361" w:type="pct"/>
            <w:tcBorders>
              <w:top w:val="nil"/>
              <w:left w:val="nil"/>
              <w:bottom w:val="nil"/>
              <w:right w:val="nil"/>
            </w:tcBorders>
            <w:shd w:val="clear" w:color="auto" w:fill="auto"/>
            <w:noWrap/>
            <w:vAlign w:val="center"/>
            <w:hideMark/>
          </w:tcPr>
          <w:p w14:paraId="5821384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1476 (92.9)</w:t>
            </w:r>
          </w:p>
        </w:tc>
        <w:tc>
          <w:tcPr>
            <w:tcW w:w="361" w:type="pct"/>
            <w:tcBorders>
              <w:top w:val="nil"/>
              <w:left w:val="nil"/>
              <w:bottom w:val="nil"/>
              <w:right w:val="nil"/>
            </w:tcBorders>
            <w:shd w:val="clear" w:color="auto" w:fill="auto"/>
            <w:noWrap/>
            <w:vAlign w:val="center"/>
            <w:hideMark/>
          </w:tcPr>
          <w:p w14:paraId="0D78602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1363 (84.0)</w:t>
            </w:r>
          </w:p>
        </w:tc>
        <w:tc>
          <w:tcPr>
            <w:tcW w:w="361" w:type="pct"/>
            <w:tcBorders>
              <w:top w:val="nil"/>
              <w:left w:val="nil"/>
              <w:bottom w:val="nil"/>
              <w:right w:val="nil"/>
            </w:tcBorders>
            <w:shd w:val="clear" w:color="auto" w:fill="auto"/>
            <w:noWrap/>
            <w:vAlign w:val="center"/>
            <w:hideMark/>
          </w:tcPr>
          <w:p w14:paraId="5E0D444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1379 (86.5)</w:t>
            </w:r>
          </w:p>
        </w:tc>
        <w:tc>
          <w:tcPr>
            <w:tcW w:w="361" w:type="pct"/>
            <w:tcBorders>
              <w:top w:val="nil"/>
              <w:left w:val="nil"/>
              <w:bottom w:val="nil"/>
              <w:right w:val="nil"/>
            </w:tcBorders>
            <w:shd w:val="clear" w:color="auto" w:fill="auto"/>
            <w:noWrap/>
            <w:vAlign w:val="center"/>
            <w:hideMark/>
          </w:tcPr>
          <w:p w14:paraId="3E024E8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1460 (90.5)</w:t>
            </w:r>
          </w:p>
        </w:tc>
        <w:tc>
          <w:tcPr>
            <w:tcW w:w="361" w:type="pct"/>
            <w:tcBorders>
              <w:top w:val="nil"/>
              <w:left w:val="nil"/>
              <w:bottom w:val="nil"/>
              <w:right w:val="nil"/>
            </w:tcBorders>
            <w:shd w:val="clear" w:color="auto" w:fill="auto"/>
            <w:noWrap/>
            <w:vAlign w:val="center"/>
            <w:hideMark/>
          </w:tcPr>
          <w:p w14:paraId="798AB9D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1352 (84.7)</w:t>
            </w:r>
          </w:p>
        </w:tc>
        <w:tc>
          <w:tcPr>
            <w:tcW w:w="361" w:type="pct"/>
            <w:tcBorders>
              <w:top w:val="nil"/>
              <w:left w:val="nil"/>
              <w:bottom w:val="nil"/>
              <w:right w:val="nil"/>
            </w:tcBorders>
            <w:shd w:val="clear" w:color="auto" w:fill="auto"/>
            <w:noWrap/>
            <w:vAlign w:val="center"/>
            <w:hideMark/>
          </w:tcPr>
          <w:p w14:paraId="5A07C35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1487 (92.9)</w:t>
            </w:r>
          </w:p>
        </w:tc>
      </w:tr>
      <w:tr w:rsidR="003D38A7" w:rsidRPr="008D5E0F" w14:paraId="0113CDE7" w14:textId="77777777" w:rsidTr="008D5E0F">
        <w:tc>
          <w:tcPr>
            <w:tcW w:w="545" w:type="pct"/>
            <w:tcBorders>
              <w:top w:val="nil"/>
              <w:left w:val="nil"/>
              <w:bottom w:val="single" w:sz="4" w:space="0" w:color="auto"/>
              <w:right w:val="nil"/>
            </w:tcBorders>
            <w:shd w:val="clear" w:color="auto" w:fill="auto"/>
            <w:noWrap/>
            <w:vAlign w:val="center"/>
            <w:hideMark/>
          </w:tcPr>
          <w:p w14:paraId="604772B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Yes</w:t>
            </w:r>
          </w:p>
        </w:tc>
        <w:tc>
          <w:tcPr>
            <w:tcW w:w="368" w:type="pct"/>
            <w:tcBorders>
              <w:top w:val="nil"/>
              <w:left w:val="nil"/>
              <w:bottom w:val="single" w:sz="4" w:space="0" w:color="auto"/>
              <w:right w:val="nil"/>
            </w:tcBorders>
            <w:shd w:val="clear" w:color="auto" w:fill="auto"/>
            <w:vAlign w:val="center"/>
            <w:hideMark/>
          </w:tcPr>
          <w:p w14:paraId="3009F45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176 (6.3)</w:t>
            </w:r>
          </w:p>
        </w:tc>
        <w:tc>
          <w:tcPr>
            <w:tcW w:w="368" w:type="pct"/>
            <w:tcBorders>
              <w:top w:val="nil"/>
              <w:left w:val="nil"/>
              <w:bottom w:val="single" w:sz="4" w:space="0" w:color="auto"/>
              <w:right w:val="nil"/>
            </w:tcBorders>
            <w:shd w:val="clear" w:color="auto" w:fill="auto"/>
            <w:vAlign w:val="center"/>
            <w:hideMark/>
          </w:tcPr>
          <w:p w14:paraId="08EE5C4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302 (16.9)</w:t>
            </w:r>
          </w:p>
        </w:tc>
        <w:tc>
          <w:tcPr>
            <w:tcW w:w="361" w:type="pct"/>
            <w:tcBorders>
              <w:top w:val="nil"/>
              <w:left w:val="nil"/>
              <w:bottom w:val="single" w:sz="4" w:space="0" w:color="auto"/>
              <w:right w:val="nil"/>
            </w:tcBorders>
            <w:shd w:val="clear" w:color="auto" w:fill="auto"/>
            <w:noWrap/>
            <w:vAlign w:val="center"/>
            <w:hideMark/>
          </w:tcPr>
          <w:p w14:paraId="3B56167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307 (14.6)</w:t>
            </w:r>
          </w:p>
        </w:tc>
        <w:tc>
          <w:tcPr>
            <w:tcW w:w="333" w:type="pct"/>
            <w:tcBorders>
              <w:top w:val="nil"/>
              <w:left w:val="nil"/>
              <w:bottom w:val="single" w:sz="4" w:space="0" w:color="auto"/>
              <w:right w:val="nil"/>
            </w:tcBorders>
            <w:shd w:val="clear" w:color="auto" w:fill="auto"/>
            <w:noWrap/>
            <w:vAlign w:val="center"/>
            <w:hideMark/>
          </w:tcPr>
          <w:p w14:paraId="70A969F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171 (7.5)</w:t>
            </w:r>
          </w:p>
        </w:tc>
        <w:tc>
          <w:tcPr>
            <w:tcW w:w="428" w:type="pct"/>
            <w:tcBorders>
              <w:top w:val="nil"/>
              <w:left w:val="nil"/>
              <w:bottom w:val="single" w:sz="4" w:space="0" w:color="auto"/>
              <w:right w:val="nil"/>
            </w:tcBorders>
            <w:shd w:val="clear" w:color="auto" w:fill="auto"/>
            <w:noWrap/>
            <w:vAlign w:val="center"/>
            <w:hideMark/>
          </w:tcPr>
          <w:p w14:paraId="2E52F72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146 (5.0)</w:t>
            </w:r>
          </w:p>
        </w:tc>
        <w:tc>
          <w:tcPr>
            <w:tcW w:w="428" w:type="pct"/>
            <w:tcBorders>
              <w:top w:val="nil"/>
              <w:left w:val="nil"/>
              <w:bottom w:val="single" w:sz="4" w:space="0" w:color="auto"/>
              <w:right w:val="nil"/>
            </w:tcBorders>
            <w:shd w:val="clear" w:color="auto" w:fill="auto"/>
            <w:noWrap/>
            <w:vAlign w:val="center"/>
            <w:hideMark/>
          </w:tcPr>
          <w:p w14:paraId="3FE1807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332 (18.3)</w:t>
            </w:r>
          </w:p>
        </w:tc>
        <w:tc>
          <w:tcPr>
            <w:tcW w:w="361" w:type="pct"/>
            <w:tcBorders>
              <w:top w:val="nil"/>
              <w:left w:val="nil"/>
              <w:bottom w:val="single" w:sz="4" w:space="0" w:color="auto"/>
              <w:right w:val="nil"/>
            </w:tcBorders>
            <w:shd w:val="clear" w:color="auto" w:fill="auto"/>
            <w:noWrap/>
            <w:vAlign w:val="center"/>
            <w:hideMark/>
          </w:tcPr>
          <w:p w14:paraId="49095BF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182 (7.1)</w:t>
            </w:r>
          </w:p>
        </w:tc>
        <w:tc>
          <w:tcPr>
            <w:tcW w:w="361" w:type="pct"/>
            <w:tcBorders>
              <w:top w:val="nil"/>
              <w:left w:val="nil"/>
              <w:bottom w:val="single" w:sz="4" w:space="0" w:color="auto"/>
              <w:right w:val="nil"/>
            </w:tcBorders>
            <w:shd w:val="clear" w:color="auto" w:fill="auto"/>
            <w:noWrap/>
            <w:vAlign w:val="center"/>
            <w:hideMark/>
          </w:tcPr>
          <w:p w14:paraId="071B238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296 (16.0)</w:t>
            </w:r>
          </w:p>
        </w:tc>
        <w:tc>
          <w:tcPr>
            <w:tcW w:w="361" w:type="pct"/>
            <w:tcBorders>
              <w:top w:val="nil"/>
              <w:left w:val="nil"/>
              <w:bottom w:val="single" w:sz="4" w:space="0" w:color="auto"/>
              <w:right w:val="nil"/>
            </w:tcBorders>
            <w:shd w:val="clear" w:color="auto" w:fill="auto"/>
            <w:noWrap/>
            <w:vAlign w:val="center"/>
            <w:hideMark/>
          </w:tcPr>
          <w:p w14:paraId="372E960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279 (13.5)</w:t>
            </w:r>
          </w:p>
        </w:tc>
        <w:tc>
          <w:tcPr>
            <w:tcW w:w="361" w:type="pct"/>
            <w:tcBorders>
              <w:top w:val="nil"/>
              <w:left w:val="nil"/>
              <w:bottom w:val="single" w:sz="4" w:space="0" w:color="auto"/>
              <w:right w:val="nil"/>
            </w:tcBorders>
            <w:shd w:val="clear" w:color="auto" w:fill="auto"/>
            <w:noWrap/>
            <w:vAlign w:val="center"/>
            <w:hideMark/>
          </w:tcPr>
          <w:p w14:paraId="113DABC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199 (9.5)</w:t>
            </w:r>
          </w:p>
        </w:tc>
        <w:tc>
          <w:tcPr>
            <w:tcW w:w="361" w:type="pct"/>
            <w:tcBorders>
              <w:top w:val="nil"/>
              <w:left w:val="nil"/>
              <w:bottom w:val="single" w:sz="4" w:space="0" w:color="auto"/>
              <w:right w:val="nil"/>
            </w:tcBorders>
            <w:shd w:val="clear" w:color="auto" w:fill="auto"/>
            <w:noWrap/>
            <w:vAlign w:val="center"/>
            <w:hideMark/>
          </w:tcPr>
          <w:p w14:paraId="05F313F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306 (15.3)</w:t>
            </w:r>
          </w:p>
        </w:tc>
        <w:tc>
          <w:tcPr>
            <w:tcW w:w="361" w:type="pct"/>
            <w:tcBorders>
              <w:top w:val="nil"/>
              <w:left w:val="nil"/>
              <w:bottom w:val="single" w:sz="4" w:space="0" w:color="auto"/>
              <w:right w:val="nil"/>
            </w:tcBorders>
            <w:shd w:val="clear" w:color="auto" w:fill="auto"/>
            <w:noWrap/>
            <w:vAlign w:val="center"/>
            <w:hideMark/>
          </w:tcPr>
          <w:p w14:paraId="5950853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172 (7.1)</w:t>
            </w:r>
          </w:p>
        </w:tc>
      </w:tr>
      <w:tr w:rsidR="003D38A7" w:rsidRPr="008D5E0F" w14:paraId="65B25289" w14:textId="77777777" w:rsidTr="008D5E0F">
        <w:tc>
          <w:tcPr>
            <w:tcW w:w="913" w:type="pct"/>
            <w:gridSpan w:val="2"/>
            <w:tcBorders>
              <w:top w:val="single" w:sz="4" w:space="0" w:color="auto"/>
              <w:left w:val="nil"/>
              <w:bottom w:val="nil"/>
              <w:right w:val="nil"/>
            </w:tcBorders>
            <w:shd w:val="clear" w:color="auto" w:fill="auto"/>
            <w:noWrap/>
            <w:vAlign w:val="center"/>
            <w:hideMark/>
          </w:tcPr>
          <w:p w14:paraId="6FCEC37F"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Smoking Status</w:t>
            </w:r>
          </w:p>
        </w:tc>
        <w:tc>
          <w:tcPr>
            <w:tcW w:w="368" w:type="pct"/>
            <w:tcBorders>
              <w:top w:val="single" w:sz="4" w:space="0" w:color="auto"/>
              <w:left w:val="nil"/>
              <w:bottom w:val="nil"/>
              <w:right w:val="nil"/>
            </w:tcBorders>
            <w:shd w:val="clear" w:color="auto" w:fill="auto"/>
            <w:noWrap/>
            <w:vAlign w:val="center"/>
            <w:hideMark/>
          </w:tcPr>
          <w:p w14:paraId="6A2EE243"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3AB04C6"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72E2F10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07447B6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428" w:type="pct"/>
            <w:tcBorders>
              <w:top w:val="single" w:sz="4" w:space="0" w:color="auto"/>
              <w:left w:val="nil"/>
              <w:bottom w:val="nil"/>
              <w:right w:val="nil"/>
            </w:tcBorders>
            <w:shd w:val="clear" w:color="auto" w:fill="auto"/>
            <w:noWrap/>
            <w:vAlign w:val="center"/>
            <w:hideMark/>
          </w:tcPr>
          <w:p w14:paraId="693DB46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361" w:type="pct"/>
            <w:tcBorders>
              <w:top w:val="single" w:sz="4" w:space="0" w:color="auto"/>
              <w:left w:val="nil"/>
              <w:bottom w:val="nil"/>
              <w:right w:val="nil"/>
            </w:tcBorders>
            <w:shd w:val="clear" w:color="auto" w:fill="auto"/>
            <w:noWrap/>
            <w:vAlign w:val="center"/>
            <w:hideMark/>
          </w:tcPr>
          <w:p w14:paraId="7F3F3C9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8047740"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1E5F989C"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546E61A7"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29A51A5D" w14:textId="77777777" w:rsidR="003D38A7" w:rsidRPr="008D5E0F" w:rsidRDefault="003D38A7" w:rsidP="008D5E0F">
            <w:pPr>
              <w:autoSpaceDE w:val="0"/>
              <w:autoSpaceDN w:val="0"/>
              <w:adjustRightInd w:val="0"/>
              <w:snapToGrid w:val="0"/>
              <w:spacing w:line="240" w:lineRule="auto"/>
              <w:jc w:val="center"/>
              <w:rPr>
                <w:rFonts w:cs="Calibri"/>
                <w:color w:val="auto"/>
                <w:sz w:val="18"/>
                <w:szCs w:val="18"/>
              </w:rPr>
            </w:pPr>
          </w:p>
        </w:tc>
        <w:tc>
          <w:tcPr>
            <w:tcW w:w="361" w:type="pct"/>
            <w:tcBorders>
              <w:top w:val="single" w:sz="4" w:space="0" w:color="auto"/>
              <w:left w:val="nil"/>
              <w:bottom w:val="nil"/>
              <w:right w:val="nil"/>
            </w:tcBorders>
            <w:shd w:val="clear" w:color="auto" w:fill="auto"/>
            <w:noWrap/>
            <w:vAlign w:val="center"/>
            <w:hideMark/>
          </w:tcPr>
          <w:p w14:paraId="3DF11B5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r>
      <w:tr w:rsidR="003D38A7" w:rsidRPr="008D5E0F" w14:paraId="321E01C2" w14:textId="77777777" w:rsidTr="008D5E0F">
        <w:tc>
          <w:tcPr>
            <w:tcW w:w="545" w:type="pct"/>
            <w:tcBorders>
              <w:top w:val="nil"/>
              <w:left w:val="nil"/>
              <w:bottom w:val="nil"/>
              <w:right w:val="nil"/>
            </w:tcBorders>
            <w:shd w:val="clear" w:color="auto" w:fill="auto"/>
            <w:noWrap/>
            <w:vAlign w:val="center"/>
            <w:hideMark/>
          </w:tcPr>
          <w:p w14:paraId="051536A0"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Current</w:t>
            </w:r>
          </w:p>
        </w:tc>
        <w:tc>
          <w:tcPr>
            <w:tcW w:w="368" w:type="pct"/>
            <w:tcBorders>
              <w:top w:val="nil"/>
              <w:left w:val="nil"/>
              <w:bottom w:val="nil"/>
              <w:right w:val="nil"/>
            </w:tcBorders>
            <w:shd w:val="clear" w:color="auto" w:fill="auto"/>
            <w:noWrap/>
            <w:vAlign w:val="center"/>
            <w:hideMark/>
          </w:tcPr>
          <w:p w14:paraId="19DD5E5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188 (11.4)</w:t>
            </w:r>
          </w:p>
        </w:tc>
        <w:tc>
          <w:tcPr>
            <w:tcW w:w="368" w:type="pct"/>
            <w:tcBorders>
              <w:top w:val="nil"/>
              <w:left w:val="nil"/>
              <w:bottom w:val="nil"/>
              <w:right w:val="nil"/>
            </w:tcBorders>
            <w:shd w:val="clear" w:color="auto" w:fill="auto"/>
            <w:noWrap/>
            <w:vAlign w:val="center"/>
            <w:hideMark/>
          </w:tcPr>
          <w:p w14:paraId="5C78C44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329 (21.9)</w:t>
            </w:r>
          </w:p>
        </w:tc>
        <w:tc>
          <w:tcPr>
            <w:tcW w:w="361" w:type="pct"/>
            <w:tcBorders>
              <w:top w:val="nil"/>
              <w:left w:val="nil"/>
              <w:bottom w:val="nil"/>
              <w:right w:val="nil"/>
            </w:tcBorders>
            <w:shd w:val="clear" w:color="auto" w:fill="auto"/>
            <w:noWrap/>
            <w:vAlign w:val="center"/>
            <w:hideMark/>
          </w:tcPr>
          <w:p w14:paraId="200F037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344 (20.6)</w:t>
            </w:r>
          </w:p>
        </w:tc>
        <w:tc>
          <w:tcPr>
            <w:tcW w:w="333" w:type="pct"/>
            <w:tcBorders>
              <w:top w:val="nil"/>
              <w:left w:val="nil"/>
              <w:bottom w:val="nil"/>
              <w:right w:val="nil"/>
            </w:tcBorders>
            <w:shd w:val="clear" w:color="auto" w:fill="auto"/>
            <w:noWrap/>
            <w:vAlign w:val="center"/>
            <w:hideMark/>
          </w:tcPr>
          <w:p w14:paraId="7B04584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173 (11.4)</w:t>
            </w:r>
          </w:p>
        </w:tc>
        <w:tc>
          <w:tcPr>
            <w:tcW w:w="428" w:type="pct"/>
            <w:tcBorders>
              <w:top w:val="nil"/>
              <w:left w:val="nil"/>
              <w:bottom w:val="nil"/>
              <w:right w:val="nil"/>
            </w:tcBorders>
            <w:shd w:val="clear" w:color="auto" w:fill="auto"/>
            <w:noWrap/>
            <w:vAlign w:val="center"/>
            <w:hideMark/>
          </w:tcPr>
          <w:p w14:paraId="70BC4FA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191 (11.4)</w:t>
            </w:r>
          </w:p>
        </w:tc>
        <w:tc>
          <w:tcPr>
            <w:tcW w:w="428" w:type="pct"/>
            <w:tcBorders>
              <w:top w:val="nil"/>
              <w:left w:val="nil"/>
              <w:bottom w:val="nil"/>
              <w:right w:val="nil"/>
            </w:tcBorders>
            <w:shd w:val="clear" w:color="auto" w:fill="auto"/>
            <w:noWrap/>
            <w:vAlign w:val="center"/>
            <w:hideMark/>
          </w:tcPr>
          <w:p w14:paraId="0349614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326 (21.9)</w:t>
            </w:r>
          </w:p>
        </w:tc>
        <w:tc>
          <w:tcPr>
            <w:tcW w:w="361" w:type="pct"/>
            <w:tcBorders>
              <w:top w:val="nil"/>
              <w:left w:val="nil"/>
              <w:bottom w:val="nil"/>
              <w:right w:val="nil"/>
            </w:tcBorders>
            <w:shd w:val="clear" w:color="auto" w:fill="auto"/>
            <w:noWrap/>
            <w:vAlign w:val="center"/>
            <w:hideMark/>
          </w:tcPr>
          <w:p w14:paraId="312510D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179 (11.3)</w:t>
            </w:r>
          </w:p>
        </w:tc>
        <w:tc>
          <w:tcPr>
            <w:tcW w:w="361" w:type="pct"/>
            <w:tcBorders>
              <w:top w:val="nil"/>
              <w:left w:val="nil"/>
              <w:bottom w:val="nil"/>
              <w:right w:val="nil"/>
            </w:tcBorders>
            <w:shd w:val="clear" w:color="auto" w:fill="auto"/>
            <w:noWrap/>
            <w:vAlign w:val="center"/>
            <w:hideMark/>
          </w:tcPr>
          <w:p w14:paraId="76040F9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338 (21.9)</w:t>
            </w:r>
          </w:p>
        </w:tc>
        <w:tc>
          <w:tcPr>
            <w:tcW w:w="361" w:type="pct"/>
            <w:tcBorders>
              <w:top w:val="nil"/>
              <w:left w:val="nil"/>
              <w:bottom w:val="nil"/>
              <w:right w:val="nil"/>
            </w:tcBorders>
            <w:shd w:val="clear" w:color="auto" w:fill="auto"/>
            <w:noWrap/>
            <w:vAlign w:val="center"/>
            <w:hideMark/>
          </w:tcPr>
          <w:p w14:paraId="14D67AD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284 (18.3)</w:t>
            </w:r>
          </w:p>
        </w:tc>
        <w:tc>
          <w:tcPr>
            <w:tcW w:w="361" w:type="pct"/>
            <w:tcBorders>
              <w:top w:val="nil"/>
              <w:left w:val="nil"/>
              <w:bottom w:val="nil"/>
              <w:right w:val="nil"/>
            </w:tcBorders>
            <w:shd w:val="clear" w:color="auto" w:fill="auto"/>
            <w:noWrap/>
            <w:vAlign w:val="center"/>
            <w:hideMark/>
          </w:tcPr>
          <w:p w14:paraId="0332FDB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233 (14.8)</w:t>
            </w:r>
          </w:p>
        </w:tc>
        <w:tc>
          <w:tcPr>
            <w:tcW w:w="361" w:type="pct"/>
            <w:tcBorders>
              <w:top w:val="nil"/>
              <w:left w:val="nil"/>
              <w:bottom w:val="nil"/>
              <w:right w:val="nil"/>
            </w:tcBorders>
            <w:shd w:val="clear" w:color="auto" w:fill="auto"/>
            <w:noWrap/>
            <w:vAlign w:val="center"/>
            <w:hideMark/>
          </w:tcPr>
          <w:p w14:paraId="563D3CF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393 (24.5)</w:t>
            </w:r>
          </w:p>
        </w:tc>
        <w:tc>
          <w:tcPr>
            <w:tcW w:w="361" w:type="pct"/>
            <w:tcBorders>
              <w:top w:val="nil"/>
              <w:left w:val="nil"/>
              <w:bottom w:val="nil"/>
              <w:right w:val="nil"/>
            </w:tcBorders>
            <w:shd w:val="clear" w:color="auto" w:fill="auto"/>
            <w:noWrap/>
            <w:vAlign w:val="center"/>
            <w:hideMark/>
          </w:tcPr>
          <w:p w14:paraId="06597D0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124 (7.6)</w:t>
            </w:r>
          </w:p>
        </w:tc>
      </w:tr>
      <w:tr w:rsidR="003D38A7" w:rsidRPr="008D5E0F" w14:paraId="75BEBAB6" w14:textId="77777777" w:rsidTr="008D5E0F">
        <w:tc>
          <w:tcPr>
            <w:tcW w:w="545" w:type="pct"/>
            <w:tcBorders>
              <w:top w:val="nil"/>
              <w:left w:val="nil"/>
              <w:bottom w:val="nil"/>
              <w:right w:val="nil"/>
            </w:tcBorders>
            <w:shd w:val="clear" w:color="auto" w:fill="auto"/>
            <w:noWrap/>
            <w:vAlign w:val="center"/>
            <w:hideMark/>
          </w:tcPr>
          <w:p w14:paraId="44363A41"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Former</w:t>
            </w:r>
          </w:p>
        </w:tc>
        <w:tc>
          <w:tcPr>
            <w:tcW w:w="368" w:type="pct"/>
            <w:tcBorders>
              <w:top w:val="nil"/>
              <w:left w:val="nil"/>
              <w:bottom w:val="nil"/>
              <w:right w:val="nil"/>
            </w:tcBorders>
            <w:shd w:val="clear" w:color="auto" w:fill="auto"/>
            <w:noWrap/>
            <w:vAlign w:val="center"/>
            <w:hideMark/>
          </w:tcPr>
          <w:p w14:paraId="6F65B41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724 (42.3)</w:t>
            </w:r>
          </w:p>
        </w:tc>
        <w:tc>
          <w:tcPr>
            <w:tcW w:w="368" w:type="pct"/>
            <w:tcBorders>
              <w:top w:val="nil"/>
              <w:left w:val="nil"/>
              <w:bottom w:val="nil"/>
              <w:right w:val="nil"/>
            </w:tcBorders>
            <w:shd w:val="clear" w:color="auto" w:fill="auto"/>
            <w:noWrap/>
            <w:vAlign w:val="center"/>
            <w:hideMark/>
          </w:tcPr>
          <w:p w14:paraId="2BBAC67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623 (35.2)</w:t>
            </w:r>
          </w:p>
        </w:tc>
        <w:tc>
          <w:tcPr>
            <w:tcW w:w="361" w:type="pct"/>
            <w:tcBorders>
              <w:top w:val="nil"/>
              <w:left w:val="nil"/>
              <w:bottom w:val="nil"/>
              <w:right w:val="nil"/>
            </w:tcBorders>
            <w:shd w:val="clear" w:color="auto" w:fill="auto"/>
            <w:noWrap/>
            <w:vAlign w:val="center"/>
            <w:hideMark/>
          </w:tcPr>
          <w:p w14:paraId="375BF96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628 (36.3)</w:t>
            </w:r>
          </w:p>
        </w:tc>
        <w:tc>
          <w:tcPr>
            <w:tcW w:w="333" w:type="pct"/>
            <w:tcBorders>
              <w:top w:val="nil"/>
              <w:left w:val="nil"/>
              <w:bottom w:val="nil"/>
              <w:right w:val="nil"/>
            </w:tcBorders>
            <w:shd w:val="clear" w:color="auto" w:fill="auto"/>
            <w:noWrap/>
            <w:vAlign w:val="center"/>
            <w:hideMark/>
          </w:tcPr>
          <w:p w14:paraId="5E7CA7A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719 (42.0)</w:t>
            </w:r>
          </w:p>
        </w:tc>
        <w:tc>
          <w:tcPr>
            <w:tcW w:w="428" w:type="pct"/>
            <w:tcBorders>
              <w:top w:val="nil"/>
              <w:left w:val="nil"/>
              <w:bottom w:val="nil"/>
              <w:right w:val="nil"/>
            </w:tcBorders>
            <w:shd w:val="clear" w:color="auto" w:fill="auto"/>
            <w:noWrap/>
            <w:vAlign w:val="center"/>
            <w:hideMark/>
          </w:tcPr>
          <w:p w14:paraId="6F38C8C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712 (42.6)</w:t>
            </w:r>
          </w:p>
        </w:tc>
        <w:tc>
          <w:tcPr>
            <w:tcW w:w="428" w:type="pct"/>
            <w:tcBorders>
              <w:top w:val="nil"/>
              <w:left w:val="nil"/>
              <w:bottom w:val="nil"/>
              <w:right w:val="nil"/>
            </w:tcBorders>
            <w:shd w:val="clear" w:color="auto" w:fill="auto"/>
            <w:noWrap/>
            <w:vAlign w:val="center"/>
            <w:hideMark/>
          </w:tcPr>
          <w:p w14:paraId="707C221B"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635 (34.8)</w:t>
            </w:r>
          </w:p>
        </w:tc>
        <w:tc>
          <w:tcPr>
            <w:tcW w:w="361" w:type="pct"/>
            <w:tcBorders>
              <w:top w:val="nil"/>
              <w:left w:val="nil"/>
              <w:bottom w:val="nil"/>
              <w:right w:val="nil"/>
            </w:tcBorders>
            <w:shd w:val="clear" w:color="auto" w:fill="auto"/>
            <w:noWrap/>
            <w:vAlign w:val="center"/>
            <w:hideMark/>
          </w:tcPr>
          <w:p w14:paraId="65356A8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727 (43.0)</w:t>
            </w:r>
          </w:p>
        </w:tc>
        <w:tc>
          <w:tcPr>
            <w:tcW w:w="361" w:type="pct"/>
            <w:tcBorders>
              <w:top w:val="nil"/>
              <w:left w:val="nil"/>
              <w:bottom w:val="nil"/>
              <w:right w:val="nil"/>
            </w:tcBorders>
            <w:shd w:val="clear" w:color="auto" w:fill="auto"/>
            <w:noWrap/>
            <w:vAlign w:val="center"/>
            <w:hideMark/>
          </w:tcPr>
          <w:p w14:paraId="4D43CB1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620 (34.4)</w:t>
            </w:r>
          </w:p>
        </w:tc>
        <w:tc>
          <w:tcPr>
            <w:tcW w:w="361" w:type="pct"/>
            <w:tcBorders>
              <w:top w:val="nil"/>
              <w:left w:val="nil"/>
              <w:bottom w:val="nil"/>
              <w:right w:val="nil"/>
            </w:tcBorders>
            <w:shd w:val="clear" w:color="auto" w:fill="auto"/>
            <w:noWrap/>
            <w:vAlign w:val="center"/>
            <w:hideMark/>
          </w:tcPr>
          <w:p w14:paraId="3CD28D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664 (38.6)</w:t>
            </w:r>
          </w:p>
        </w:tc>
        <w:tc>
          <w:tcPr>
            <w:tcW w:w="361" w:type="pct"/>
            <w:tcBorders>
              <w:top w:val="nil"/>
              <w:left w:val="nil"/>
              <w:bottom w:val="nil"/>
              <w:right w:val="nil"/>
            </w:tcBorders>
            <w:shd w:val="clear" w:color="auto" w:fill="auto"/>
            <w:noWrap/>
            <w:vAlign w:val="center"/>
            <w:hideMark/>
          </w:tcPr>
          <w:p w14:paraId="748CC7B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683 (39.2)</w:t>
            </w:r>
          </w:p>
        </w:tc>
        <w:tc>
          <w:tcPr>
            <w:tcW w:w="361" w:type="pct"/>
            <w:tcBorders>
              <w:top w:val="nil"/>
              <w:left w:val="nil"/>
              <w:bottom w:val="nil"/>
              <w:right w:val="nil"/>
            </w:tcBorders>
            <w:shd w:val="clear" w:color="auto" w:fill="auto"/>
            <w:noWrap/>
            <w:vAlign w:val="center"/>
            <w:hideMark/>
          </w:tcPr>
          <w:p w14:paraId="57D6967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670 (37.8)</w:t>
            </w:r>
          </w:p>
        </w:tc>
        <w:tc>
          <w:tcPr>
            <w:tcW w:w="361" w:type="pct"/>
            <w:tcBorders>
              <w:top w:val="nil"/>
              <w:left w:val="nil"/>
              <w:bottom w:val="nil"/>
              <w:right w:val="nil"/>
            </w:tcBorders>
            <w:shd w:val="clear" w:color="auto" w:fill="auto"/>
            <w:noWrap/>
            <w:vAlign w:val="center"/>
            <w:hideMark/>
          </w:tcPr>
          <w:p w14:paraId="5E581F8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677 (40.1)</w:t>
            </w:r>
          </w:p>
        </w:tc>
      </w:tr>
      <w:tr w:rsidR="003D38A7" w:rsidRPr="008D5E0F" w14:paraId="0CA60DF5" w14:textId="77777777" w:rsidTr="008D5E0F">
        <w:tc>
          <w:tcPr>
            <w:tcW w:w="545" w:type="pct"/>
            <w:tcBorders>
              <w:top w:val="nil"/>
              <w:left w:val="nil"/>
              <w:bottom w:val="single" w:sz="4" w:space="0" w:color="auto"/>
              <w:right w:val="nil"/>
            </w:tcBorders>
            <w:shd w:val="clear" w:color="auto" w:fill="auto"/>
            <w:noWrap/>
            <w:vAlign w:val="center"/>
            <w:hideMark/>
          </w:tcPr>
          <w:p w14:paraId="310DC032"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Never</w:t>
            </w:r>
          </w:p>
        </w:tc>
        <w:tc>
          <w:tcPr>
            <w:tcW w:w="368" w:type="pct"/>
            <w:tcBorders>
              <w:top w:val="nil"/>
              <w:left w:val="nil"/>
              <w:bottom w:val="single" w:sz="4" w:space="0" w:color="auto"/>
              <w:right w:val="nil"/>
            </w:tcBorders>
            <w:shd w:val="clear" w:color="auto" w:fill="auto"/>
            <w:noWrap/>
            <w:vAlign w:val="center"/>
            <w:hideMark/>
          </w:tcPr>
          <w:p w14:paraId="7792FD2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745 (46.3)</w:t>
            </w:r>
          </w:p>
        </w:tc>
        <w:tc>
          <w:tcPr>
            <w:tcW w:w="368" w:type="pct"/>
            <w:tcBorders>
              <w:top w:val="nil"/>
              <w:left w:val="nil"/>
              <w:bottom w:val="single" w:sz="4" w:space="0" w:color="auto"/>
              <w:right w:val="nil"/>
            </w:tcBorders>
            <w:shd w:val="clear" w:color="auto" w:fill="auto"/>
            <w:noWrap/>
            <w:vAlign w:val="center"/>
            <w:hideMark/>
          </w:tcPr>
          <w:p w14:paraId="5D079E5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706 (43.0)</w:t>
            </w:r>
          </w:p>
        </w:tc>
        <w:tc>
          <w:tcPr>
            <w:tcW w:w="361" w:type="pct"/>
            <w:tcBorders>
              <w:top w:val="nil"/>
              <w:left w:val="nil"/>
              <w:bottom w:val="single" w:sz="4" w:space="0" w:color="auto"/>
              <w:right w:val="nil"/>
            </w:tcBorders>
            <w:shd w:val="clear" w:color="auto" w:fill="auto"/>
            <w:noWrap/>
            <w:vAlign w:val="center"/>
            <w:hideMark/>
          </w:tcPr>
          <w:p w14:paraId="08520DC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685 (43.1)</w:t>
            </w:r>
          </w:p>
        </w:tc>
        <w:tc>
          <w:tcPr>
            <w:tcW w:w="333" w:type="pct"/>
            <w:tcBorders>
              <w:top w:val="nil"/>
              <w:left w:val="nil"/>
              <w:bottom w:val="single" w:sz="4" w:space="0" w:color="auto"/>
              <w:right w:val="nil"/>
            </w:tcBorders>
            <w:shd w:val="clear" w:color="auto" w:fill="auto"/>
            <w:noWrap/>
            <w:vAlign w:val="center"/>
            <w:hideMark/>
          </w:tcPr>
          <w:p w14:paraId="4EE85307"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766 (46.6)</w:t>
            </w:r>
          </w:p>
        </w:tc>
        <w:tc>
          <w:tcPr>
            <w:tcW w:w="428" w:type="pct"/>
            <w:tcBorders>
              <w:top w:val="nil"/>
              <w:left w:val="nil"/>
              <w:bottom w:val="single" w:sz="4" w:space="0" w:color="auto"/>
              <w:right w:val="nil"/>
            </w:tcBorders>
            <w:shd w:val="clear" w:color="auto" w:fill="auto"/>
            <w:noWrap/>
            <w:vAlign w:val="center"/>
            <w:hideMark/>
          </w:tcPr>
          <w:p w14:paraId="41C6206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754 (46.0)</w:t>
            </w:r>
          </w:p>
        </w:tc>
        <w:tc>
          <w:tcPr>
            <w:tcW w:w="428" w:type="pct"/>
            <w:tcBorders>
              <w:top w:val="nil"/>
              <w:left w:val="nil"/>
              <w:bottom w:val="single" w:sz="4" w:space="0" w:color="auto"/>
              <w:right w:val="nil"/>
            </w:tcBorders>
            <w:shd w:val="clear" w:color="auto" w:fill="auto"/>
            <w:noWrap/>
            <w:vAlign w:val="center"/>
            <w:hideMark/>
          </w:tcPr>
          <w:p w14:paraId="68D6596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697 (43.3)</w:t>
            </w:r>
          </w:p>
        </w:tc>
        <w:tc>
          <w:tcPr>
            <w:tcW w:w="361" w:type="pct"/>
            <w:tcBorders>
              <w:top w:val="nil"/>
              <w:left w:val="nil"/>
              <w:bottom w:val="single" w:sz="4" w:space="0" w:color="auto"/>
              <w:right w:val="nil"/>
            </w:tcBorders>
            <w:shd w:val="clear" w:color="auto" w:fill="auto"/>
            <w:noWrap/>
            <w:vAlign w:val="center"/>
            <w:hideMark/>
          </w:tcPr>
          <w:p w14:paraId="0231790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750 (45.7)</w:t>
            </w:r>
          </w:p>
        </w:tc>
        <w:tc>
          <w:tcPr>
            <w:tcW w:w="361" w:type="pct"/>
            <w:tcBorders>
              <w:top w:val="nil"/>
              <w:left w:val="nil"/>
              <w:bottom w:val="single" w:sz="4" w:space="0" w:color="auto"/>
              <w:right w:val="nil"/>
            </w:tcBorders>
            <w:shd w:val="clear" w:color="auto" w:fill="auto"/>
            <w:noWrap/>
            <w:vAlign w:val="center"/>
            <w:hideMark/>
          </w:tcPr>
          <w:p w14:paraId="3EFDA20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701 (43.6)</w:t>
            </w:r>
          </w:p>
        </w:tc>
        <w:tc>
          <w:tcPr>
            <w:tcW w:w="361" w:type="pct"/>
            <w:tcBorders>
              <w:top w:val="nil"/>
              <w:left w:val="nil"/>
              <w:bottom w:val="single" w:sz="4" w:space="0" w:color="auto"/>
              <w:right w:val="nil"/>
            </w:tcBorders>
            <w:shd w:val="clear" w:color="auto" w:fill="auto"/>
            <w:noWrap/>
            <w:vAlign w:val="center"/>
            <w:hideMark/>
          </w:tcPr>
          <w:p w14:paraId="233D596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709 (43.2)</w:t>
            </w:r>
          </w:p>
        </w:tc>
        <w:tc>
          <w:tcPr>
            <w:tcW w:w="361" w:type="pct"/>
            <w:tcBorders>
              <w:top w:val="nil"/>
              <w:left w:val="nil"/>
              <w:bottom w:val="single" w:sz="4" w:space="0" w:color="auto"/>
              <w:right w:val="nil"/>
            </w:tcBorders>
            <w:shd w:val="clear" w:color="auto" w:fill="auto"/>
            <w:noWrap/>
            <w:vAlign w:val="center"/>
            <w:hideMark/>
          </w:tcPr>
          <w:p w14:paraId="039CC9F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742 (46.0)</w:t>
            </w:r>
          </w:p>
        </w:tc>
        <w:tc>
          <w:tcPr>
            <w:tcW w:w="361" w:type="pct"/>
            <w:tcBorders>
              <w:top w:val="nil"/>
              <w:left w:val="nil"/>
              <w:bottom w:val="single" w:sz="4" w:space="0" w:color="auto"/>
              <w:right w:val="nil"/>
            </w:tcBorders>
            <w:shd w:val="clear" w:color="auto" w:fill="auto"/>
            <w:noWrap/>
            <w:vAlign w:val="center"/>
            <w:hideMark/>
          </w:tcPr>
          <w:p w14:paraId="30FD165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594 (37.7)</w:t>
            </w:r>
          </w:p>
        </w:tc>
        <w:tc>
          <w:tcPr>
            <w:tcW w:w="361" w:type="pct"/>
            <w:tcBorders>
              <w:top w:val="nil"/>
              <w:left w:val="nil"/>
              <w:bottom w:val="single" w:sz="4" w:space="0" w:color="auto"/>
              <w:right w:val="nil"/>
            </w:tcBorders>
            <w:shd w:val="clear" w:color="auto" w:fill="auto"/>
            <w:noWrap/>
            <w:vAlign w:val="center"/>
            <w:hideMark/>
          </w:tcPr>
          <w:p w14:paraId="784F135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857 (52.2)</w:t>
            </w:r>
          </w:p>
        </w:tc>
      </w:tr>
      <w:tr w:rsidR="003D38A7" w:rsidRPr="008D5E0F" w14:paraId="18212A02" w14:textId="77777777" w:rsidTr="008D5E0F">
        <w:tc>
          <w:tcPr>
            <w:tcW w:w="545" w:type="pct"/>
            <w:tcBorders>
              <w:top w:val="single" w:sz="4" w:space="0" w:color="auto"/>
              <w:left w:val="nil"/>
              <w:bottom w:val="nil"/>
              <w:right w:val="nil"/>
            </w:tcBorders>
            <w:shd w:val="clear" w:color="auto" w:fill="auto"/>
            <w:noWrap/>
            <w:vAlign w:val="center"/>
            <w:hideMark/>
          </w:tcPr>
          <w:p w14:paraId="59723490"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Alcohol Use</w:t>
            </w:r>
          </w:p>
        </w:tc>
        <w:tc>
          <w:tcPr>
            <w:tcW w:w="368" w:type="pct"/>
            <w:tcBorders>
              <w:top w:val="single" w:sz="4" w:space="0" w:color="auto"/>
              <w:left w:val="nil"/>
              <w:bottom w:val="nil"/>
              <w:right w:val="nil"/>
            </w:tcBorders>
            <w:shd w:val="clear" w:color="auto" w:fill="auto"/>
            <w:noWrap/>
            <w:vAlign w:val="center"/>
          </w:tcPr>
          <w:p w14:paraId="0D5759D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8" w:type="pct"/>
            <w:tcBorders>
              <w:top w:val="single" w:sz="4" w:space="0" w:color="auto"/>
              <w:left w:val="nil"/>
              <w:bottom w:val="nil"/>
              <w:right w:val="nil"/>
            </w:tcBorders>
            <w:shd w:val="clear" w:color="auto" w:fill="auto"/>
            <w:noWrap/>
            <w:vAlign w:val="center"/>
          </w:tcPr>
          <w:p w14:paraId="6B1F8684"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3378733C"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33" w:type="pct"/>
            <w:tcBorders>
              <w:top w:val="single" w:sz="4" w:space="0" w:color="auto"/>
              <w:left w:val="nil"/>
              <w:bottom w:val="nil"/>
              <w:right w:val="nil"/>
            </w:tcBorders>
            <w:shd w:val="clear" w:color="auto" w:fill="auto"/>
            <w:noWrap/>
            <w:vAlign w:val="center"/>
            <w:hideMark/>
          </w:tcPr>
          <w:p w14:paraId="2EE9934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w:t>
            </w:r>
          </w:p>
        </w:tc>
        <w:tc>
          <w:tcPr>
            <w:tcW w:w="428" w:type="pct"/>
            <w:tcBorders>
              <w:top w:val="single" w:sz="4" w:space="0" w:color="auto"/>
              <w:left w:val="nil"/>
              <w:bottom w:val="nil"/>
              <w:right w:val="nil"/>
            </w:tcBorders>
            <w:shd w:val="clear" w:color="auto" w:fill="auto"/>
            <w:noWrap/>
            <w:vAlign w:val="center"/>
          </w:tcPr>
          <w:p w14:paraId="51C2B88B"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428" w:type="pct"/>
            <w:tcBorders>
              <w:top w:val="single" w:sz="4" w:space="0" w:color="auto"/>
              <w:left w:val="nil"/>
              <w:bottom w:val="nil"/>
              <w:right w:val="nil"/>
            </w:tcBorders>
            <w:shd w:val="clear" w:color="auto" w:fill="auto"/>
            <w:noWrap/>
            <w:vAlign w:val="center"/>
          </w:tcPr>
          <w:p w14:paraId="362E9279"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33B60DF7"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6A4286AF"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1535CC22"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4BE4DEB0"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263FD178"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c>
          <w:tcPr>
            <w:tcW w:w="361" w:type="pct"/>
            <w:tcBorders>
              <w:top w:val="single" w:sz="4" w:space="0" w:color="auto"/>
              <w:left w:val="nil"/>
              <w:bottom w:val="nil"/>
              <w:right w:val="nil"/>
            </w:tcBorders>
            <w:shd w:val="clear" w:color="auto" w:fill="auto"/>
            <w:noWrap/>
            <w:vAlign w:val="center"/>
          </w:tcPr>
          <w:p w14:paraId="79539FAA" w14:textId="77777777" w:rsidR="003D38A7" w:rsidRPr="008D5E0F" w:rsidRDefault="003D38A7" w:rsidP="008D5E0F">
            <w:pPr>
              <w:autoSpaceDE w:val="0"/>
              <w:autoSpaceDN w:val="0"/>
              <w:adjustRightInd w:val="0"/>
              <w:snapToGrid w:val="0"/>
              <w:spacing w:line="240" w:lineRule="auto"/>
              <w:jc w:val="center"/>
              <w:rPr>
                <w:color w:val="auto"/>
                <w:sz w:val="18"/>
                <w:szCs w:val="18"/>
              </w:rPr>
            </w:pPr>
          </w:p>
        </w:tc>
      </w:tr>
      <w:tr w:rsidR="003D38A7" w:rsidRPr="008D5E0F" w14:paraId="018D66DD" w14:textId="77777777" w:rsidTr="008D5E0F">
        <w:tc>
          <w:tcPr>
            <w:tcW w:w="545" w:type="pct"/>
            <w:tcBorders>
              <w:top w:val="nil"/>
              <w:left w:val="nil"/>
              <w:bottom w:val="nil"/>
              <w:right w:val="nil"/>
            </w:tcBorders>
            <w:shd w:val="clear" w:color="auto" w:fill="auto"/>
            <w:noWrap/>
            <w:vAlign w:val="center"/>
            <w:hideMark/>
          </w:tcPr>
          <w:p w14:paraId="4B553BE8"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Heavy</w:t>
            </w:r>
          </w:p>
        </w:tc>
        <w:tc>
          <w:tcPr>
            <w:tcW w:w="368" w:type="pct"/>
            <w:tcBorders>
              <w:top w:val="nil"/>
              <w:left w:val="nil"/>
              <w:bottom w:val="nil"/>
              <w:right w:val="nil"/>
            </w:tcBorders>
            <w:shd w:val="clear" w:color="auto" w:fill="auto"/>
            <w:noWrap/>
            <w:vAlign w:val="center"/>
            <w:hideMark/>
          </w:tcPr>
          <w:p w14:paraId="1FE8216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214 (16.3)</w:t>
            </w:r>
          </w:p>
        </w:tc>
        <w:tc>
          <w:tcPr>
            <w:tcW w:w="368" w:type="pct"/>
            <w:tcBorders>
              <w:top w:val="nil"/>
              <w:left w:val="nil"/>
              <w:bottom w:val="nil"/>
              <w:right w:val="nil"/>
            </w:tcBorders>
            <w:shd w:val="clear" w:color="auto" w:fill="auto"/>
            <w:noWrap/>
            <w:vAlign w:val="center"/>
            <w:hideMark/>
          </w:tcPr>
          <w:p w14:paraId="27572CE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109 (9.1)</w:t>
            </w:r>
          </w:p>
        </w:tc>
        <w:tc>
          <w:tcPr>
            <w:tcW w:w="361" w:type="pct"/>
            <w:tcBorders>
              <w:top w:val="nil"/>
              <w:left w:val="nil"/>
              <w:bottom w:val="nil"/>
              <w:right w:val="nil"/>
            </w:tcBorders>
            <w:shd w:val="clear" w:color="auto" w:fill="auto"/>
            <w:noWrap/>
            <w:vAlign w:val="center"/>
            <w:hideMark/>
          </w:tcPr>
          <w:p w14:paraId="5661D59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242 (18.9)</w:t>
            </w:r>
          </w:p>
        </w:tc>
        <w:tc>
          <w:tcPr>
            <w:tcW w:w="333" w:type="pct"/>
            <w:tcBorders>
              <w:top w:val="nil"/>
              <w:left w:val="nil"/>
              <w:bottom w:val="nil"/>
              <w:right w:val="nil"/>
            </w:tcBorders>
            <w:shd w:val="clear" w:color="auto" w:fill="auto"/>
            <w:noWrap/>
            <w:vAlign w:val="center"/>
            <w:hideMark/>
          </w:tcPr>
          <w:p w14:paraId="024B9C2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81 (5.6)</w:t>
            </w:r>
          </w:p>
        </w:tc>
        <w:tc>
          <w:tcPr>
            <w:tcW w:w="428" w:type="pct"/>
            <w:tcBorders>
              <w:top w:val="nil"/>
              <w:left w:val="nil"/>
              <w:bottom w:val="nil"/>
              <w:right w:val="nil"/>
            </w:tcBorders>
            <w:shd w:val="clear" w:color="auto" w:fill="auto"/>
            <w:noWrap/>
            <w:vAlign w:val="center"/>
            <w:hideMark/>
          </w:tcPr>
          <w:p w14:paraId="29B27B0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265 (20.7)</w:t>
            </w:r>
          </w:p>
        </w:tc>
        <w:tc>
          <w:tcPr>
            <w:tcW w:w="428" w:type="pct"/>
            <w:tcBorders>
              <w:top w:val="nil"/>
              <w:left w:val="nil"/>
              <w:bottom w:val="nil"/>
              <w:right w:val="nil"/>
            </w:tcBorders>
            <w:shd w:val="clear" w:color="auto" w:fill="auto"/>
            <w:noWrap/>
            <w:vAlign w:val="center"/>
            <w:hideMark/>
          </w:tcPr>
          <w:p w14:paraId="3F25B25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58 (4.2)</w:t>
            </w:r>
          </w:p>
        </w:tc>
        <w:tc>
          <w:tcPr>
            <w:tcW w:w="361" w:type="pct"/>
            <w:tcBorders>
              <w:top w:val="nil"/>
              <w:left w:val="nil"/>
              <w:bottom w:val="nil"/>
              <w:right w:val="nil"/>
            </w:tcBorders>
            <w:shd w:val="clear" w:color="auto" w:fill="auto"/>
            <w:noWrap/>
            <w:vAlign w:val="center"/>
            <w:hideMark/>
          </w:tcPr>
          <w:p w14:paraId="2438012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206 (16.1)</w:t>
            </w:r>
          </w:p>
        </w:tc>
        <w:tc>
          <w:tcPr>
            <w:tcW w:w="361" w:type="pct"/>
            <w:tcBorders>
              <w:top w:val="nil"/>
              <w:left w:val="nil"/>
              <w:bottom w:val="nil"/>
              <w:right w:val="nil"/>
            </w:tcBorders>
            <w:shd w:val="clear" w:color="auto" w:fill="auto"/>
            <w:noWrap/>
            <w:vAlign w:val="center"/>
            <w:hideMark/>
          </w:tcPr>
          <w:p w14:paraId="1390586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 (9.3)</w:t>
            </w:r>
          </w:p>
        </w:tc>
        <w:tc>
          <w:tcPr>
            <w:tcW w:w="361" w:type="pct"/>
            <w:tcBorders>
              <w:top w:val="nil"/>
              <w:left w:val="nil"/>
              <w:bottom w:val="nil"/>
              <w:right w:val="nil"/>
            </w:tcBorders>
            <w:shd w:val="clear" w:color="auto" w:fill="auto"/>
            <w:noWrap/>
            <w:vAlign w:val="center"/>
            <w:hideMark/>
          </w:tcPr>
          <w:p w14:paraId="239C6C9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227 (19.9)</w:t>
            </w:r>
          </w:p>
        </w:tc>
        <w:tc>
          <w:tcPr>
            <w:tcW w:w="361" w:type="pct"/>
            <w:tcBorders>
              <w:top w:val="nil"/>
              <w:left w:val="nil"/>
              <w:bottom w:val="nil"/>
              <w:right w:val="nil"/>
            </w:tcBorders>
            <w:shd w:val="clear" w:color="auto" w:fill="auto"/>
            <w:noWrap/>
            <w:vAlign w:val="center"/>
            <w:hideMark/>
          </w:tcPr>
          <w:p w14:paraId="42FDC7E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96 (6.9)</w:t>
            </w:r>
          </w:p>
        </w:tc>
        <w:tc>
          <w:tcPr>
            <w:tcW w:w="361" w:type="pct"/>
            <w:tcBorders>
              <w:top w:val="nil"/>
              <w:left w:val="nil"/>
              <w:bottom w:val="nil"/>
              <w:right w:val="nil"/>
            </w:tcBorders>
            <w:shd w:val="clear" w:color="auto" w:fill="auto"/>
            <w:noWrap/>
            <w:vAlign w:val="center"/>
            <w:hideMark/>
          </w:tcPr>
          <w:p w14:paraId="1CEA988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207 (15.2)</w:t>
            </w:r>
          </w:p>
        </w:tc>
        <w:tc>
          <w:tcPr>
            <w:tcW w:w="361" w:type="pct"/>
            <w:tcBorders>
              <w:top w:val="nil"/>
              <w:left w:val="nil"/>
              <w:bottom w:val="nil"/>
              <w:right w:val="nil"/>
            </w:tcBorders>
            <w:shd w:val="clear" w:color="auto" w:fill="auto"/>
            <w:noWrap/>
            <w:vAlign w:val="center"/>
            <w:hideMark/>
          </w:tcPr>
          <w:p w14:paraId="6EE9271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116 (10.2)</w:t>
            </w:r>
          </w:p>
        </w:tc>
      </w:tr>
      <w:tr w:rsidR="003D38A7" w:rsidRPr="008D5E0F" w14:paraId="2CC4FD79" w14:textId="77777777" w:rsidTr="008D5E0F">
        <w:tc>
          <w:tcPr>
            <w:tcW w:w="545" w:type="pct"/>
            <w:tcBorders>
              <w:top w:val="nil"/>
              <w:left w:val="nil"/>
              <w:bottom w:val="nil"/>
              <w:right w:val="nil"/>
            </w:tcBorders>
            <w:shd w:val="clear" w:color="auto" w:fill="auto"/>
            <w:noWrap/>
            <w:vAlign w:val="center"/>
            <w:hideMark/>
          </w:tcPr>
          <w:p w14:paraId="28AFE71B"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Moderate</w:t>
            </w:r>
          </w:p>
        </w:tc>
        <w:tc>
          <w:tcPr>
            <w:tcW w:w="368" w:type="pct"/>
            <w:tcBorders>
              <w:top w:val="nil"/>
              <w:left w:val="nil"/>
              <w:bottom w:val="nil"/>
              <w:right w:val="nil"/>
            </w:tcBorders>
            <w:shd w:val="clear" w:color="auto" w:fill="auto"/>
            <w:noWrap/>
            <w:vAlign w:val="center"/>
            <w:hideMark/>
          </w:tcPr>
          <w:p w14:paraId="7F41C0D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272 (16.3)</w:t>
            </w:r>
          </w:p>
        </w:tc>
        <w:tc>
          <w:tcPr>
            <w:tcW w:w="368" w:type="pct"/>
            <w:tcBorders>
              <w:top w:val="nil"/>
              <w:left w:val="nil"/>
              <w:bottom w:val="nil"/>
              <w:right w:val="nil"/>
            </w:tcBorders>
            <w:shd w:val="clear" w:color="auto" w:fill="auto"/>
            <w:noWrap/>
            <w:vAlign w:val="center"/>
            <w:hideMark/>
          </w:tcPr>
          <w:p w14:paraId="188FC8C5"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226 (15.9)</w:t>
            </w:r>
          </w:p>
        </w:tc>
        <w:tc>
          <w:tcPr>
            <w:tcW w:w="361" w:type="pct"/>
            <w:tcBorders>
              <w:top w:val="nil"/>
              <w:left w:val="nil"/>
              <w:bottom w:val="nil"/>
              <w:right w:val="nil"/>
            </w:tcBorders>
            <w:shd w:val="clear" w:color="auto" w:fill="auto"/>
            <w:noWrap/>
            <w:vAlign w:val="center"/>
            <w:hideMark/>
          </w:tcPr>
          <w:p w14:paraId="5F15E28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264 (17.2)</w:t>
            </w:r>
          </w:p>
        </w:tc>
        <w:tc>
          <w:tcPr>
            <w:tcW w:w="333" w:type="pct"/>
            <w:tcBorders>
              <w:top w:val="nil"/>
              <w:left w:val="nil"/>
              <w:bottom w:val="nil"/>
              <w:right w:val="nil"/>
            </w:tcBorders>
            <w:shd w:val="clear" w:color="auto" w:fill="auto"/>
            <w:noWrap/>
            <w:vAlign w:val="center"/>
            <w:hideMark/>
          </w:tcPr>
          <w:p w14:paraId="65A0B21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234 (14.8)</w:t>
            </w:r>
          </w:p>
        </w:tc>
        <w:tc>
          <w:tcPr>
            <w:tcW w:w="428" w:type="pct"/>
            <w:tcBorders>
              <w:top w:val="nil"/>
              <w:left w:val="nil"/>
              <w:bottom w:val="nil"/>
              <w:right w:val="nil"/>
            </w:tcBorders>
            <w:shd w:val="clear" w:color="auto" w:fill="auto"/>
            <w:noWrap/>
            <w:vAlign w:val="center"/>
            <w:hideMark/>
          </w:tcPr>
          <w:p w14:paraId="60DCA352"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294 (17.3)</w:t>
            </w:r>
          </w:p>
        </w:tc>
        <w:tc>
          <w:tcPr>
            <w:tcW w:w="428" w:type="pct"/>
            <w:tcBorders>
              <w:top w:val="nil"/>
              <w:left w:val="nil"/>
              <w:bottom w:val="nil"/>
              <w:right w:val="nil"/>
            </w:tcBorders>
            <w:shd w:val="clear" w:color="auto" w:fill="auto"/>
            <w:noWrap/>
            <w:vAlign w:val="center"/>
            <w:hideMark/>
          </w:tcPr>
          <w:p w14:paraId="0B727CE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204 (14.8)</w:t>
            </w:r>
          </w:p>
        </w:tc>
        <w:tc>
          <w:tcPr>
            <w:tcW w:w="361" w:type="pct"/>
            <w:tcBorders>
              <w:top w:val="nil"/>
              <w:left w:val="nil"/>
              <w:bottom w:val="nil"/>
              <w:right w:val="nil"/>
            </w:tcBorders>
            <w:shd w:val="clear" w:color="auto" w:fill="auto"/>
            <w:noWrap/>
            <w:vAlign w:val="center"/>
            <w:hideMark/>
          </w:tcPr>
          <w:p w14:paraId="422D490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266 (15.0)</w:t>
            </w:r>
          </w:p>
        </w:tc>
        <w:tc>
          <w:tcPr>
            <w:tcW w:w="361" w:type="pct"/>
            <w:tcBorders>
              <w:top w:val="nil"/>
              <w:left w:val="nil"/>
              <w:bottom w:val="nil"/>
              <w:right w:val="nil"/>
            </w:tcBorders>
            <w:shd w:val="clear" w:color="auto" w:fill="auto"/>
            <w:noWrap/>
            <w:vAlign w:val="center"/>
            <w:hideMark/>
          </w:tcPr>
          <w:p w14:paraId="5E589A51"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232 (17.3)</w:t>
            </w:r>
          </w:p>
        </w:tc>
        <w:tc>
          <w:tcPr>
            <w:tcW w:w="361" w:type="pct"/>
            <w:tcBorders>
              <w:top w:val="nil"/>
              <w:left w:val="nil"/>
              <w:bottom w:val="nil"/>
              <w:right w:val="nil"/>
            </w:tcBorders>
            <w:shd w:val="clear" w:color="auto" w:fill="auto"/>
            <w:noWrap/>
            <w:vAlign w:val="center"/>
            <w:hideMark/>
          </w:tcPr>
          <w:p w14:paraId="0824F56A"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276 (17.4)</w:t>
            </w:r>
          </w:p>
        </w:tc>
        <w:tc>
          <w:tcPr>
            <w:tcW w:w="361" w:type="pct"/>
            <w:tcBorders>
              <w:top w:val="nil"/>
              <w:left w:val="nil"/>
              <w:bottom w:val="nil"/>
              <w:right w:val="nil"/>
            </w:tcBorders>
            <w:shd w:val="clear" w:color="auto" w:fill="auto"/>
            <w:noWrap/>
            <w:vAlign w:val="center"/>
            <w:hideMark/>
          </w:tcPr>
          <w:p w14:paraId="0CE78AC6"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222 (15.0)</w:t>
            </w:r>
          </w:p>
        </w:tc>
        <w:tc>
          <w:tcPr>
            <w:tcW w:w="361" w:type="pct"/>
            <w:tcBorders>
              <w:top w:val="nil"/>
              <w:left w:val="nil"/>
              <w:bottom w:val="nil"/>
              <w:right w:val="nil"/>
            </w:tcBorders>
            <w:shd w:val="clear" w:color="auto" w:fill="auto"/>
            <w:noWrap/>
            <w:vAlign w:val="center"/>
            <w:hideMark/>
          </w:tcPr>
          <w:p w14:paraId="29C3884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250 (16.9)</w:t>
            </w:r>
          </w:p>
        </w:tc>
        <w:tc>
          <w:tcPr>
            <w:tcW w:w="361" w:type="pct"/>
            <w:tcBorders>
              <w:top w:val="nil"/>
              <w:left w:val="nil"/>
              <w:bottom w:val="nil"/>
              <w:right w:val="nil"/>
            </w:tcBorders>
            <w:shd w:val="clear" w:color="auto" w:fill="auto"/>
            <w:noWrap/>
            <w:vAlign w:val="center"/>
            <w:hideMark/>
          </w:tcPr>
          <w:p w14:paraId="4D50B88E"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248 (15.3)</w:t>
            </w:r>
          </w:p>
        </w:tc>
      </w:tr>
      <w:tr w:rsidR="003D38A7" w:rsidRPr="008D5E0F" w14:paraId="3D73C580" w14:textId="77777777" w:rsidTr="008D5E0F">
        <w:tc>
          <w:tcPr>
            <w:tcW w:w="545" w:type="pct"/>
            <w:tcBorders>
              <w:top w:val="nil"/>
              <w:left w:val="nil"/>
              <w:bottom w:val="single" w:sz="8" w:space="0" w:color="auto"/>
              <w:right w:val="nil"/>
            </w:tcBorders>
            <w:shd w:val="clear" w:color="auto" w:fill="auto"/>
            <w:noWrap/>
            <w:vAlign w:val="center"/>
            <w:hideMark/>
          </w:tcPr>
          <w:p w14:paraId="1C3CD54A" w14:textId="77777777" w:rsidR="003D38A7" w:rsidRPr="008D5E0F" w:rsidRDefault="003D38A7" w:rsidP="008D5E0F">
            <w:pPr>
              <w:autoSpaceDE w:val="0"/>
              <w:autoSpaceDN w:val="0"/>
              <w:adjustRightInd w:val="0"/>
              <w:snapToGrid w:val="0"/>
              <w:spacing w:line="240" w:lineRule="auto"/>
              <w:jc w:val="left"/>
              <w:rPr>
                <w:color w:val="auto"/>
                <w:sz w:val="18"/>
                <w:szCs w:val="18"/>
              </w:rPr>
            </w:pPr>
            <w:r w:rsidRPr="008D5E0F">
              <w:rPr>
                <w:color w:val="auto"/>
                <w:sz w:val="18"/>
                <w:szCs w:val="18"/>
              </w:rPr>
              <w:t>Non-drinking</w:t>
            </w:r>
          </w:p>
        </w:tc>
        <w:tc>
          <w:tcPr>
            <w:tcW w:w="368" w:type="pct"/>
            <w:tcBorders>
              <w:top w:val="nil"/>
              <w:left w:val="nil"/>
              <w:bottom w:val="single" w:sz="8" w:space="0" w:color="auto"/>
              <w:right w:val="nil"/>
            </w:tcBorders>
            <w:shd w:val="clear" w:color="auto" w:fill="auto"/>
            <w:noWrap/>
            <w:vAlign w:val="center"/>
            <w:hideMark/>
          </w:tcPr>
          <w:p w14:paraId="64CF328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1172 (67.5)</w:t>
            </w:r>
          </w:p>
        </w:tc>
        <w:tc>
          <w:tcPr>
            <w:tcW w:w="368" w:type="pct"/>
            <w:tcBorders>
              <w:top w:val="nil"/>
              <w:left w:val="nil"/>
              <w:bottom w:val="single" w:sz="8" w:space="0" w:color="auto"/>
              <w:right w:val="nil"/>
            </w:tcBorders>
            <w:shd w:val="clear" w:color="auto" w:fill="auto"/>
            <w:noWrap/>
            <w:vAlign w:val="center"/>
            <w:hideMark/>
          </w:tcPr>
          <w:p w14:paraId="7BD32DAD"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1324 (75.0)</w:t>
            </w:r>
          </w:p>
        </w:tc>
        <w:tc>
          <w:tcPr>
            <w:tcW w:w="361" w:type="pct"/>
            <w:tcBorders>
              <w:top w:val="nil"/>
              <w:left w:val="nil"/>
              <w:bottom w:val="single" w:sz="8" w:space="0" w:color="auto"/>
              <w:right w:val="nil"/>
            </w:tcBorders>
            <w:shd w:val="clear" w:color="auto" w:fill="auto"/>
            <w:noWrap/>
            <w:vAlign w:val="center"/>
            <w:hideMark/>
          </w:tcPr>
          <w:p w14:paraId="6F8C399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1152 (63.9)</w:t>
            </w:r>
          </w:p>
        </w:tc>
        <w:tc>
          <w:tcPr>
            <w:tcW w:w="333" w:type="pct"/>
            <w:tcBorders>
              <w:top w:val="nil"/>
              <w:left w:val="nil"/>
              <w:bottom w:val="single" w:sz="8" w:space="0" w:color="auto"/>
              <w:right w:val="nil"/>
            </w:tcBorders>
            <w:shd w:val="clear" w:color="auto" w:fill="auto"/>
            <w:noWrap/>
            <w:vAlign w:val="center"/>
            <w:hideMark/>
          </w:tcPr>
          <w:p w14:paraId="718B07E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1344 (79.6)</w:t>
            </w:r>
          </w:p>
        </w:tc>
        <w:tc>
          <w:tcPr>
            <w:tcW w:w="428" w:type="pct"/>
            <w:tcBorders>
              <w:top w:val="nil"/>
              <w:left w:val="nil"/>
              <w:bottom w:val="single" w:sz="8" w:space="0" w:color="auto"/>
              <w:right w:val="nil"/>
            </w:tcBorders>
            <w:shd w:val="clear" w:color="auto" w:fill="auto"/>
            <w:noWrap/>
            <w:vAlign w:val="center"/>
            <w:hideMark/>
          </w:tcPr>
          <w:p w14:paraId="7DBC5C2C"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1099 (62.0)</w:t>
            </w:r>
          </w:p>
        </w:tc>
        <w:tc>
          <w:tcPr>
            <w:tcW w:w="428" w:type="pct"/>
            <w:tcBorders>
              <w:top w:val="nil"/>
              <w:left w:val="nil"/>
              <w:bottom w:val="single" w:sz="8" w:space="0" w:color="auto"/>
              <w:right w:val="nil"/>
            </w:tcBorders>
            <w:shd w:val="clear" w:color="auto" w:fill="auto"/>
            <w:noWrap/>
            <w:vAlign w:val="center"/>
            <w:hideMark/>
          </w:tcPr>
          <w:p w14:paraId="3E290A0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1397 (81.0)</w:t>
            </w:r>
          </w:p>
        </w:tc>
        <w:tc>
          <w:tcPr>
            <w:tcW w:w="361" w:type="pct"/>
            <w:tcBorders>
              <w:top w:val="nil"/>
              <w:left w:val="nil"/>
              <w:bottom w:val="single" w:sz="8" w:space="0" w:color="auto"/>
              <w:right w:val="nil"/>
            </w:tcBorders>
            <w:shd w:val="clear" w:color="auto" w:fill="auto"/>
            <w:noWrap/>
            <w:vAlign w:val="center"/>
            <w:hideMark/>
          </w:tcPr>
          <w:p w14:paraId="4772AD19"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1186 (68.9)</w:t>
            </w:r>
          </w:p>
        </w:tc>
        <w:tc>
          <w:tcPr>
            <w:tcW w:w="361" w:type="pct"/>
            <w:tcBorders>
              <w:top w:val="nil"/>
              <w:left w:val="nil"/>
              <w:bottom w:val="single" w:sz="8" w:space="0" w:color="auto"/>
              <w:right w:val="nil"/>
            </w:tcBorders>
            <w:shd w:val="clear" w:color="auto" w:fill="auto"/>
            <w:noWrap/>
            <w:vAlign w:val="center"/>
            <w:hideMark/>
          </w:tcPr>
          <w:p w14:paraId="156769E8"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1310 (73.5)</w:t>
            </w:r>
          </w:p>
        </w:tc>
        <w:tc>
          <w:tcPr>
            <w:tcW w:w="361" w:type="pct"/>
            <w:tcBorders>
              <w:top w:val="nil"/>
              <w:left w:val="nil"/>
              <w:bottom w:val="single" w:sz="8" w:space="0" w:color="auto"/>
              <w:right w:val="nil"/>
            </w:tcBorders>
            <w:shd w:val="clear" w:color="auto" w:fill="auto"/>
            <w:noWrap/>
            <w:vAlign w:val="center"/>
            <w:hideMark/>
          </w:tcPr>
          <w:p w14:paraId="3B56AA3F"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1155 (62.7)</w:t>
            </w:r>
          </w:p>
        </w:tc>
        <w:tc>
          <w:tcPr>
            <w:tcW w:w="361" w:type="pct"/>
            <w:tcBorders>
              <w:top w:val="nil"/>
              <w:left w:val="nil"/>
              <w:bottom w:val="single" w:sz="8" w:space="0" w:color="auto"/>
              <w:right w:val="nil"/>
            </w:tcBorders>
            <w:shd w:val="clear" w:color="auto" w:fill="auto"/>
            <w:noWrap/>
            <w:vAlign w:val="center"/>
            <w:hideMark/>
          </w:tcPr>
          <w:p w14:paraId="06CDF8E0"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1341 (78.1)</w:t>
            </w:r>
          </w:p>
        </w:tc>
        <w:tc>
          <w:tcPr>
            <w:tcW w:w="361" w:type="pct"/>
            <w:tcBorders>
              <w:top w:val="nil"/>
              <w:left w:val="nil"/>
              <w:bottom w:val="single" w:sz="8" w:space="0" w:color="auto"/>
              <w:right w:val="nil"/>
            </w:tcBorders>
            <w:shd w:val="clear" w:color="auto" w:fill="auto"/>
            <w:noWrap/>
            <w:vAlign w:val="center"/>
            <w:hideMark/>
          </w:tcPr>
          <w:p w14:paraId="26D14F84"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1201 (67.9)</w:t>
            </w:r>
          </w:p>
        </w:tc>
        <w:tc>
          <w:tcPr>
            <w:tcW w:w="361" w:type="pct"/>
            <w:tcBorders>
              <w:top w:val="nil"/>
              <w:left w:val="nil"/>
              <w:bottom w:val="single" w:sz="8" w:space="0" w:color="auto"/>
              <w:right w:val="nil"/>
            </w:tcBorders>
            <w:shd w:val="clear" w:color="auto" w:fill="auto"/>
            <w:noWrap/>
            <w:vAlign w:val="center"/>
            <w:hideMark/>
          </w:tcPr>
          <w:p w14:paraId="46E43FE3" w14:textId="77777777" w:rsidR="003D38A7" w:rsidRPr="008D5E0F" w:rsidRDefault="003D38A7" w:rsidP="008D5E0F">
            <w:pPr>
              <w:autoSpaceDE w:val="0"/>
              <w:autoSpaceDN w:val="0"/>
              <w:adjustRightInd w:val="0"/>
              <w:snapToGrid w:val="0"/>
              <w:spacing w:line="240" w:lineRule="auto"/>
              <w:jc w:val="center"/>
              <w:rPr>
                <w:color w:val="auto"/>
                <w:sz w:val="18"/>
                <w:szCs w:val="18"/>
              </w:rPr>
            </w:pPr>
            <w:r w:rsidRPr="008D5E0F">
              <w:rPr>
                <w:color w:val="auto"/>
                <w:sz w:val="18"/>
                <w:szCs w:val="18"/>
              </w:rPr>
              <w:t>1295 (74.5)</w:t>
            </w:r>
          </w:p>
        </w:tc>
      </w:tr>
    </w:tbl>
    <w:p w14:paraId="1D6C97C5" w14:textId="4F54F6EA" w:rsidR="003D38A7" w:rsidRPr="009769BC" w:rsidRDefault="00BE0E2B" w:rsidP="003D38A7">
      <w:pPr>
        <w:pStyle w:val="MDPI43tablefooter"/>
        <w:spacing w:after="240"/>
        <w:rPr>
          <w:color w:val="auto"/>
          <w:szCs w:val="18"/>
        </w:rPr>
      </w:pPr>
      <w:ins w:id="103" w:author="Maino Vieytes, Christian Augusto" w:date="2022-10-27T09:02:00Z">
        <w:r w:rsidRPr="00872E5C">
          <w:t xml:space="preserve">** </w:t>
        </w:r>
        <w:r w:rsidRPr="00872E5C">
          <w:rPr>
            <w:i/>
            <w:iCs/>
          </w:rPr>
          <w:t xml:space="preserve">p </w:t>
        </w:r>
        <w:r w:rsidRPr="00872E5C">
          <w:t xml:space="preserve">&lt; 0.01; * </w:t>
        </w:r>
        <w:r w:rsidRPr="00872E5C">
          <w:rPr>
            <w:i/>
            <w:iCs/>
          </w:rPr>
          <w:t xml:space="preserve">p </w:t>
        </w:r>
        <w:r w:rsidRPr="00872E5C">
          <w:t xml:space="preserve">&lt; 0.05; </w:t>
        </w:r>
      </w:ins>
      <w:r w:rsidR="003D38A7" w:rsidRPr="008D5E0F">
        <w:rPr>
          <w:szCs w:val="18"/>
        </w:rPr>
        <w:t xml:space="preserve">M1 refers to the lower 50% fraction of the data while M2 refers to the upper 50% fraction of the data after splitting the diet scores at the median. </w:t>
      </w:r>
      <w:r w:rsidR="003D38A7" w:rsidRPr="008D5E0F">
        <w:rPr>
          <w:b/>
          <w:bCs/>
          <w:color w:val="auto"/>
          <w:szCs w:val="18"/>
          <w:vertAlign w:val="superscript"/>
        </w:rPr>
        <w:t>†</w:t>
      </w:r>
      <w:r w:rsidR="003D38A7" w:rsidRPr="008D5E0F">
        <w:rPr>
          <w:color w:val="auto"/>
          <w:szCs w:val="18"/>
        </w:rPr>
        <w:t xml:space="preserve"> Dietary pattern obtained using penalized logistic regression. </w:t>
      </w:r>
      <w:r w:rsidR="003D38A7" w:rsidRPr="008D5E0F">
        <w:rPr>
          <w:b/>
          <w:bCs/>
          <w:color w:val="auto"/>
          <w:szCs w:val="18"/>
          <w:vertAlign w:val="superscript"/>
        </w:rPr>
        <w:t xml:space="preserve">‡ </w:t>
      </w:r>
      <w:r w:rsidR="003D38A7" w:rsidRPr="008D5E0F">
        <w:rPr>
          <w:color w:val="auto"/>
          <w:szCs w:val="18"/>
        </w:rPr>
        <w:t>Dietary pattern obtained using principal components analysis (PCA).</w:t>
      </w:r>
    </w:p>
    <w:p w14:paraId="6A0712FE" w14:textId="77777777" w:rsidR="003D38A7" w:rsidRPr="009769BC" w:rsidRDefault="003D38A7" w:rsidP="003D38A7">
      <w:pPr>
        <w:pStyle w:val="MDPI31text"/>
        <w:rPr>
          <w:i/>
        </w:rPr>
      </w:pPr>
    </w:p>
    <w:p w14:paraId="7532D54A" w14:textId="77777777" w:rsidR="003D38A7" w:rsidRDefault="003D38A7" w:rsidP="00F017A2">
      <w:pPr>
        <w:pStyle w:val="MDPI41tablecaption"/>
        <w:jc w:val="both"/>
        <w:sectPr w:rsidR="003D38A7" w:rsidSect="003D38A7">
          <w:pgSz w:w="16838" w:h="11906" w:orient="landscape" w:code="9"/>
          <w:pgMar w:top="1417" w:right="720" w:bottom="1077" w:left="720" w:header="1020" w:footer="340" w:gutter="0"/>
          <w:cols w:space="425"/>
          <w:bidi/>
          <w:docGrid w:type="linesAndChars" w:linePitch="326"/>
        </w:sectPr>
      </w:pPr>
    </w:p>
    <w:p w14:paraId="7C401F82" w14:textId="45EC1FEF" w:rsidR="00D16FDC" w:rsidRPr="009769BC" w:rsidRDefault="00947117" w:rsidP="00947117">
      <w:pPr>
        <w:pStyle w:val="MDPI22heading2"/>
        <w:spacing w:before="240"/>
        <w:rPr>
          <w:iCs/>
        </w:rPr>
      </w:pPr>
      <w:r w:rsidRPr="009769BC">
        <w:lastRenderedPageBreak/>
        <w:t xml:space="preserve">3.3. </w:t>
      </w:r>
      <w:r w:rsidR="00D16FDC" w:rsidRPr="009769BC">
        <w:t>Validation Phase: Logistic Regression</w:t>
      </w:r>
    </w:p>
    <w:p w14:paraId="4C945443" w14:textId="7F269A78" w:rsidR="00541D21" w:rsidRDefault="00D16FDC" w:rsidP="00541D21">
      <w:pPr>
        <w:pStyle w:val="MDPI31text"/>
        <w:sectPr w:rsidR="00541D21" w:rsidSect="003D38A7">
          <w:pgSz w:w="11906" w:h="16838" w:code="9"/>
          <w:pgMar w:top="1417" w:right="720" w:bottom="1077" w:left="720" w:header="1020" w:footer="340" w:gutter="0"/>
          <w:cols w:space="425"/>
          <w:bidi/>
          <w:docGrid w:type="lines" w:linePitch="326"/>
        </w:sectPr>
      </w:pPr>
      <w:r w:rsidRPr="009769BC">
        <w:t>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most considerable magnitude of association, with the odds of FI being 2.42-fold greater in the fifth quintile compared to the first quintile. Similarly, all three patterns had similar magnitudes of association when the diet score</w:t>
      </w:r>
      <w:ins w:id="104" w:author="Maino Vieytes, Christian Augusto" w:date="2022-10-27T09:55:00Z">
        <w:r w:rsidR="004D4ABB">
          <w:t>s</w:t>
        </w:r>
      </w:ins>
      <w:r w:rsidRPr="009769BC">
        <w:t xml:space="preserve"> w</w:t>
      </w:r>
      <w:ins w:id="105" w:author="Maino Vieytes, Christian Augusto" w:date="2022-10-27T09:55:00Z">
        <w:r w:rsidR="004D4ABB">
          <w:t>ere</w:t>
        </w:r>
      </w:ins>
      <w:del w:id="106" w:author="Maino Vieytes, Christian Augusto" w:date="2022-10-27T09:55:00Z">
        <w:r w:rsidRPr="009769BC" w:rsidDel="004D4ABB">
          <w:delText>as</w:delText>
        </w:r>
      </w:del>
      <w:r w:rsidRPr="009769BC">
        <w:t xml:space="preserve"> modeled </w:t>
      </w:r>
      <w:del w:id="107" w:author="Maino Vieytes, Christian Augusto" w:date="2022-10-27T09:55:00Z">
        <w:r w:rsidRPr="009769BC" w:rsidDel="004D4ABB">
          <w:delText>linearly</w:delText>
        </w:r>
      </w:del>
      <w:ins w:id="108" w:author="Maino Vieytes, Christian Augusto" w:date="2022-10-27T09:55:00Z">
        <w:r w:rsidR="004D4ABB">
          <w:t>continuously</w:t>
        </w:r>
      </w:ins>
      <w:r w:rsidRPr="009769BC">
        <w:t xml:space="preserve">. For the FI pattern, a one standard deviation increase in the score was associated with </w:t>
      </w:r>
      <w:ins w:id="109" w:author="Maino Vieytes, Christian Augusto" w:date="2022-10-27T09:55:00Z">
        <w:r w:rsidR="004D4ABB">
          <w:t>1.50</w:t>
        </w:r>
        <w:r w:rsidR="00A94CFD">
          <w:t>-fold</w:t>
        </w:r>
      </w:ins>
      <w:del w:id="110" w:author="Maino Vieytes, Christian Augusto" w:date="2022-10-27T09:55:00Z">
        <w:r w:rsidRPr="009769BC" w:rsidDel="004D4ABB">
          <w:delText>50%</w:delText>
        </w:r>
      </w:del>
      <w:r w:rsidRPr="009769BC">
        <w:t xml:space="preserve">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trends revealed linear behavior, in their respective directions, across the quintiles, and these findings were generally supported by the results from fitting models with restricted cubic splines (Figure 3), although the strongest relationship, again, appeared to belong to the FI pattern.</w:t>
      </w:r>
    </w:p>
    <w:p w14:paraId="514949E9" w14:textId="71885BF9" w:rsidR="00541D21" w:rsidRPr="009769BC" w:rsidRDefault="00FD5827" w:rsidP="00FD5827">
      <w:pPr>
        <w:pStyle w:val="MDPI41tablecaption"/>
        <w:jc w:val="both"/>
      </w:pPr>
      <w:r w:rsidRPr="00FD5827">
        <w:rPr>
          <w:b/>
        </w:rPr>
        <w:lastRenderedPageBreak/>
        <w:t xml:space="preserve">Table 4. </w:t>
      </w:r>
      <w:r w:rsidR="00541D21" w:rsidRPr="009769BC">
        <w:t>Odds ratios</w:t>
      </w:r>
      <w:del w:id="111" w:author="Maino Vieytes, Christian Augusto" w:date="2022-10-27T09:29:00Z">
        <w:r w:rsidR="00541D21" w:rsidRPr="009769BC" w:rsidDel="00B05C9C">
          <w:delText>†</w:delText>
        </w:r>
      </w:del>
      <w:r w:rsidR="00541D21" w:rsidRPr="009769BC">
        <w:t xml:space="preserve"> and 95% confidence intervals for the relationship between the dietary patterns scores and the odds of be</w:t>
      </w:r>
      <w:r w:rsidR="00872E5C">
        <w:t>ing food insecure. There were 3</w:t>
      </w:r>
      <w:r w:rsidR="00541D21" w:rsidRPr="009769BC">
        <w:t>317 cancer survivors (subsample A in Figure 1) that contributed to this analysis.</w:t>
      </w:r>
    </w:p>
    <w:tbl>
      <w:tblPr>
        <w:tblW w:w="15189" w:type="dxa"/>
        <w:jc w:val="center"/>
        <w:tblLayout w:type="fixed"/>
        <w:tblLook w:val="04A0" w:firstRow="1" w:lastRow="0" w:firstColumn="1" w:lastColumn="0" w:noHBand="0" w:noVBand="1"/>
      </w:tblPr>
      <w:tblGrid>
        <w:gridCol w:w="2543"/>
        <w:gridCol w:w="666"/>
        <w:gridCol w:w="1916"/>
        <w:gridCol w:w="1724"/>
        <w:gridCol w:w="1852"/>
        <w:gridCol w:w="1816"/>
        <w:gridCol w:w="979"/>
        <w:gridCol w:w="979"/>
        <w:gridCol w:w="1816"/>
        <w:gridCol w:w="898"/>
      </w:tblGrid>
      <w:tr w:rsidR="00541D21" w:rsidRPr="009769BC" w14:paraId="416B44EC" w14:textId="77777777" w:rsidTr="0065651F">
        <w:trPr>
          <w:trHeight w:val="320"/>
          <w:jc w:val="center"/>
        </w:trPr>
        <w:tc>
          <w:tcPr>
            <w:tcW w:w="2543" w:type="dxa"/>
            <w:tcBorders>
              <w:top w:val="single" w:sz="8" w:space="0" w:color="auto"/>
              <w:left w:val="nil"/>
              <w:bottom w:val="single" w:sz="4" w:space="0" w:color="auto"/>
              <w:right w:val="nil"/>
            </w:tcBorders>
            <w:noWrap/>
            <w:vAlign w:val="center"/>
            <w:hideMark/>
          </w:tcPr>
          <w:p w14:paraId="03A53D93" w14:textId="77777777" w:rsidR="00541D21" w:rsidRPr="009769BC" w:rsidRDefault="00541D21" w:rsidP="0065651F">
            <w:pPr>
              <w:jc w:val="center"/>
              <w:rPr>
                <w:b/>
                <w:color w:val="auto"/>
              </w:rPr>
            </w:pPr>
            <w:r w:rsidRPr="009769BC">
              <w:rPr>
                <w:b/>
                <w:color w:val="auto"/>
              </w:rPr>
              <w:t xml:space="preserve">Dietary Pattern </w:t>
            </w:r>
            <w:r w:rsidRPr="009769BC">
              <w:rPr>
                <w:b/>
                <w:color w:val="auto"/>
                <w:vertAlign w:val="superscript"/>
              </w:rPr>
              <w:t>a</w:t>
            </w:r>
          </w:p>
        </w:tc>
        <w:tc>
          <w:tcPr>
            <w:tcW w:w="666" w:type="dxa"/>
            <w:tcBorders>
              <w:top w:val="single" w:sz="8" w:space="0" w:color="auto"/>
              <w:left w:val="nil"/>
              <w:bottom w:val="single" w:sz="4" w:space="0" w:color="auto"/>
              <w:right w:val="nil"/>
            </w:tcBorders>
            <w:noWrap/>
            <w:vAlign w:val="center"/>
            <w:hideMark/>
          </w:tcPr>
          <w:p w14:paraId="7537E047" w14:textId="77777777" w:rsidR="00541D21" w:rsidRPr="009769BC" w:rsidRDefault="00541D21" w:rsidP="0065651F">
            <w:pPr>
              <w:jc w:val="center"/>
              <w:rPr>
                <w:b/>
                <w:color w:val="auto"/>
              </w:rPr>
            </w:pPr>
            <w:r w:rsidRPr="009769BC">
              <w:rPr>
                <w:b/>
                <w:color w:val="auto"/>
              </w:rPr>
              <w:t>Q1</w:t>
            </w:r>
          </w:p>
        </w:tc>
        <w:tc>
          <w:tcPr>
            <w:tcW w:w="1916" w:type="dxa"/>
            <w:tcBorders>
              <w:top w:val="single" w:sz="8" w:space="0" w:color="auto"/>
              <w:left w:val="nil"/>
              <w:bottom w:val="single" w:sz="4" w:space="0" w:color="auto"/>
              <w:right w:val="nil"/>
            </w:tcBorders>
            <w:noWrap/>
            <w:vAlign w:val="center"/>
            <w:hideMark/>
          </w:tcPr>
          <w:p w14:paraId="7BA4069D" w14:textId="77777777" w:rsidR="00541D21" w:rsidRPr="009769BC" w:rsidRDefault="00541D21" w:rsidP="0065651F">
            <w:pPr>
              <w:jc w:val="center"/>
              <w:rPr>
                <w:b/>
                <w:color w:val="auto"/>
              </w:rPr>
            </w:pPr>
            <w:r w:rsidRPr="009769BC">
              <w:rPr>
                <w:b/>
                <w:color w:val="auto"/>
              </w:rPr>
              <w:t>Q2</w:t>
            </w:r>
          </w:p>
        </w:tc>
        <w:tc>
          <w:tcPr>
            <w:tcW w:w="1724" w:type="dxa"/>
            <w:tcBorders>
              <w:top w:val="single" w:sz="8" w:space="0" w:color="auto"/>
              <w:left w:val="nil"/>
              <w:bottom w:val="single" w:sz="4" w:space="0" w:color="auto"/>
              <w:right w:val="nil"/>
            </w:tcBorders>
            <w:noWrap/>
            <w:vAlign w:val="center"/>
            <w:hideMark/>
          </w:tcPr>
          <w:p w14:paraId="5E9EBAEE" w14:textId="77777777" w:rsidR="00541D21" w:rsidRPr="009769BC" w:rsidRDefault="00541D21" w:rsidP="0065651F">
            <w:pPr>
              <w:jc w:val="center"/>
              <w:rPr>
                <w:b/>
                <w:color w:val="auto"/>
              </w:rPr>
            </w:pPr>
            <w:r w:rsidRPr="009769BC">
              <w:rPr>
                <w:b/>
                <w:color w:val="auto"/>
              </w:rPr>
              <w:t>Q3</w:t>
            </w:r>
          </w:p>
        </w:tc>
        <w:tc>
          <w:tcPr>
            <w:tcW w:w="1852" w:type="dxa"/>
            <w:tcBorders>
              <w:top w:val="single" w:sz="8" w:space="0" w:color="auto"/>
              <w:left w:val="nil"/>
              <w:bottom w:val="single" w:sz="4" w:space="0" w:color="auto"/>
              <w:right w:val="nil"/>
            </w:tcBorders>
            <w:noWrap/>
            <w:vAlign w:val="center"/>
            <w:hideMark/>
          </w:tcPr>
          <w:p w14:paraId="0A762D15" w14:textId="77777777" w:rsidR="00541D21" w:rsidRPr="009769BC" w:rsidRDefault="00541D21" w:rsidP="0065651F">
            <w:pPr>
              <w:jc w:val="center"/>
              <w:rPr>
                <w:b/>
                <w:color w:val="auto"/>
              </w:rPr>
            </w:pPr>
            <w:r w:rsidRPr="009769BC">
              <w:rPr>
                <w:b/>
                <w:color w:val="auto"/>
              </w:rPr>
              <w:t>Q4</w:t>
            </w:r>
          </w:p>
        </w:tc>
        <w:tc>
          <w:tcPr>
            <w:tcW w:w="1816" w:type="dxa"/>
            <w:tcBorders>
              <w:top w:val="single" w:sz="8" w:space="0" w:color="auto"/>
              <w:left w:val="nil"/>
              <w:bottom w:val="single" w:sz="4" w:space="0" w:color="auto"/>
              <w:right w:val="nil"/>
            </w:tcBorders>
            <w:noWrap/>
            <w:vAlign w:val="center"/>
            <w:hideMark/>
          </w:tcPr>
          <w:p w14:paraId="72AC3254" w14:textId="77777777" w:rsidR="00541D21" w:rsidRPr="009769BC" w:rsidRDefault="00541D21" w:rsidP="0065651F">
            <w:pPr>
              <w:jc w:val="center"/>
              <w:rPr>
                <w:b/>
                <w:color w:val="auto"/>
              </w:rPr>
            </w:pPr>
            <w:r w:rsidRPr="009769BC">
              <w:rPr>
                <w:b/>
                <w:color w:val="auto"/>
              </w:rPr>
              <w:t>Q5</w:t>
            </w:r>
          </w:p>
        </w:tc>
        <w:tc>
          <w:tcPr>
            <w:tcW w:w="979" w:type="dxa"/>
            <w:tcBorders>
              <w:top w:val="single" w:sz="8" w:space="0" w:color="auto"/>
              <w:left w:val="nil"/>
              <w:bottom w:val="single" w:sz="4" w:space="0" w:color="auto"/>
              <w:right w:val="nil"/>
            </w:tcBorders>
            <w:noWrap/>
            <w:vAlign w:val="center"/>
            <w:hideMark/>
          </w:tcPr>
          <w:p w14:paraId="5313A717" w14:textId="27CF49A6" w:rsidR="00541D21" w:rsidRPr="009769BC" w:rsidRDefault="00541D21" w:rsidP="00872E5C">
            <w:pPr>
              <w:jc w:val="center"/>
              <w:rPr>
                <w:b/>
                <w:color w:val="auto"/>
                <w:vertAlign w:val="subscript"/>
              </w:rPr>
            </w:pPr>
            <w:r w:rsidRPr="009769BC">
              <w:rPr>
                <w:b/>
                <w:i/>
                <w:iCs/>
                <w:color w:val="auto"/>
              </w:rPr>
              <w:t>p</w:t>
            </w:r>
            <w:r w:rsidRPr="009769BC">
              <w:rPr>
                <w:b/>
                <w:color w:val="auto"/>
                <w:vertAlign w:val="subscript"/>
              </w:rPr>
              <w:t>Q5</w:t>
            </w:r>
            <w:r w:rsidR="00872E5C">
              <w:rPr>
                <w:b/>
                <w:color w:val="auto"/>
                <w:vertAlign w:val="subscript"/>
              </w:rPr>
              <w:t>–</w:t>
            </w:r>
            <w:r w:rsidRPr="009769BC">
              <w:rPr>
                <w:b/>
                <w:color w:val="auto"/>
                <w:vertAlign w:val="subscript"/>
              </w:rPr>
              <w:t>Q1</w:t>
            </w:r>
          </w:p>
        </w:tc>
        <w:tc>
          <w:tcPr>
            <w:tcW w:w="979" w:type="dxa"/>
            <w:tcBorders>
              <w:top w:val="single" w:sz="8" w:space="0" w:color="auto"/>
              <w:left w:val="nil"/>
              <w:bottom w:val="single" w:sz="4" w:space="0" w:color="auto"/>
              <w:right w:val="nil"/>
            </w:tcBorders>
            <w:noWrap/>
            <w:vAlign w:val="center"/>
            <w:hideMark/>
          </w:tcPr>
          <w:p w14:paraId="33FE10D2" w14:textId="77777777" w:rsidR="00541D21" w:rsidRPr="009769BC" w:rsidRDefault="00541D21" w:rsidP="0065651F">
            <w:pPr>
              <w:jc w:val="center"/>
              <w:rPr>
                <w:b/>
                <w:color w:val="auto"/>
                <w:vertAlign w:val="subscript"/>
              </w:rPr>
            </w:pPr>
            <w:proofErr w:type="spellStart"/>
            <w:r w:rsidRPr="009769BC">
              <w:rPr>
                <w:b/>
                <w:i/>
                <w:iCs/>
                <w:color w:val="auto"/>
              </w:rPr>
              <w:t>p</w:t>
            </w:r>
            <w:r w:rsidRPr="009769BC">
              <w:rPr>
                <w:b/>
                <w:color w:val="auto"/>
                <w:vertAlign w:val="subscript"/>
              </w:rPr>
              <w:t>trend</w:t>
            </w:r>
            <w:proofErr w:type="spellEnd"/>
          </w:p>
        </w:tc>
        <w:tc>
          <w:tcPr>
            <w:tcW w:w="1816" w:type="dxa"/>
            <w:tcBorders>
              <w:top w:val="single" w:sz="8" w:space="0" w:color="auto"/>
              <w:left w:val="nil"/>
              <w:bottom w:val="single" w:sz="4" w:space="0" w:color="auto"/>
              <w:right w:val="nil"/>
            </w:tcBorders>
            <w:vAlign w:val="center"/>
          </w:tcPr>
          <w:p w14:paraId="34D81E9C" w14:textId="77777777" w:rsidR="00541D21" w:rsidRPr="009769BC" w:rsidRDefault="00541D21" w:rsidP="0065651F">
            <w:pPr>
              <w:jc w:val="center"/>
              <w:rPr>
                <w:b/>
                <w:color w:val="auto"/>
              </w:rPr>
            </w:pPr>
            <w:r w:rsidRPr="009769BC">
              <w:rPr>
                <w:b/>
                <w:color w:val="auto"/>
              </w:rPr>
              <w:t xml:space="preserve">HR </w:t>
            </w:r>
            <w:proofErr w:type="spellStart"/>
            <w:r w:rsidRPr="009769BC">
              <w:rPr>
                <w:b/>
                <w:color w:val="auto"/>
                <w:vertAlign w:val="superscript"/>
              </w:rPr>
              <w:t>b</w:t>
            </w:r>
            <w:r w:rsidRPr="009769BC">
              <w:rPr>
                <w:b/>
                <w:color w:val="auto"/>
                <w:vertAlign w:val="subscript"/>
              </w:rPr>
              <w:t>continuous</w:t>
            </w:r>
            <w:proofErr w:type="spellEnd"/>
          </w:p>
        </w:tc>
        <w:tc>
          <w:tcPr>
            <w:tcW w:w="898" w:type="dxa"/>
            <w:tcBorders>
              <w:top w:val="single" w:sz="8" w:space="0" w:color="auto"/>
              <w:left w:val="nil"/>
              <w:bottom w:val="single" w:sz="4" w:space="0" w:color="auto"/>
              <w:right w:val="nil"/>
            </w:tcBorders>
            <w:vAlign w:val="center"/>
          </w:tcPr>
          <w:p w14:paraId="621B03BD" w14:textId="77777777" w:rsidR="00541D21" w:rsidRPr="009769BC" w:rsidRDefault="00541D21" w:rsidP="0065651F">
            <w:pPr>
              <w:jc w:val="center"/>
              <w:rPr>
                <w:b/>
                <w:i/>
                <w:iCs/>
                <w:color w:val="auto"/>
                <w:vertAlign w:val="subscript"/>
              </w:rPr>
            </w:pPr>
            <w:r w:rsidRPr="009769BC">
              <w:rPr>
                <w:b/>
                <w:i/>
                <w:iCs/>
                <w:color w:val="auto"/>
              </w:rPr>
              <w:t xml:space="preserve">p </w:t>
            </w:r>
            <w:proofErr w:type="spellStart"/>
            <w:r w:rsidRPr="009769BC">
              <w:rPr>
                <w:b/>
                <w:color w:val="auto"/>
                <w:vertAlign w:val="superscript"/>
              </w:rPr>
              <w:t>c</w:t>
            </w:r>
            <w:r w:rsidRPr="009769BC">
              <w:rPr>
                <w:b/>
                <w:i/>
                <w:iCs/>
                <w:color w:val="auto"/>
                <w:vertAlign w:val="subscript"/>
              </w:rPr>
              <w:t>quadratic</w:t>
            </w:r>
            <w:proofErr w:type="spellEnd"/>
          </w:p>
        </w:tc>
      </w:tr>
      <w:tr w:rsidR="00541D21" w:rsidRPr="009769BC" w14:paraId="5AE8622B" w14:textId="77777777" w:rsidTr="0065651F">
        <w:trPr>
          <w:trHeight w:val="320"/>
          <w:jc w:val="center"/>
        </w:trPr>
        <w:tc>
          <w:tcPr>
            <w:tcW w:w="2543" w:type="dxa"/>
            <w:tcBorders>
              <w:top w:val="single" w:sz="4" w:space="0" w:color="auto"/>
              <w:left w:val="nil"/>
              <w:bottom w:val="nil"/>
              <w:right w:val="nil"/>
            </w:tcBorders>
            <w:noWrap/>
            <w:vAlign w:val="center"/>
            <w:hideMark/>
          </w:tcPr>
          <w:p w14:paraId="4B3FF4B7" w14:textId="77777777" w:rsidR="00541D21" w:rsidRPr="009769BC" w:rsidRDefault="00541D21" w:rsidP="0065651F">
            <w:pPr>
              <w:jc w:val="center"/>
              <w:rPr>
                <w:color w:val="auto"/>
              </w:rPr>
            </w:pPr>
            <w:r w:rsidRPr="009769BC">
              <w:rPr>
                <w:color w:val="auto"/>
              </w:rPr>
              <w:t xml:space="preserve">Food Insecurity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6F9BE84B"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4B2B80F4" w14:textId="77777777" w:rsidR="00541D21" w:rsidRPr="009769BC" w:rsidRDefault="00541D21" w:rsidP="0065651F">
            <w:pPr>
              <w:jc w:val="center"/>
              <w:rPr>
                <w:color w:val="auto"/>
              </w:rPr>
            </w:pPr>
            <w:r w:rsidRPr="009769BC">
              <w:rPr>
                <w:color w:val="auto"/>
              </w:rPr>
              <w:t>1.09 (0.58–2.02)</w:t>
            </w:r>
          </w:p>
        </w:tc>
        <w:tc>
          <w:tcPr>
            <w:tcW w:w="1724" w:type="dxa"/>
            <w:tcBorders>
              <w:top w:val="single" w:sz="4" w:space="0" w:color="auto"/>
              <w:left w:val="nil"/>
              <w:bottom w:val="nil"/>
              <w:right w:val="nil"/>
            </w:tcBorders>
            <w:noWrap/>
            <w:vAlign w:val="center"/>
            <w:hideMark/>
          </w:tcPr>
          <w:p w14:paraId="5EFEE648" w14:textId="77777777" w:rsidR="00541D21" w:rsidRPr="009769BC" w:rsidRDefault="00541D21" w:rsidP="0065651F">
            <w:pPr>
              <w:jc w:val="center"/>
              <w:rPr>
                <w:color w:val="auto"/>
              </w:rPr>
            </w:pPr>
            <w:r w:rsidRPr="009769BC">
              <w:rPr>
                <w:color w:val="auto"/>
              </w:rPr>
              <w:t>1.18 (0.57–2.45)</w:t>
            </w:r>
          </w:p>
        </w:tc>
        <w:tc>
          <w:tcPr>
            <w:tcW w:w="1852" w:type="dxa"/>
            <w:tcBorders>
              <w:top w:val="single" w:sz="4" w:space="0" w:color="auto"/>
              <w:left w:val="nil"/>
              <w:bottom w:val="nil"/>
              <w:right w:val="nil"/>
            </w:tcBorders>
            <w:noWrap/>
            <w:vAlign w:val="center"/>
            <w:hideMark/>
          </w:tcPr>
          <w:p w14:paraId="73D54998" w14:textId="77777777" w:rsidR="00541D21" w:rsidRPr="009769BC" w:rsidRDefault="00541D21" w:rsidP="0065651F">
            <w:pPr>
              <w:jc w:val="center"/>
              <w:rPr>
                <w:color w:val="auto"/>
              </w:rPr>
            </w:pPr>
            <w:r w:rsidRPr="009769BC">
              <w:rPr>
                <w:color w:val="auto"/>
              </w:rPr>
              <w:t>1.91 (1.04–3.53) *</w:t>
            </w:r>
          </w:p>
        </w:tc>
        <w:tc>
          <w:tcPr>
            <w:tcW w:w="1816" w:type="dxa"/>
            <w:tcBorders>
              <w:top w:val="single" w:sz="4" w:space="0" w:color="auto"/>
              <w:left w:val="nil"/>
              <w:bottom w:val="nil"/>
              <w:right w:val="nil"/>
            </w:tcBorders>
            <w:noWrap/>
            <w:vAlign w:val="center"/>
            <w:hideMark/>
          </w:tcPr>
          <w:p w14:paraId="58754C92" w14:textId="77777777" w:rsidR="00541D21" w:rsidRPr="009769BC" w:rsidRDefault="00541D21" w:rsidP="0065651F">
            <w:pPr>
              <w:jc w:val="center"/>
              <w:rPr>
                <w:color w:val="auto"/>
              </w:rPr>
            </w:pPr>
            <w:r w:rsidRPr="009769BC">
              <w:rPr>
                <w:color w:val="auto"/>
              </w:rPr>
              <w:t>2.42 (1.21–4.82) *</w:t>
            </w:r>
          </w:p>
        </w:tc>
        <w:tc>
          <w:tcPr>
            <w:tcW w:w="979" w:type="dxa"/>
            <w:tcBorders>
              <w:top w:val="single" w:sz="4" w:space="0" w:color="auto"/>
              <w:left w:val="nil"/>
              <w:bottom w:val="nil"/>
              <w:right w:val="nil"/>
            </w:tcBorders>
            <w:noWrap/>
            <w:vAlign w:val="center"/>
            <w:hideMark/>
          </w:tcPr>
          <w:p w14:paraId="27075CB9" w14:textId="77777777" w:rsidR="00541D21" w:rsidRPr="009769BC" w:rsidRDefault="00541D21" w:rsidP="0065651F">
            <w:pPr>
              <w:jc w:val="center"/>
              <w:rPr>
                <w:color w:val="auto"/>
              </w:rPr>
            </w:pPr>
            <w:r w:rsidRPr="009769BC">
              <w:rPr>
                <w:color w:val="auto"/>
              </w:rPr>
              <w:t>0.01*</w:t>
            </w:r>
          </w:p>
        </w:tc>
        <w:tc>
          <w:tcPr>
            <w:tcW w:w="979" w:type="dxa"/>
            <w:tcBorders>
              <w:top w:val="single" w:sz="4" w:space="0" w:color="auto"/>
              <w:left w:val="nil"/>
              <w:bottom w:val="nil"/>
              <w:right w:val="nil"/>
            </w:tcBorders>
            <w:noWrap/>
            <w:vAlign w:val="center"/>
            <w:hideMark/>
          </w:tcPr>
          <w:p w14:paraId="607CFD52" w14:textId="77777777" w:rsidR="00541D21" w:rsidRPr="009769BC" w:rsidRDefault="00541D21" w:rsidP="0065651F">
            <w:pPr>
              <w:jc w:val="center"/>
              <w:rPr>
                <w:color w:val="auto"/>
              </w:rPr>
            </w:pPr>
            <w:r w:rsidRPr="009769BC">
              <w:rPr>
                <w:color w:val="auto"/>
              </w:rPr>
              <w:t>&lt;0.01**</w:t>
            </w:r>
          </w:p>
        </w:tc>
        <w:tc>
          <w:tcPr>
            <w:tcW w:w="1816" w:type="dxa"/>
            <w:tcBorders>
              <w:top w:val="single" w:sz="4" w:space="0" w:color="auto"/>
              <w:left w:val="nil"/>
              <w:bottom w:val="nil"/>
              <w:right w:val="nil"/>
            </w:tcBorders>
            <w:vAlign w:val="center"/>
          </w:tcPr>
          <w:p w14:paraId="360F2402" w14:textId="77777777" w:rsidR="00541D21" w:rsidRPr="009769BC" w:rsidRDefault="00541D21" w:rsidP="0065651F">
            <w:pPr>
              <w:jc w:val="center"/>
              <w:rPr>
                <w:color w:val="auto"/>
              </w:rPr>
            </w:pPr>
            <w:r w:rsidRPr="009769BC">
              <w:rPr>
                <w:color w:val="auto"/>
              </w:rPr>
              <w:t>1.50 (1.19–1.90) **</w:t>
            </w:r>
          </w:p>
        </w:tc>
        <w:tc>
          <w:tcPr>
            <w:tcW w:w="898" w:type="dxa"/>
            <w:tcBorders>
              <w:top w:val="single" w:sz="4" w:space="0" w:color="auto"/>
              <w:left w:val="nil"/>
              <w:bottom w:val="nil"/>
              <w:right w:val="nil"/>
            </w:tcBorders>
            <w:vAlign w:val="center"/>
          </w:tcPr>
          <w:p w14:paraId="7DE525CF" w14:textId="77777777" w:rsidR="00541D21" w:rsidRPr="009769BC" w:rsidRDefault="00541D21" w:rsidP="0065651F">
            <w:pPr>
              <w:jc w:val="center"/>
              <w:rPr>
                <w:color w:val="auto"/>
              </w:rPr>
            </w:pPr>
            <w:r w:rsidRPr="009769BC">
              <w:rPr>
                <w:color w:val="auto"/>
              </w:rPr>
              <w:t>0.11</w:t>
            </w:r>
          </w:p>
        </w:tc>
      </w:tr>
      <w:tr w:rsidR="00541D21" w:rsidRPr="009769BC" w14:paraId="72EB4A86" w14:textId="77777777" w:rsidTr="0065651F">
        <w:trPr>
          <w:trHeight w:val="320"/>
          <w:jc w:val="center"/>
        </w:trPr>
        <w:tc>
          <w:tcPr>
            <w:tcW w:w="2543" w:type="dxa"/>
            <w:tcBorders>
              <w:top w:val="single" w:sz="4" w:space="0" w:color="auto"/>
              <w:left w:val="nil"/>
              <w:bottom w:val="nil"/>
              <w:right w:val="nil"/>
            </w:tcBorders>
            <w:noWrap/>
            <w:vAlign w:val="center"/>
            <w:hideMark/>
          </w:tcPr>
          <w:p w14:paraId="200B0216" w14:textId="77777777" w:rsidR="00541D21" w:rsidRPr="009769BC" w:rsidRDefault="00541D21" w:rsidP="0065651F">
            <w:pPr>
              <w:jc w:val="center"/>
              <w:rPr>
                <w:color w:val="auto"/>
              </w:rPr>
            </w:pPr>
            <w:r w:rsidRPr="009769BC">
              <w:rPr>
                <w:color w:val="auto"/>
              </w:rPr>
              <w:t xml:space="preserve">Age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615BC023"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17E6D6C2" w14:textId="77777777" w:rsidR="00541D21" w:rsidRPr="009769BC" w:rsidRDefault="00541D21" w:rsidP="0065651F">
            <w:pPr>
              <w:jc w:val="center"/>
              <w:rPr>
                <w:color w:val="auto"/>
              </w:rPr>
            </w:pPr>
            <w:r w:rsidRPr="009769BC">
              <w:rPr>
                <w:color w:val="auto"/>
              </w:rPr>
              <w:t>1.91 (1.12–3.27) *</w:t>
            </w:r>
          </w:p>
        </w:tc>
        <w:tc>
          <w:tcPr>
            <w:tcW w:w="1724" w:type="dxa"/>
            <w:tcBorders>
              <w:top w:val="single" w:sz="4" w:space="0" w:color="auto"/>
              <w:left w:val="nil"/>
              <w:bottom w:val="nil"/>
              <w:right w:val="nil"/>
            </w:tcBorders>
            <w:noWrap/>
            <w:vAlign w:val="center"/>
            <w:hideMark/>
          </w:tcPr>
          <w:p w14:paraId="0DC9945D" w14:textId="77777777" w:rsidR="00541D21" w:rsidRPr="009769BC" w:rsidRDefault="00541D21" w:rsidP="0065651F">
            <w:pPr>
              <w:jc w:val="center"/>
              <w:rPr>
                <w:color w:val="auto"/>
              </w:rPr>
            </w:pPr>
            <w:r w:rsidRPr="009769BC">
              <w:rPr>
                <w:color w:val="auto"/>
              </w:rPr>
              <w:t>1.41 (0.67–2.93)</w:t>
            </w:r>
          </w:p>
        </w:tc>
        <w:tc>
          <w:tcPr>
            <w:tcW w:w="1852" w:type="dxa"/>
            <w:tcBorders>
              <w:top w:val="single" w:sz="4" w:space="0" w:color="auto"/>
              <w:left w:val="nil"/>
              <w:bottom w:val="nil"/>
              <w:right w:val="nil"/>
            </w:tcBorders>
            <w:noWrap/>
            <w:vAlign w:val="center"/>
            <w:hideMark/>
          </w:tcPr>
          <w:p w14:paraId="094D7CFE" w14:textId="77777777" w:rsidR="00541D21" w:rsidRPr="009769BC" w:rsidRDefault="00541D21" w:rsidP="0065651F">
            <w:pPr>
              <w:jc w:val="center"/>
              <w:rPr>
                <w:color w:val="auto"/>
              </w:rPr>
            </w:pPr>
            <w:r w:rsidRPr="009769BC">
              <w:rPr>
                <w:color w:val="auto"/>
              </w:rPr>
              <w:t>1.14 (0.49–2.69)</w:t>
            </w:r>
          </w:p>
        </w:tc>
        <w:tc>
          <w:tcPr>
            <w:tcW w:w="1816" w:type="dxa"/>
            <w:tcBorders>
              <w:top w:val="single" w:sz="4" w:space="0" w:color="auto"/>
              <w:left w:val="nil"/>
              <w:bottom w:val="nil"/>
              <w:right w:val="nil"/>
            </w:tcBorders>
            <w:noWrap/>
            <w:vAlign w:val="center"/>
            <w:hideMark/>
          </w:tcPr>
          <w:p w14:paraId="7CC0E181" w14:textId="77777777" w:rsidR="00541D21" w:rsidRPr="009769BC" w:rsidRDefault="00541D21" w:rsidP="0065651F">
            <w:pPr>
              <w:jc w:val="center"/>
              <w:rPr>
                <w:color w:val="auto"/>
              </w:rPr>
            </w:pPr>
            <w:r w:rsidRPr="009769BC">
              <w:rPr>
                <w:color w:val="auto"/>
              </w:rPr>
              <w:t>1.82 (0.93–3.56)</w:t>
            </w:r>
          </w:p>
        </w:tc>
        <w:tc>
          <w:tcPr>
            <w:tcW w:w="979" w:type="dxa"/>
            <w:tcBorders>
              <w:top w:val="single" w:sz="4" w:space="0" w:color="auto"/>
              <w:left w:val="nil"/>
              <w:bottom w:val="nil"/>
              <w:right w:val="nil"/>
            </w:tcBorders>
            <w:noWrap/>
            <w:vAlign w:val="center"/>
            <w:hideMark/>
          </w:tcPr>
          <w:p w14:paraId="0E980BC6" w14:textId="77777777" w:rsidR="00541D21" w:rsidRPr="009769BC" w:rsidRDefault="00541D21" w:rsidP="0065651F">
            <w:pPr>
              <w:jc w:val="center"/>
              <w:rPr>
                <w:color w:val="auto"/>
              </w:rPr>
            </w:pPr>
            <w:r w:rsidRPr="009769BC">
              <w:rPr>
                <w:color w:val="auto"/>
              </w:rPr>
              <w:t>0.08</w:t>
            </w:r>
          </w:p>
        </w:tc>
        <w:tc>
          <w:tcPr>
            <w:tcW w:w="979" w:type="dxa"/>
            <w:tcBorders>
              <w:top w:val="single" w:sz="4" w:space="0" w:color="auto"/>
              <w:left w:val="nil"/>
              <w:bottom w:val="nil"/>
              <w:right w:val="nil"/>
            </w:tcBorders>
            <w:noWrap/>
            <w:vAlign w:val="center"/>
            <w:hideMark/>
          </w:tcPr>
          <w:p w14:paraId="7A0872C8" w14:textId="77777777" w:rsidR="00541D21" w:rsidRPr="009769BC" w:rsidRDefault="00541D21" w:rsidP="0065651F">
            <w:pPr>
              <w:jc w:val="center"/>
              <w:rPr>
                <w:color w:val="auto"/>
              </w:rPr>
            </w:pPr>
            <w:r w:rsidRPr="009769BC">
              <w:rPr>
                <w:color w:val="auto"/>
              </w:rPr>
              <w:t>0.28</w:t>
            </w:r>
          </w:p>
        </w:tc>
        <w:tc>
          <w:tcPr>
            <w:tcW w:w="1816" w:type="dxa"/>
            <w:tcBorders>
              <w:top w:val="single" w:sz="4" w:space="0" w:color="auto"/>
              <w:left w:val="nil"/>
              <w:bottom w:val="nil"/>
              <w:right w:val="nil"/>
            </w:tcBorders>
            <w:vAlign w:val="center"/>
          </w:tcPr>
          <w:p w14:paraId="31286A47" w14:textId="77777777" w:rsidR="00541D21" w:rsidRPr="009769BC" w:rsidRDefault="00541D21" w:rsidP="0065651F">
            <w:pPr>
              <w:jc w:val="center"/>
              <w:rPr>
                <w:color w:val="auto"/>
              </w:rPr>
            </w:pPr>
            <w:r w:rsidRPr="009769BC">
              <w:rPr>
                <w:color w:val="auto"/>
              </w:rPr>
              <w:t>1.05 (0.87–1.27)</w:t>
            </w:r>
          </w:p>
        </w:tc>
        <w:tc>
          <w:tcPr>
            <w:tcW w:w="898" w:type="dxa"/>
            <w:tcBorders>
              <w:top w:val="single" w:sz="4" w:space="0" w:color="auto"/>
              <w:left w:val="nil"/>
              <w:bottom w:val="nil"/>
              <w:right w:val="nil"/>
            </w:tcBorders>
            <w:vAlign w:val="center"/>
          </w:tcPr>
          <w:p w14:paraId="7681F6F0" w14:textId="77777777" w:rsidR="00541D21" w:rsidRPr="009769BC" w:rsidRDefault="00541D21" w:rsidP="0065651F">
            <w:pPr>
              <w:jc w:val="center"/>
              <w:rPr>
                <w:color w:val="auto"/>
              </w:rPr>
            </w:pPr>
            <w:r w:rsidRPr="009769BC">
              <w:rPr>
                <w:color w:val="auto"/>
              </w:rPr>
              <w:t>0.57</w:t>
            </w:r>
          </w:p>
        </w:tc>
      </w:tr>
      <w:tr w:rsidR="00541D21" w:rsidRPr="009769BC" w14:paraId="07ABF5B6" w14:textId="77777777" w:rsidTr="0065651F">
        <w:trPr>
          <w:trHeight w:val="320"/>
          <w:jc w:val="center"/>
        </w:trPr>
        <w:tc>
          <w:tcPr>
            <w:tcW w:w="2543" w:type="dxa"/>
            <w:tcBorders>
              <w:top w:val="single" w:sz="4" w:space="0" w:color="auto"/>
              <w:left w:val="nil"/>
              <w:bottom w:val="nil"/>
              <w:right w:val="nil"/>
            </w:tcBorders>
            <w:noWrap/>
            <w:vAlign w:val="center"/>
            <w:hideMark/>
          </w:tcPr>
          <w:p w14:paraId="4796E1E7" w14:textId="77777777" w:rsidR="00541D21" w:rsidRPr="009769BC" w:rsidRDefault="00541D21" w:rsidP="0065651F">
            <w:pPr>
              <w:jc w:val="center"/>
              <w:rPr>
                <w:color w:val="auto"/>
              </w:rPr>
            </w:pPr>
            <w:r w:rsidRPr="009769BC">
              <w:rPr>
                <w:color w:val="auto"/>
              </w:rPr>
              <w:t xml:space="preserve">Food Assistance (SNAP)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02653210"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7F3E4CCD" w14:textId="77777777" w:rsidR="00541D21" w:rsidRPr="009769BC" w:rsidRDefault="00541D21" w:rsidP="0065651F">
            <w:pPr>
              <w:jc w:val="center"/>
              <w:rPr>
                <w:color w:val="auto"/>
              </w:rPr>
            </w:pPr>
            <w:r w:rsidRPr="009769BC">
              <w:rPr>
                <w:color w:val="auto"/>
              </w:rPr>
              <w:t>1.38 (0.65–2.93)</w:t>
            </w:r>
          </w:p>
        </w:tc>
        <w:tc>
          <w:tcPr>
            <w:tcW w:w="1724" w:type="dxa"/>
            <w:tcBorders>
              <w:top w:val="single" w:sz="4" w:space="0" w:color="auto"/>
              <w:left w:val="nil"/>
              <w:bottom w:val="nil"/>
              <w:right w:val="nil"/>
            </w:tcBorders>
            <w:noWrap/>
            <w:vAlign w:val="center"/>
            <w:hideMark/>
          </w:tcPr>
          <w:p w14:paraId="14154F23" w14:textId="77777777" w:rsidR="00541D21" w:rsidRPr="009769BC" w:rsidRDefault="00541D21" w:rsidP="0065651F">
            <w:pPr>
              <w:jc w:val="center"/>
              <w:rPr>
                <w:color w:val="auto"/>
              </w:rPr>
            </w:pPr>
            <w:r w:rsidRPr="009769BC">
              <w:rPr>
                <w:color w:val="auto"/>
              </w:rPr>
              <w:t>1.44 (0.77–2.71)</w:t>
            </w:r>
          </w:p>
        </w:tc>
        <w:tc>
          <w:tcPr>
            <w:tcW w:w="1852" w:type="dxa"/>
            <w:tcBorders>
              <w:top w:val="single" w:sz="4" w:space="0" w:color="auto"/>
              <w:left w:val="nil"/>
              <w:bottom w:val="nil"/>
              <w:right w:val="nil"/>
            </w:tcBorders>
            <w:noWrap/>
            <w:vAlign w:val="center"/>
            <w:hideMark/>
          </w:tcPr>
          <w:p w14:paraId="1089A319" w14:textId="77777777" w:rsidR="00541D21" w:rsidRPr="009769BC" w:rsidRDefault="00541D21" w:rsidP="0065651F">
            <w:pPr>
              <w:jc w:val="center"/>
              <w:rPr>
                <w:color w:val="auto"/>
              </w:rPr>
            </w:pPr>
            <w:r w:rsidRPr="009769BC">
              <w:rPr>
                <w:color w:val="auto"/>
              </w:rPr>
              <w:t>2.54 (1.22–5.30) *</w:t>
            </w:r>
          </w:p>
        </w:tc>
        <w:tc>
          <w:tcPr>
            <w:tcW w:w="1816" w:type="dxa"/>
            <w:tcBorders>
              <w:top w:val="single" w:sz="4" w:space="0" w:color="auto"/>
              <w:left w:val="nil"/>
              <w:bottom w:val="nil"/>
              <w:right w:val="nil"/>
            </w:tcBorders>
            <w:noWrap/>
            <w:vAlign w:val="center"/>
            <w:hideMark/>
          </w:tcPr>
          <w:p w14:paraId="0B429E19" w14:textId="77777777" w:rsidR="00541D21" w:rsidRPr="009769BC" w:rsidRDefault="00541D21" w:rsidP="0065651F">
            <w:pPr>
              <w:jc w:val="center"/>
              <w:rPr>
                <w:color w:val="auto"/>
              </w:rPr>
            </w:pPr>
            <w:r w:rsidRPr="009769BC">
              <w:rPr>
                <w:color w:val="auto"/>
              </w:rPr>
              <w:t>2.23 (1.26–3.94) **</w:t>
            </w:r>
          </w:p>
        </w:tc>
        <w:tc>
          <w:tcPr>
            <w:tcW w:w="979" w:type="dxa"/>
            <w:tcBorders>
              <w:top w:val="single" w:sz="4" w:space="0" w:color="auto"/>
              <w:left w:val="nil"/>
              <w:bottom w:val="nil"/>
              <w:right w:val="nil"/>
            </w:tcBorders>
            <w:noWrap/>
            <w:vAlign w:val="center"/>
            <w:hideMark/>
          </w:tcPr>
          <w:p w14:paraId="15B7D869" w14:textId="77777777" w:rsidR="00541D21" w:rsidRPr="009769BC" w:rsidRDefault="00541D21" w:rsidP="0065651F">
            <w:pPr>
              <w:jc w:val="center"/>
              <w:rPr>
                <w:color w:val="auto"/>
              </w:rPr>
            </w:pPr>
            <w:r w:rsidRPr="009769BC">
              <w:rPr>
                <w:color w:val="auto"/>
              </w:rPr>
              <w:t>&lt;0.01**</w:t>
            </w:r>
          </w:p>
        </w:tc>
        <w:tc>
          <w:tcPr>
            <w:tcW w:w="979" w:type="dxa"/>
            <w:tcBorders>
              <w:top w:val="single" w:sz="4" w:space="0" w:color="auto"/>
              <w:left w:val="nil"/>
              <w:bottom w:val="nil"/>
              <w:right w:val="nil"/>
            </w:tcBorders>
            <w:noWrap/>
            <w:vAlign w:val="center"/>
            <w:hideMark/>
          </w:tcPr>
          <w:p w14:paraId="48F5F7E1" w14:textId="77777777" w:rsidR="00541D21" w:rsidRPr="009769BC" w:rsidRDefault="00541D21" w:rsidP="0065651F">
            <w:pPr>
              <w:jc w:val="center"/>
              <w:rPr>
                <w:color w:val="auto"/>
              </w:rPr>
            </w:pPr>
            <w:r w:rsidRPr="009769BC">
              <w:rPr>
                <w:color w:val="auto"/>
              </w:rPr>
              <w:t>&lt;0.01**</w:t>
            </w:r>
          </w:p>
        </w:tc>
        <w:tc>
          <w:tcPr>
            <w:tcW w:w="1816" w:type="dxa"/>
            <w:tcBorders>
              <w:top w:val="single" w:sz="4" w:space="0" w:color="auto"/>
              <w:left w:val="nil"/>
              <w:bottom w:val="nil"/>
              <w:right w:val="nil"/>
            </w:tcBorders>
            <w:vAlign w:val="center"/>
          </w:tcPr>
          <w:p w14:paraId="1F33545F" w14:textId="77777777" w:rsidR="00541D21" w:rsidRPr="009769BC" w:rsidRDefault="00541D21" w:rsidP="0065651F">
            <w:pPr>
              <w:jc w:val="center"/>
              <w:rPr>
                <w:color w:val="auto"/>
              </w:rPr>
            </w:pPr>
            <w:r w:rsidRPr="009769BC">
              <w:rPr>
                <w:color w:val="auto"/>
              </w:rPr>
              <w:t>1.37 (1.12–1.68) **</w:t>
            </w:r>
          </w:p>
        </w:tc>
        <w:tc>
          <w:tcPr>
            <w:tcW w:w="898" w:type="dxa"/>
            <w:tcBorders>
              <w:top w:val="single" w:sz="4" w:space="0" w:color="auto"/>
              <w:left w:val="nil"/>
              <w:bottom w:val="nil"/>
              <w:right w:val="nil"/>
            </w:tcBorders>
            <w:vAlign w:val="center"/>
          </w:tcPr>
          <w:p w14:paraId="0F388DFE" w14:textId="77777777" w:rsidR="00541D21" w:rsidRPr="009769BC" w:rsidRDefault="00541D21" w:rsidP="0065651F">
            <w:pPr>
              <w:jc w:val="center"/>
              <w:rPr>
                <w:color w:val="auto"/>
              </w:rPr>
            </w:pPr>
            <w:r w:rsidRPr="009769BC">
              <w:rPr>
                <w:color w:val="auto"/>
              </w:rPr>
              <w:t>0.46</w:t>
            </w:r>
          </w:p>
        </w:tc>
      </w:tr>
      <w:tr w:rsidR="00541D21" w:rsidRPr="009769BC" w14:paraId="53AF7199" w14:textId="77777777" w:rsidTr="0065651F">
        <w:trPr>
          <w:trHeight w:val="320"/>
          <w:jc w:val="center"/>
        </w:trPr>
        <w:tc>
          <w:tcPr>
            <w:tcW w:w="2543" w:type="dxa"/>
            <w:tcBorders>
              <w:top w:val="single" w:sz="4" w:space="0" w:color="auto"/>
              <w:left w:val="nil"/>
              <w:bottom w:val="nil"/>
              <w:right w:val="nil"/>
            </w:tcBorders>
            <w:noWrap/>
            <w:vAlign w:val="center"/>
            <w:hideMark/>
          </w:tcPr>
          <w:p w14:paraId="6AFDEF94" w14:textId="77777777" w:rsidR="00541D21" w:rsidRPr="009769BC" w:rsidRDefault="00541D21" w:rsidP="0065651F">
            <w:pPr>
              <w:jc w:val="center"/>
              <w:rPr>
                <w:color w:val="auto"/>
                <w:vertAlign w:val="superscript"/>
              </w:rPr>
            </w:pPr>
            <w:r w:rsidRPr="009769BC">
              <w:rPr>
                <w:color w:val="auto"/>
              </w:rPr>
              <w:t xml:space="preserve">Household Size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2ADCDDE7"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7639B85D" w14:textId="77777777" w:rsidR="00541D21" w:rsidRPr="009769BC" w:rsidRDefault="00541D21" w:rsidP="0065651F">
            <w:pPr>
              <w:jc w:val="center"/>
              <w:rPr>
                <w:color w:val="auto"/>
              </w:rPr>
            </w:pPr>
            <w:r w:rsidRPr="009769BC">
              <w:rPr>
                <w:color w:val="auto"/>
              </w:rPr>
              <w:t>1.63 (0.78–3.43)</w:t>
            </w:r>
          </w:p>
        </w:tc>
        <w:tc>
          <w:tcPr>
            <w:tcW w:w="1724" w:type="dxa"/>
            <w:tcBorders>
              <w:top w:val="single" w:sz="4" w:space="0" w:color="auto"/>
              <w:left w:val="nil"/>
              <w:bottom w:val="nil"/>
              <w:right w:val="nil"/>
            </w:tcBorders>
            <w:noWrap/>
            <w:vAlign w:val="center"/>
            <w:hideMark/>
          </w:tcPr>
          <w:p w14:paraId="1F62B2A3" w14:textId="77777777" w:rsidR="00541D21" w:rsidRPr="009769BC" w:rsidRDefault="00541D21" w:rsidP="0065651F">
            <w:pPr>
              <w:jc w:val="center"/>
              <w:rPr>
                <w:color w:val="auto"/>
              </w:rPr>
            </w:pPr>
            <w:r w:rsidRPr="009769BC">
              <w:rPr>
                <w:color w:val="auto"/>
              </w:rPr>
              <w:t>1.00 (0.52–1.92)</w:t>
            </w:r>
          </w:p>
        </w:tc>
        <w:tc>
          <w:tcPr>
            <w:tcW w:w="1852" w:type="dxa"/>
            <w:tcBorders>
              <w:top w:val="single" w:sz="4" w:space="0" w:color="auto"/>
              <w:left w:val="nil"/>
              <w:bottom w:val="nil"/>
              <w:right w:val="nil"/>
            </w:tcBorders>
            <w:noWrap/>
            <w:vAlign w:val="center"/>
            <w:hideMark/>
          </w:tcPr>
          <w:p w14:paraId="286BCB97" w14:textId="77777777" w:rsidR="00541D21" w:rsidRPr="009769BC" w:rsidRDefault="00541D21" w:rsidP="0065651F">
            <w:pPr>
              <w:jc w:val="center"/>
              <w:rPr>
                <w:color w:val="auto"/>
              </w:rPr>
            </w:pPr>
            <w:r w:rsidRPr="009769BC">
              <w:rPr>
                <w:color w:val="auto"/>
              </w:rPr>
              <w:t>2.77 (1.46–5.25) **</w:t>
            </w:r>
          </w:p>
        </w:tc>
        <w:tc>
          <w:tcPr>
            <w:tcW w:w="1816" w:type="dxa"/>
            <w:tcBorders>
              <w:top w:val="single" w:sz="4" w:space="0" w:color="auto"/>
              <w:left w:val="nil"/>
              <w:bottom w:val="nil"/>
              <w:right w:val="nil"/>
            </w:tcBorders>
            <w:noWrap/>
            <w:vAlign w:val="center"/>
            <w:hideMark/>
          </w:tcPr>
          <w:p w14:paraId="4A6E386C" w14:textId="77777777" w:rsidR="00541D21" w:rsidRPr="009769BC" w:rsidRDefault="00541D21" w:rsidP="0065651F">
            <w:pPr>
              <w:jc w:val="center"/>
              <w:rPr>
                <w:color w:val="auto"/>
              </w:rPr>
            </w:pPr>
            <w:r w:rsidRPr="009769BC">
              <w:rPr>
                <w:color w:val="auto"/>
              </w:rPr>
              <w:t>2.02 (0.98–4.18)</w:t>
            </w:r>
          </w:p>
        </w:tc>
        <w:tc>
          <w:tcPr>
            <w:tcW w:w="979" w:type="dxa"/>
            <w:tcBorders>
              <w:top w:val="single" w:sz="4" w:space="0" w:color="auto"/>
              <w:left w:val="nil"/>
              <w:bottom w:val="nil"/>
              <w:right w:val="nil"/>
            </w:tcBorders>
            <w:noWrap/>
            <w:vAlign w:val="center"/>
            <w:hideMark/>
          </w:tcPr>
          <w:p w14:paraId="0177558A" w14:textId="77777777" w:rsidR="00541D21" w:rsidRPr="009769BC" w:rsidRDefault="00541D21" w:rsidP="0065651F">
            <w:pPr>
              <w:jc w:val="center"/>
              <w:rPr>
                <w:color w:val="auto"/>
              </w:rPr>
            </w:pPr>
            <w:r w:rsidRPr="009769BC">
              <w:rPr>
                <w:color w:val="auto"/>
              </w:rPr>
              <w:t>0.06</w:t>
            </w:r>
          </w:p>
        </w:tc>
        <w:tc>
          <w:tcPr>
            <w:tcW w:w="979" w:type="dxa"/>
            <w:tcBorders>
              <w:top w:val="single" w:sz="4" w:space="0" w:color="auto"/>
              <w:left w:val="nil"/>
              <w:bottom w:val="nil"/>
              <w:right w:val="nil"/>
            </w:tcBorders>
            <w:noWrap/>
            <w:vAlign w:val="center"/>
            <w:hideMark/>
          </w:tcPr>
          <w:p w14:paraId="5A193B7D" w14:textId="77777777" w:rsidR="00541D21" w:rsidRPr="009769BC" w:rsidRDefault="00541D21" w:rsidP="0065651F">
            <w:pPr>
              <w:jc w:val="center"/>
              <w:rPr>
                <w:color w:val="auto"/>
              </w:rPr>
            </w:pPr>
            <w:r w:rsidRPr="009769BC">
              <w:rPr>
                <w:color w:val="auto"/>
              </w:rPr>
              <w:t>0.01*</w:t>
            </w:r>
          </w:p>
        </w:tc>
        <w:tc>
          <w:tcPr>
            <w:tcW w:w="1816" w:type="dxa"/>
            <w:tcBorders>
              <w:top w:val="single" w:sz="4" w:space="0" w:color="auto"/>
              <w:left w:val="nil"/>
              <w:bottom w:val="nil"/>
              <w:right w:val="nil"/>
            </w:tcBorders>
            <w:vAlign w:val="center"/>
          </w:tcPr>
          <w:p w14:paraId="150C18A2" w14:textId="77777777" w:rsidR="00541D21" w:rsidRPr="009769BC" w:rsidRDefault="00541D21" w:rsidP="0065651F">
            <w:pPr>
              <w:jc w:val="center"/>
              <w:rPr>
                <w:color w:val="auto"/>
              </w:rPr>
            </w:pPr>
            <w:r w:rsidRPr="009769BC">
              <w:rPr>
                <w:color w:val="auto"/>
              </w:rPr>
              <w:t>1.27 (1.04–1.54) *</w:t>
            </w:r>
          </w:p>
        </w:tc>
        <w:tc>
          <w:tcPr>
            <w:tcW w:w="898" w:type="dxa"/>
            <w:tcBorders>
              <w:top w:val="single" w:sz="4" w:space="0" w:color="auto"/>
              <w:left w:val="nil"/>
              <w:bottom w:val="nil"/>
              <w:right w:val="nil"/>
            </w:tcBorders>
            <w:vAlign w:val="center"/>
          </w:tcPr>
          <w:p w14:paraId="0C19C536" w14:textId="77777777" w:rsidR="00541D21" w:rsidRPr="009769BC" w:rsidRDefault="00541D21" w:rsidP="0065651F">
            <w:pPr>
              <w:jc w:val="center"/>
              <w:rPr>
                <w:color w:val="auto"/>
              </w:rPr>
            </w:pPr>
            <w:r w:rsidRPr="009769BC">
              <w:rPr>
                <w:color w:val="auto"/>
              </w:rPr>
              <w:t>0.36</w:t>
            </w:r>
          </w:p>
        </w:tc>
      </w:tr>
      <w:tr w:rsidR="00541D21" w:rsidRPr="009769BC" w14:paraId="5AFD54E0" w14:textId="77777777" w:rsidTr="0065651F">
        <w:trPr>
          <w:trHeight w:val="320"/>
          <w:jc w:val="center"/>
        </w:trPr>
        <w:tc>
          <w:tcPr>
            <w:tcW w:w="2543" w:type="dxa"/>
            <w:tcBorders>
              <w:top w:val="single" w:sz="4" w:space="0" w:color="auto"/>
              <w:left w:val="nil"/>
              <w:bottom w:val="nil"/>
              <w:right w:val="nil"/>
            </w:tcBorders>
            <w:noWrap/>
            <w:vAlign w:val="center"/>
            <w:hideMark/>
          </w:tcPr>
          <w:p w14:paraId="0CA5D147" w14:textId="77777777" w:rsidR="00541D21" w:rsidRPr="009769BC" w:rsidRDefault="00541D21" w:rsidP="0065651F">
            <w:pPr>
              <w:jc w:val="center"/>
              <w:rPr>
                <w:color w:val="auto"/>
              </w:rPr>
            </w:pPr>
            <w:r w:rsidRPr="009769BC">
              <w:rPr>
                <w:color w:val="auto"/>
              </w:rPr>
              <w:t xml:space="preserve">Modified Western </w:t>
            </w:r>
            <w:r w:rsidRPr="009769BC">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
          <w:p w14:paraId="505A4A56"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nil"/>
              <w:right w:val="nil"/>
            </w:tcBorders>
            <w:noWrap/>
            <w:vAlign w:val="center"/>
            <w:hideMark/>
          </w:tcPr>
          <w:p w14:paraId="32E2B244" w14:textId="77777777" w:rsidR="00541D21" w:rsidRPr="009769BC" w:rsidRDefault="00541D21" w:rsidP="0065651F">
            <w:pPr>
              <w:jc w:val="center"/>
              <w:rPr>
                <w:color w:val="auto"/>
              </w:rPr>
            </w:pPr>
            <w:r w:rsidRPr="009769BC">
              <w:rPr>
                <w:color w:val="auto"/>
              </w:rPr>
              <w:t>0.86 (0.48–1.51)</w:t>
            </w:r>
          </w:p>
        </w:tc>
        <w:tc>
          <w:tcPr>
            <w:tcW w:w="1724" w:type="dxa"/>
            <w:tcBorders>
              <w:top w:val="single" w:sz="4" w:space="0" w:color="auto"/>
              <w:left w:val="nil"/>
              <w:bottom w:val="nil"/>
              <w:right w:val="nil"/>
            </w:tcBorders>
            <w:noWrap/>
            <w:vAlign w:val="center"/>
            <w:hideMark/>
          </w:tcPr>
          <w:p w14:paraId="3DDD9932" w14:textId="77777777" w:rsidR="00541D21" w:rsidRPr="009769BC" w:rsidRDefault="00541D21" w:rsidP="0065651F">
            <w:pPr>
              <w:jc w:val="center"/>
              <w:rPr>
                <w:color w:val="auto"/>
              </w:rPr>
            </w:pPr>
            <w:r w:rsidRPr="009769BC">
              <w:rPr>
                <w:color w:val="auto"/>
              </w:rPr>
              <w:t>0.69 (0.33–1.45)</w:t>
            </w:r>
          </w:p>
        </w:tc>
        <w:tc>
          <w:tcPr>
            <w:tcW w:w="1852" w:type="dxa"/>
            <w:tcBorders>
              <w:top w:val="single" w:sz="4" w:space="0" w:color="auto"/>
              <w:left w:val="nil"/>
              <w:bottom w:val="nil"/>
              <w:right w:val="nil"/>
            </w:tcBorders>
            <w:noWrap/>
            <w:vAlign w:val="center"/>
            <w:hideMark/>
          </w:tcPr>
          <w:p w14:paraId="794AD95E" w14:textId="77777777" w:rsidR="00541D21" w:rsidRPr="009769BC" w:rsidRDefault="00541D21" w:rsidP="0065651F">
            <w:pPr>
              <w:jc w:val="center"/>
              <w:rPr>
                <w:color w:val="auto"/>
              </w:rPr>
            </w:pPr>
            <w:r w:rsidRPr="009769BC">
              <w:rPr>
                <w:color w:val="auto"/>
              </w:rPr>
              <w:t>1.46 (0.81–2.64)</w:t>
            </w:r>
          </w:p>
        </w:tc>
        <w:tc>
          <w:tcPr>
            <w:tcW w:w="1816" w:type="dxa"/>
            <w:tcBorders>
              <w:top w:val="single" w:sz="4" w:space="0" w:color="auto"/>
              <w:left w:val="nil"/>
              <w:bottom w:val="nil"/>
              <w:right w:val="nil"/>
            </w:tcBorders>
            <w:noWrap/>
            <w:vAlign w:val="center"/>
            <w:hideMark/>
          </w:tcPr>
          <w:p w14:paraId="4781F2EB" w14:textId="77777777" w:rsidR="00541D21" w:rsidRPr="009769BC" w:rsidRDefault="00541D21" w:rsidP="0065651F">
            <w:pPr>
              <w:jc w:val="center"/>
              <w:rPr>
                <w:color w:val="auto"/>
              </w:rPr>
            </w:pPr>
            <w:r w:rsidRPr="009769BC">
              <w:rPr>
                <w:color w:val="auto"/>
              </w:rPr>
              <w:t>1.33 (0.66–2.67)</w:t>
            </w:r>
          </w:p>
        </w:tc>
        <w:tc>
          <w:tcPr>
            <w:tcW w:w="979" w:type="dxa"/>
            <w:tcBorders>
              <w:top w:val="single" w:sz="4" w:space="0" w:color="auto"/>
              <w:left w:val="nil"/>
              <w:bottom w:val="nil"/>
              <w:right w:val="nil"/>
            </w:tcBorders>
            <w:noWrap/>
            <w:vAlign w:val="center"/>
            <w:hideMark/>
          </w:tcPr>
          <w:p w14:paraId="5F51004E" w14:textId="77777777" w:rsidR="00541D21" w:rsidRPr="009769BC" w:rsidRDefault="00541D21" w:rsidP="0065651F">
            <w:pPr>
              <w:jc w:val="center"/>
              <w:rPr>
                <w:color w:val="auto"/>
              </w:rPr>
            </w:pPr>
            <w:r w:rsidRPr="009769BC">
              <w:rPr>
                <w:color w:val="auto"/>
              </w:rPr>
              <w:t>0.42</w:t>
            </w:r>
          </w:p>
        </w:tc>
        <w:tc>
          <w:tcPr>
            <w:tcW w:w="979" w:type="dxa"/>
            <w:tcBorders>
              <w:top w:val="single" w:sz="4" w:space="0" w:color="auto"/>
              <w:left w:val="nil"/>
              <w:bottom w:val="nil"/>
              <w:right w:val="nil"/>
            </w:tcBorders>
            <w:noWrap/>
            <w:vAlign w:val="center"/>
            <w:hideMark/>
          </w:tcPr>
          <w:p w14:paraId="41858F7F" w14:textId="77777777" w:rsidR="00541D21" w:rsidRPr="009769BC" w:rsidRDefault="00541D21" w:rsidP="0065651F">
            <w:pPr>
              <w:jc w:val="center"/>
              <w:rPr>
                <w:color w:val="auto"/>
              </w:rPr>
            </w:pPr>
            <w:r w:rsidRPr="009769BC">
              <w:rPr>
                <w:color w:val="auto"/>
              </w:rPr>
              <w:t>0.16</w:t>
            </w:r>
          </w:p>
        </w:tc>
        <w:tc>
          <w:tcPr>
            <w:tcW w:w="1816" w:type="dxa"/>
            <w:tcBorders>
              <w:top w:val="single" w:sz="4" w:space="0" w:color="auto"/>
              <w:left w:val="nil"/>
              <w:bottom w:val="nil"/>
              <w:right w:val="nil"/>
            </w:tcBorders>
            <w:vAlign w:val="center"/>
          </w:tcPr>
          <w:p w14:paraId="3BDEC8D7" w14:textId="77777777" w:rsidR="00541D21" w:rsidRPr="009769BC" w:rsidRDefault="00541D21" w:rsidP="0065651F">
            <w:pPr>
              <w:jc w:val="center"/>
              <w:rPr>
                <w:color w:val="auto"/>
              </w:rPr>
            </w:pPr>
            <w:r w:rsidRPr="009769BC">
              <w:rPr>
                <w:color w:val="auto"/>
              </w:rPr>
              <w:t>1.05 (0.88–1.25)</w:t>
            </w:r>
          </w:p>
        </w:tc>
        <w:tc>
          <w:tcPr>
            <w:tcW w:w="898" w:type="dxa"/>
            <w:tcBorders>
              <w:top w:val="single" w:sz="4" w:space="0" w:color="auto"/>
              <w:left w:val="nil"/>
              <w:bottom w:val="nil"/>
              <w:right w:val="nil"/>
            </w:tcBorders>
            <w:vAlign w:val="center"/>
          </w:tcPr>
          <w:p w14:paraId="6CCBA171" w14:textId="77777777" w:rsidR="00541D21" w:rsidRPr="009769BC" w:rsidRDefault="00541D21" w:rsidP="0065651F">
            <w:pPr>
              <w:jc w:val="center"/>
              <w:rPr>
                <w:color w:val="auto"/>
              </w:rPr>
            </w:pPr>
            <w:r w:rsidRPr="009769BC">
              <w:rPr>
                <w:color w:val="auto"/>
              </w:rPr>
              <w:t>0.70</w:t>
            </w:r>
          </w:p>
        </w:tc>
      </w:tr>
      <w:tr w:rsidR="00541D21" w:rsidRPr="009769BC" w14:paraId="42BC79C4" w14:textId="77777777" w:rsidTr="0065651F">
        <w:trPr>
          <w:trHeight w:val="320"/>
          <w:jc w:val="center"/>
        </w:trPr>
        <w:tc>
          <w:tcPr>
            <w:tcW w:w="2543" w:type="dxa"/>
            <w:tcBorders>
              <w:top w:val="single" w:sz="4" w:space="0" w:color="auto"/>
              <w:left w:val="nil"/>
              <w:bottom w:val="single" w:sz="8" w:space="0" w:color="auto"/>
              <w:right w:val="nil"/>
            </w:tcBorders>
            <w:noWrap/>
            <w:vAlign w:val="center"/>
            <w:hideMark/>
          </w:tcPr>
          <w:p w14:paraId="43ADF3B6" w14:textId="77777777" w:rsidR="00541D21" w:rsidRPr="009769BC" w:rsidRDefault="00541D21" w:rsidP="0065651F">
            <w:pPr>
              <w:jc w:val="center"/>
              <w:rPr>
                <w:color w:val="auto"/>
              </w:rPr>
            </w:pPr>
            <w:r w:rsidRPr="009769BC">
              <w:rPr>
                <w:color w:val="auto"/>
              </w:rPr>
              <w:t xml:space="preserve">Prudent </w:t>
            </w:r>
            <w:r w:rsidRPr="009769BC">
              <w:rPr>
                <w:rFonts w:eastAsia="Times New Roman"/>
                <w:b/>
                <w:bCs/>
                <w:color w:val="auto"/>
                <w:vertAlign w:val="superscript"/>
              </w:rPr>
              <w:t>‡</w:t>
            </w:r>
          </w:p>
        </w:tc>
        <w:tc>
          <w:tcPr>
            <w:tcW w:w="666" w:type="dxa"/>
            <w:tcBorders>
              <w:top w:val="single" w:sz="4" w:space="0" w:color="auto"/>
              <w:left w:val="nil"/>
              <w:bottom w:val="single" w:sz="8" w:space="0" w:color="auto"/>
              <w:right w:val="nil"/>
            </w:tcBorders>
            <w:noWrap/>
            <w:vAlign w:val="center"/>
            <w:hideMark/>
          </w:tcPr>
          <w:p w14:paraId="036B5AE6" w14:textId="77777777" w:rsidR="00541D21" w:rsidRPr="009769BC" w:rsidRDefault="00541D21" w:rsidP="0065651F">
            <w:pPr>
              <w:jc w:val="center"/>
              <w:rPr>
                <w:color w:val="auto"/>
              </w:rPr>
            </w:pPr>
            <w:r w:rsidRPr="009769BC">
              <w:rPr>
                <w:color w:val="auto"/>
              </w:rPr>
              <w:t>1.00</w:t>
            </w:r>
          </w:p>
        </w:tc>
        <w:tc>
          <w:tcPr>
            <w:tcW w:w="1916" w:type="dxa"/>
            <w:tcBorders>
              <w:top w:val="single" w:sz="4" w:space="0" w:color="auto"/>
              <w:left w:val="nil"/>
              <w:bottom w:val="single" w:sz="8" w:space="0" w:color="auto"/>
              <w:right w:val="nil"/>
            </w:tcBorders>
            <w:noWrap/>
            <w:vAlign w:val="center"/>
            <w:hideMark/>
          </w:tcPr>
          <w:p w14:paraId="488ACB7F" w14:textId="77777777" w:rsidR="00541D21" w:rsidRPr="009769BC" w:rsidRDefault="00541D21" w:rsidP="0065651F">
            <w:pPr>
              <w:jc w:val="center"/>
              <w:rPr>
                <w:color w:val="auto"/>
              </w:rPr>
            </w:pPr>
            <w:r w:rsidRPr="009769BC">
              <w:rPr>
                <w:color w:val="auto"/>
              </w:rPr>
              <w:t>0.81 (0.37–1.78)</w:t>
            </w:r>
          </w:p>
        </w:tc>
        <w:tc>
          <w:tcPr>
            <w:tcW w:w="1724" w:type="dxa"/>
            <w:tcBorders>
              <w:top w:val="single" w:sz="4" w:space="0" w:color="auto"/>
              <w:left w:val="nil"/>
              <w:bottom w:val="single" w:sz="8" w:space="0" w:color="auto"/>
              <w:right w:val="nil"/>
            </w:tcBorders>
            <w:noWrap/>
            <w:vAlign w:val="center"/>
            <w:hideMark/>
          </w:tcPr>
          <w:p w14:paraId="0FADABD8" w14:textId="77777777" w:rsidR="00541D21" w:rsidRPr="009769BC" w:rsidRDefault="00541D21" w:rsidP="0065651F">
            <w:pPr>
              <w:jc w:val="center"/>
              <w:rPr>
                <w:color w:val="auto"/>
              </w:rPr>
            </w:pPr>
            <w:r w:rsidRPr="009769BC">
              <w:rPr>
                <w:color w:val="auto"/>
              </w:rPr>
              <w:t>1.09 (0.53–2.26)</w:t>
            </w:r>
          </w:p>
        </w:tc>
        <w:tc>
          <w:tcPr>
            <w:tcW w:w="1852" w:type="dxa"/>
            <w:tcBorders>
              <w:top w:val="single" w:sz="4" w:space="0" w:color="auto"/>
              <w:left w:val="nil"/>
              <w:bottom w:val="single" w:sz="8" w:space="0" w:color="auto"/>
              <w:right w:val="nil"/>
            </w:tcBorders>
            <w:noWrap/>
            <w:vAlign w:val="center"/>
            <w:hideMark/>
          </w:tcPr>
          <w:p w14:paraId="14A635BE" w14:textId="77777777" w:rsidR="00541D21" w:rsidRPr="009769BC" w:rsidRDefault="00541D21" w:rsidP="0065651F">
            <w:pPr>
              <w:jc w:val="center"/>
              <w:rPr>
                <w:color w:val="auto"/>
              </w:rPr>
            </w:pPr>
            <w:r w:rsidRPr="009769BC">
              <w:rPr>
                <w:color w:val="auto"/>
              </w:rPr>
              <w:t>0.54 (0.26–1.10)</w:t>
            </w:r>
          </w:p>
        </w:tc>
        <w:tc>
          <w:tcPr>
            <w:tcW w:w="1816" w:type="dxa"/>
            <w:tcBorders>
              <w:top w:val="single" w:sz="4" w:space="0" w:color="auto"/>
              <w:left w:val="nil"/>
              <w:bottom w:val="single" w:sz="8" w:space="0" w:color="auto"/>
              <w:right w:val="nil"/>
            </w:tcBorders>
            <w:noWrap/>
            <w:vAlign w:val="center"/>
            <w:hideMark/>
          </w:tcPr>
          <w:p w14:paraId="47687D4F" w14:textId="77777777" w:rsidR="00541D21" w:rsidRPr="009769BC" w:rsidRDefault="00541D21" w:rsidP="0065651F">
            <w:pPr>
              <w:jc w:val="center"/>
              <w:rPr>
                <w:color w:val="auto"/>
              </w:rPr>
            </w:pPr>
            <w:r w:rsidRPr="009769BC">
              <w:rPr>
                <w:color w:val="auto"/>
              </w:rPr>
              <w:t>0.40 (0.20–0.80) **</w:t>
            </w:r>
          </w:p>
        </w:tc>
        <w:tc>
          <w:tcPr>
            <w:tcW w:w="979" w:type="dxa"/>
            <w:tcBorders>
              <w:top w:val="single" w:sz="4" w:space="0" w:color="auto"/>
              <w:left w:val="nil"/>
              <w:bottom w:val="single" w:sz="8" w:space="0" w:color="auto"/>
              <w:right w:val="nil"/>
            </w:tcBorders>
            <w:noWrap/>
            <w:vAlign w:val="center"/>
            <w:hideMark/>
          </w:tcPr>
          <w:p w14:paraId="0E9C1DE3" w14:textId="77777777" w:rsidR="00541D21" w:rsidRPr="009769BC" w:rsidRDefault="00541D21" w:rsidP="0065651F">
            <w:pPr>
              <w:jc w:val="center"/>
              <w:rPr>
                <w:color w:val="auto"/>
              </w:rPr>
            </w:pPr>
            <w:r w:rsidRPr="009769BC">
              <w:rPr>
                <w:color w:val="auto"/>
              </w:rPr>
              <w:t>&lt;0.01**</w:t>
            </w:r>
          </w:p>
        </w:tc>
        <w:tc>
          <w:tcPr>
            <w:tcW w:w="979" w:type="dxa"/>
            <w:tcBorders>
              <w:top w:val="single" w:sz="4" w:space="0" w:color="auto"/>
              <w:left w:val="nil"/>
              <w:bottom w:val="single" w:sz="8" w:space="0" w:color="auto"/>
              <w:right w:val="nil"/>
            </w:tcBorders>
            <w:noWrap/>
            <w:vAlign w:val="center"/>
            <w:hideMark/>
          </w:tcPr>
          <w:p w14:paraId="16334D4E" w14:textId="77777777" w:rsidR="00541D21" w:rsidRPr="009769BC" w:rsidRDefault="00541D21" w:rsidP="0065651F">
            <w:pPr>
              <w:jc w:val="center"/>
              <w:rPr>
                <w:color w:val="auto"/>
              </w:rPr>
            </w:pPr>
            <w:r w:rsidRPr="009769BC">
              <w:rPr>
                <w:color w:val="auto"/>
              </w:rPr>
              <w:t>&lt;0.01**</w:t>
            </w:r>
          </w:p>
        </w:tc>
        <w:tc>
          <w:tcPr>
            <w:tcW w:w="1816" w:type="dxa"/>
            <w:tcBorders>
              <w:top w:val="single" w:sz="4" w:space="0" w:color="auto"/>
              <w:left w:val="nil"/>
              <w:bottom w:val="single" w:sz="8" w:space="0" w:color="auto"/>
              <w:right w:val="nil"/>
            </w:tcBorders>
            <w:vAlign w:val="center"/>
          </w:tcPr>
          <w:p w14:paraId="492979E2" w14:textId="77777777" w:rsidR="00541D21" w:rsidRPr="009769BC" w:rsidRDefault="00541D21" w:rsidP="0065651F">
            <w:pPr>
              <w:jc w:val="center"/>
              <w:rPr>
                <w:color w:val="auto"/>
              </w:rPr>
            </w:pPr>
            <w:r w:rsidRPr="009769BC">
              <w:rPr>
                <w:color w:val="auto"/>
              </w:rPr>
              <w:t>0.76 (0.63–0.92) **</w:t>
            </w:r>
          </w:p>
        </w:tc>
        <w:tc>
          <w:tcPr>
            <w:tcW w:w="898" w:type="dxa"/>
            <w:tcBorders>
              <w:top w:val="single" w:sz="4" w:space="0" w:color="auto"/>
              <w:left w:val="nil"/>
              <w:bottom w:val="single" w:sz="8" w:space="0" w:color="auto"/>
              <w:right w:val="nil"/>
            </w:tcBorders>
            <w:vAlign w:val="center"/>
          </w:tcPr>
          <w:p w14:paraId="5735B70E" w14:textId="77777777" w:rsidR="00541D21" w:rsidRPr="009769BC" w:rsidRDefault="00541D21" w:rsidP="0065651F">
            <w:pPr>
              <w:jc w:val="center"/>
              <w:rPr>
                <w:color w:val="auto"/>
              </w:rPr>
            </w:pPr>
            <w:r w:rsidRPr="009769BC">
              <w:rPr>
                <w:color w:val="auto"/>
              </w:rPr>
              <w:t>0.27</w:t>
            </w:r>
          </w:p>
        </w:tc>
      </w:tr>
    </w:tbl>
    <w:p w14:paraId="53981A56" w14:textId="77777777" w:rsidR="00541D21" w:rsidRPr="009769BC" w:rsidRDefault="00541D21" w:rsidP="00FD5827">
      <w:pPr>
        <w:pStyle w:val="MDPI43tablefooter"/>
        <w:spacing w:after="240"/>
        <w:rPr>
          <w:b/>
          <w:bCs/>
        </w:rPr>
      </w:pPr>
      <w:r w:rsidRPr="00872E5C">
        <w:t xml:space="preserve">** </w:t>
      </w:r>
      <w:r w:rsidRPr="00872E5C">
        <w:rPr>
          <w:i/>
          <w:iCs/>
        </w:rPr>
        <w:t xml:space="preserve">p </w:t>
      </w:r>
      <w:r w:rsidRPr="00872E5C">
        <w:t xml:space="preserve">&lt; 0.01; * </w:t>
      </w:r>
      <w:r w:rsidRPr="00872E5C">
        <w:rPr>
          <w:i/>
          <w:iCs/>
        </w:rPr>
        <w:t xml:space="preserve">p </w:t>
      </w:r>
      <w:r w:rsidRPr="00872E5C">
        <w:t xml:space="preserve">&lt; 0.05; </w:t>
      </w:r>
      <w:proofErr w:type="spellStart"/>
      <w:r w:rsidRPr="00872E5C">
        <w:rPr>
          <w:vertAlign w:val="superscript"/>
        </w:rPr>
        <w:t>a</w:t>
      </w:r>
      <w:proofErr w:type="spellEnd"/>
      <w:r w:rsidRPr="00872E5C">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872E5C">
        <w:t>Charlson</w:t>
      </w:r>
      <w:proofErr w:type="spellEnd"/>
      <w:r w:rsidRPr="00872E5C">
        <w:t xml:space="preserve"> Comorbidity Index score and were weighted according to guidelines provided by the NCHS. </w:t>
      </w:r>
      <w:r w:rsidRPr="00872E5C">
        <w:rPr>
          <w:vertAlign w:val="superscript"/>
        </w:rPr>
        <w:t>b</w:t>
      </w:r>
      <w:r w:rsidRPr="00872E5C">
        <w:t xml:space="preserve"> Hazard ratio (HR) corresponding to a standard deviation increase in the diet pattern score. </w:t>
      </w:r>
      <w:r w:rsidRPr="00872E5C">
        <w:rPr>
          <w:vertAlign w:val="superscript"/>
        </w:rPr>
        <w:t>c</w:t>
      </w:r>
      <w:r w:rsidRPr="00872E5C">
        <w:t xml:space="preserve"> Wald test </w:t>
      </w:r>
      <w:r w:rsidRPr="00872E5C">
        <w:rPr>
          <w:i/>
          <w:iCs/>
        </w:rPr>
        <w:t>p</w:t>
      </w:r>
      <w:r w:rsidRPr="00872E5C">
        <w:t xml:space="preserve">-value for a quadratic polynomial term. </w:t>
      </w:r>
      <w:r w:rsidRPr="00872E5C">
        <w:rPr>
          <w:b/>
          <w:bCs/>
          <w:vertAlign w:val="superscript"/>
        </w:rPr>
        <w:t>†</w:t>
      </w:r>
      <w:r w:rsidRPr="00872E5C">
        <w:t xml:space="preserve"> Dietary pattern obtained using penalized logistic regression. </w:t>
      </w:r>
      <w:r w:rsidRPr="00872E5C">
        <w:rPr>
          <w:b/>
          <w:bCs/>
          <w:vertAlign w:val="superscript"/>
        </w:rPr>
        <w:t xml:space="preserve">‡ </w:t>
      </w:r>
      <w:r w:rsidRPr="00872E5C">
        <w:t>Dietary pattern obtained using principal components analysis (PCA).</w:t>
      </w:r>
    </w:p>
    <w:p w14:paraId="2693FFF0" w14:textId="77777777" w:rsidR="00541D21" w:rsidRDefault="00541D21" w:rsidP="00541D21">
      <w:pPr>
        <w:pStyle w:val="MDPI31text"/>
        <w:sectPr w:rsidR="00541D21" w:rsidSect="00541D21">
          <w:pgSz w:w="16838" w:h="11906" w:orient="landscape" w:code="9"/>
          <w:pgMar w:top="1417" w:right="720" w:bottom="1077" w:left="720" w:header="1020" w:footer="340" w:gutter="0"/>
          <w:cols w:space="425"/>
          <w:bidi/>
          <w:docGrid w:type="linesAndChars" w:linePitch="326"/>
        </w:sectPr>
      </w:pPr>
    </w:p>
    <w:p w14:paraId="706DC444" w14:textId="77777777" w:rsidR="00947117" w:rsidRPr="009769BC" w:rsidRDefault="00D16FDC" w:rsidP="008B06CA">
      <w:pPr>
        <w:pStyle w:val="MDPI52figure"/>
      </w:pPr>
      <w:r w:rsidRPr="009769BC">
        <w:rPr>
          <w:noProof/>
          <w:lang w:eastAsia="zh-CN" w:bidi="ar-SA"/>
        </w:rPr>
        <w:lastRenderedPageBreak/>
        <w:drawing>
          <wp:inline distT="0" distB="0" distL="0" distR="0" wp14:anchorId="42C557CD" wp14:editId="212133F7">
            <wp:extent cx="5943600" cy="39636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58022759" w14:textId="48018F87" w:rsidR="00D16FDC" w:rsidRPr="009769BC" w:rsidRDefault="008B06CA" w:rsidP="008B06CA">
      <w:pPr>
        <w:pStyle w:val="MDPI51figurecaption"/>
        <w:jc w:val="both"/>
        <w:rPr>
          <w:i/>
          <w:iCs/>
        </w:rPr>
      </w:pPr>
      <w:commentRangeStart w:id="112"/>
      <w:commentRangeStart w:id="113"/>
      <w:r w:rsidRPr="009769BC">
        <w:rPr>
          <w:b/>
          <w:bCs/>
          <w:highlight w:val="yellow"/>
        </w:rPr>
        <w:t xml:space="preserve">Figure </w:t>
      </w:r>
      <w:commentRangeEnd w:id="112"/>
      <w:r w:rsidRPr="009769BC">
        <w:rPr>
          <w:rStyle w:val="CommentReference"/>
          <w:rFonts w:eastAsia="SimSun"/>
          <w:noProof/>
          <w:lang w:eastAsia="zh-CN" w:bidi="ar-SA"/>
        </w:rPr>
        <w:commentReference w:id="112"/>
      </w:r>
      <w:commentRangeEnd w:id="113"/>
      <w:r w:rsidR="00A64CDF">
        <w:rPr>
          <w:rStyle w:val="CommentReference"/>
          <w:rFonts w:eastAsia="SimSun"/>
          <w:lang w:eastAsia="zh-CN" w:bidi="ar-SA"/>
        </w:rPr>
        <w:commentReference w:id="113"/>
      </w:r>
      <w:r w:rsidRPr="009769BC">
        <w:rPr>
          <w:b/>
          <w:bCs/>
          <w:highlight w:val="yellow"/>
        </w:rPr>
        <w:t>3.</w:t>
      </w:r>
      <w:r w:rsidRPr="009769BC">
        <w:rPr>
          <w:b/>
          <w:bCs/>
        </w:rPr>
        <w:t xml:space="preserve"> </w:t>
      </w:r>
      <w:r w:rsidR="00D16FDC" w:rsidRPr="009769BC">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D16FDC" w:rsidRPr="009769BC">
        <w:t>Charlson</w:t>
      </w:r>
      <w:proofErr w:type="spellEnd"/>
      <w:r w:rsidR="00D16FDC" w:rsidRPr="009769BC">
        <w:t xml:space="preserve"> Comorbidity Index (CCI) score and were weighted using normalized weights. The hazard at the median of each dietary pattern score was employed as the referent.</w:t>
      </w:r>
    </w:p>
    <w:p w14:paraId="65AC5553" w14:textId="2ABF0155" w:rsidR="00D16FDC" w:rsidRPr="009769BC" w:rsidRDefault="00D16FDC" w:rsidP="00872E5C">
      <w:pPr>
        <w:pStyle w:val="MDPI31text"/>
        <w:rPr>
          <w:i/>
        </w:rPr>
      </w:pPr>
      <w:r w:rsidRPr="009769BC">
        <w:t xml:space="preserve">Results from stratified models are presented in Supplementary Table </w:t>
      </w:r>
      <w:r w:rsidR="00872E5C">
        <w:t>S</w:t>
      </w:r>
      <w:r w:rsidRPr="009769BC">
        <w:t xml:space="preserve">3. We found that relationships between each diet pattern score and FI risk were significantly stronger in females than males. The highest quintile of the FI pattern demonstrated a 3.48-fold greater risk of being food insecure compared to the lowest quintile, while the signal in the male population was blunted with only a non-significant 1.46-fold greater risk of FI in the fifth relative to the lowest quintile. Likewise, comparisons between the SNAP, Household Size, and Prudent patterns displayed similar phenomena (Supplementary Table </w:t>
      </w:r>
      <w:r w:rsidR="00872E5C">
        <w:t>S</w:t>
      </w:r>
      <w:r w:rsidRPr="009769BC">
        <w:t>3). When comparing time since primary cancer diagnosis, we found that the FI pattern was associated with 4.72-fold greater risk of FI in those subjects intermediately removed from a cancer diagnosis at greater than two and less than six years removed from their diagnosis. Within this group, the strongest association belonged to the SNAP pattern, where the fifth quintile demonstrated a 7.90-fold greater risk of FI than the lowest quintile, and a one standard deviation increase in pattern score was associated with a significant 1.65-fold</w:t>
      </w:r>
      <w:r w:rsidR="00872E5C">
        <w:t xml:space="preserve"> increased risk of FI. In those</w:t>
      </w:r>
      <w:r w:rsidRPr="009769BC">
        <w:t xml:space="preserve"> </w:t>
      </w:r>
      <w:r w:rsidR="00872E5C">
        <w:t>≥</w:t>
      </w:r>
      <w:r w:rsidRPr="009769BC">
        <w:t>6 years removed from their primary diagnosis, there was a positive relationship between greater adherence to the FI pattern and a greater risk of FI. Moreover, 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w:t>
      </w:r>
    </w:p>
    <w:p w14:paraId="1F5242BF" w14:textId="77777777" w:rsidR="00D16FDC" w:rsidRPr="009769BC" w:rsidRDefault="00565C66" w:rsidP="00565C66">
      <w:pPr>
        <w:pStyle w:val="MDPI21heading1"/>
      </w:pPr>
      <w:r w:rsidRPr="009769BC">
        <w:lastRenderedPageBreak/>
        <w:t xml:space="preserve">4. </w:t>
      </w:r>
      <w:r w:rsidR="00D16FDC" w:rsidRPr="009769BC">
        <w:t>Discussion</w:t>
      </w:r>
    </w:p>
    <w:p w14:paraId="31D75AF3" w14:textId="77777777" w:rsidR="00D16FDC" w:rsidRPr="009769BC" w:rsidRDefault="00D16FDC" w:rsidP="00D16FDC">
      <w:pPr>
        <w:pStyle w:val="MDPI31text"/>
        <w:rPr>
          <w:b/>
          <w:color w:val="auto"/>
        </w:rPr>
      </w:pPr>
      <w:r w:rsidRPr="009769BC">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 all to a similar extent, although they contained notable differences. Namely, high consumption of added sugars and low consumption of various classes of whole fruits and vegetables were themes consistently seen in those patterns (FI, SNAP, and Household Size patterns). Decreased consumption of whole grains, nuts, and legumes also highlighted these patterns, which,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2DC8F3A5" w14:textId="77777777" w:rsidR="00D16FDC" w:rsidRPr="009769BC" w:rsidRDefault="00D16FDC" w:rsidP="00D16FDC">
      <w:pPr>
        <w:pStyle w:val="MDPI31text"/>
        <w:rPr>
          <w:b/>
          <w:color w:val="auto"/>
        </w:rPr>
      </w:pPr>
      <w:r w:rsidRPr="009769BC">
        <w:rPr>
          <w:color w:val="auto"/>
        </w:rPr>
        <w:t xml:space="preserve">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beverages and added sugar consumption in other food insecure populations </w:t>
      </w:r>
      <w:r w:rsidRPr="009769BC">
        <w:rPr>
          <w:b/>
          <w:color w:val="auto"/>
        </w:rPr>
        <w:fldChar w:fldCharType="begin"/>
      </w:r>
      <w:r w:rsidRPr="009769BC">
        <w:rPr>
          <w:color w:val="auto"/>
        </w:rPr>
        <w:instrText xml:space="preserve"> ADDIN ZOTERO_ITEM CSL_CITATION {"citationID":"c39g7yeG","properties":{"formattedCitation":"[43\\uc0\\u8211{}47]","plainCitation":"[43–47]","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9769BC">
        <w:rPr>
          <w:b/>
          <w:color w:val="auto"/>
        </w:rPr>
        <w:fldChar w:fldCharType="separate"/>
      </w:r>
      <w:r w:rsidRPr="009769BC">
        <w:rPr>
          <w:color w:val="auto"/>
        </w:rPr>
        <w:t>[43–47]</w:t>
      </w:r>
      <w:r w:rsidRPr="009769BC">
        <w:rPr>
          <w:b/>
          <w:color w:val="auto"/>
        </w:rPr>
        <w:fldChar w:fldCharType="end"/>
      </w:r>
      <w:r w:rsidRPr="009769BC">
        <w:rPr>
          <w:color w:val="auto"/>
        </w:rPr>
        <w:t xml:space="preserve">.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high-calorie alternatives instead </w:t>
      </w:r>
      <w:r w:rsidRPr="009769BC">
        <w:rPr>
          <w:b/>
          <w:color w:val="auto"/>
        </w:rPr>
        <w:fldChar w:fldCharType="begin"/>
      </w:r>
      <w:r w:rsidRPr="009769BC">
        <w:rPr>
          <w:color w:val="auto"/>
        </w:rPr>
        <w:instrText xml:space="preserve"> ADDIN ZOTERO_ITEM CSL_CITATION {"citationID":"6UqWIJJS","properties":{"formattedCitation":"[48]","plainCitation":"[48]","noteIndex":0},"citationItems":[{"id":1381,"uris":["http://zotero.org/users/local/S8X13ARX/items/WTCTNIQZ"],"itemData":{"id":1381,"type":"article-journal","container-title":"Journal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9769BC">
        <w:rPr>
          <w:b/>
          <w:color w:val="auto"/>
        </w:rPr>
        <w:fldChar w:fldCharType="separate"/>
      </w:r>
      <w:r w:rsidRPr="009769BC">
        <w:rPr>
          <w:color w:val="auto"/>
        </w:rPr>
        <w:t>[48]</w:t>
      </w:r>
      <w:r w:rsidRPr="009769BC">
        <w:rPr>
          <w:b/>
          <w:color w:val="auto"/>
        </w:rPr>
        <w:fldChar w:fldCharType="end"/>
      </w:r>
      <w:r w:rsidRPr="009769BC">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1137D2D7" w14:textId="66BE5330" w:rsidR="00D16FDC" w:rsidRPr="009769BC" w:rsidRDefault="00D16FDC" w:rsidP="00D16FDC">
      <w:pPr>
        <w:pStyle w:val="MDPI31text"/>
        <w:rPr>
          <w:b/>
          <w:color w:val="auto"/>
        </w:rPr>
      </w:pPr>
      <w:r w:rsidRPr="009769BC">
        <w:rPr>
          <w:color w:val="auto"/>
        </w:rPr>
        <w:t xml:space="preserve">As a comparative analysis, we implemented unsupervised learning in the form of PCA to derive dietary patterns. PCA is a powerful tool that is an established method of deriving dietary patterns but also suffers from limitations. For instance, the interpretability of the principal components may be equivocal </w:t>
      </w:r>
      <w:r w:rsidRPr="009769BC">
        <w:rPr>
          <w:b/>
          <w:color w:val="auto"/>
        </w:rPr>
        <w:fldChar w:fldCharType="begin"/>
      </w:r>
      <w:r w:rsidRPr="009769BC">
        <w:rPr>
          <w:color w:val="auto"/>
        </w:rPr>
        <w:instrText xml:space="preserve"> ADDIN ZOTERO_ITEM CSL_CITATION {"citationID":"kFrjoAE8","properties":{"formattedCitation":"[49]","plainCitation":"[49]","noteIndex":0},"citationItems":[{"id":1578,"uris":["http://zotero.org/users/local/S8X13ARX/items/KJTZNHJ5"],"itemData":{"id":1578,"type":"article-journal","abstract":"Abstract\n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9769BC">
        <w:rPr>
          <w:b/>
          <w:color w:val="auto"/>
        </w:rPr>
        <w:fldChar w:fldCharType="separate"/>
      </w:r>
      <w:r w:rsidRPr="009769BC">
        <w:rPr>
          <w:color w:val="auto"/>
        </w:rPr>
        <w:t>[49]</w:t>
      </w:r>
      <w:r w:rsidRPr="009769BC">
        <w:rPr>
          <w:b/>
          <w:color w:val="auto"/>
        </w:rPr>
        <w:fldChar w:fldCharType="end"/>
      </w:r>
      <w:r w:rsidRPr="009769BC">
        <w:rPr>
          <w:color w:val="auto"/>
        </w:rPr>
        <w:t>. Moreover, PCA may not always be a suitable approach for extracting patterns associated with a condition or disease outcome. Th</w:t>
      </w:r>
      <w:ins w:id="114" w:author="Maino Vieytes, Christian Augusto" w:date="2022-10-27T10:18:00Z">
        <w:r w:rsidR="00230AE0">
          <w:rPr>
            <w:color w:val="auto"/>
          </w:rPr>
          <w:t>ese</w:t>
        </w:r>
      </w:ins>
      <w:del w:id="115" w:author="Maino Vieytes, Christian Augusto" w:date="2022-10-27T10:18:00Z">
        <w:r w:rsidRPr="009769BC" w:rsidDel="00230AE0">
          <w:rPr>
            <w:color w:val="auto"/>
          </w:rPr>
          <w:delText>is</w:delText>
        </w:r>
      </w:del>
      <w:r w:rsidRPr="009769BC">
        <w:rPr>
          <w:color w:val="auto"/>
        </w:rPr>
        <w:t xml:space="preserve"> notion</w:t>
      </w:r>
      <w:ins w:id="116" w:author="Maino Vieytes, Christian Augusto" w:date="2022-10-27T10:18:00Z">
        <w:r w:rsidR="00230AE0">
          <w:rPr>
            <w:color w:val="auto"/>
          </w:rPr>
          <w:t>s</w:t>
        </w:r>
      </w:ins>
      <w:r w:rsidRPr="009769BC">
        <w:rPr>
          <w:color w:val="auto"/>
        </w:rPr>
        <w:t xml:space="preserve"> </w:t>
      </w:r>
      <w:del w:id="117" w:author="Maino Vieytes, Christian Augusto" w:date="2022-10-27T10:18:00Z">
        <w:r w:rsidRPr="009769BC" w:rsidDel="00230AE0">
          <w:rPr>
            <w:color w:val="auto"/>
          </w:rPr>
          <w:delText xml:space="preserve">was </w:delText>
        </w:r>
      </w:del>
      <w:ins w:id="118" w:author="Maino Vieytes, Christian Augusto" w:date="2022-10-27T10:18:00Z">
        <w:r w:rsidR="00230AE0">
          <w:rPr>
            <w:color w:val="auto"/>
          </w:rPr>
          <w:t>were</w:t>
        </w:r>
        <w:r w:rsidR="00230AE0" w:rsidRPr="009769BC">
          <w:rPr>
            <w:color w:val="auto"/>
          </w:rPr>
          <w:t xml:space="preserve"> </w:t>
        </w:r>
      </w:ins>
      <w:r w:rsidRPr="009769BC">
        <w:rPr>
          <w:color w:val="auto"/>
        </w:rPr>
        <w:t xml:space="preserve">substantiated by the results of our study as well. Given that the procedure only aims to constrain as much of the variation in the dietary intake data onto a single dimension, predictive potential is not a guaranteed result when implementing this approach </w:t>
      </w:r>
      <w:r w:rsidRPr="009769BC">
        <w:rPr>
          <w:b/>
          <w:color w:val="auto"/>
        </w:rPr>
        <w:fldChar w:fldCharType="begin"/>
      </w:r>
      <w:r w:rsidRPr="009769BC">
        <w:rPr>
          <w:color w:val="auto"/>
        </w:rPr>
        <w:instrText xml:space="preserve"> ADDIN ZOTERO_ITEM CSL_CITATION {"citationID":"PlOMc840","properties":{"formattedCitation":"[49]","plainCitation":"[49]","noteIndex":0},"citationItems":[{"id":1578,"uris":["http://zotero.org/users/local/S8X13ARX/items/KJTZNHJ5"],"itemData":{"id":1578,"type":"article-journal","abstract":"Abstract\n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9769BC">
        <w:rPr>
          <w:b/>
          <w:color w:val="auto"/>
        </w:rPr>
        <w:fldChar w:fldCharType="separate"/>
      </w:r>
      <w:r w:rsidRPr="009769BC">
        <w:rPr>
          <w:color w:val="auto"/>
        </w:rPr>
        <w:t>[49]</w:t>
      </w:r>
      <w:r w:rsidRPr="009769BC">
        <w:rPr>
          <w:b/>
          <w:color w:val="auto"/>
        </w:rPr>
        <w:fldChar w:fldCharType="end"/>
      </w:r>
      <w:r w:rsidRPr="009769BC">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25A04A0A" w14:textId="38C2A112" w:rsidR="00D16FDC" w:rsidRPr="009769BC" w:rsidRDefault="00D16FDC" w:rsidP="00D16FDC">
      <w:pPr>
        <w:pStyle w:val="MDPI31text"/>
        <w:rPr>
          <w:b/>
          <w:color w:val="auto"/>
        </w:rPr>
      </w:pPr>
      <w:r w:rsidRPr="009769BC">
        <w:rPr>
          <w:color w:val="auto"/>
        </w:rPr>
        <w:t xml:space="preserve">In the validation phase of our analysis, we found that the FI, SNAP, and Household Size patterns were positively and strongly associated with FI, while the Prudent pattern was strongly and inversely associated with being food insecure in the cancer survivor population after controlling for several relevant confounders. Stratified analyses yielded peculiar findings. Notably, we found that stratifying the validation models by sex revealed strong effect sizes for the aforementioned association in females but not males. This </w:t>
      </w:r>
      <w:r w:rsidRPr="009769BC">
        <w:rPr>
          <w:color w:val="auto"/>
        </w:rPr>
        <w:lastRenderedPageBreak/>
        <w:t xml:space="preserve">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w:t>
      </w:r>
      <w:ins w:id="119" w:author="Maino Vieytes, Christian Augusto" w:date="2022-10-27T10:19:00Z">
        <w:r w:rsidR="00230AE0">
          <w:rPr>
            <w:color w:val="auto"/>
          </w:rPr>
          <w:t xml:space="preserve">males in </w:t>
        </w:r>
      </w:ins>
      <w:r w:rsidRPr="009769BC">
        <w:rPr>
          <w:color w:val="auto"/>
        </w:rPr>
        <w:t xml:space="preserve">male-headed households </w:t>
      </w:r>
      <w:r w:rsidRPr="009769BC">
        <w:rPr>
          <w:b/>
          <w:color w:val="auto"/>
        </w:rPr>
        <w:fldChar w:fldCharType="begin"/>
      </w:r>
      <w:r w:rsidRPr="009769BC">
        <w:rPr>
          <w:color w:val="auto"/>
        </w:rPr>
        <w:instrText xml:space="preserve"> ADDIN ZOTERO_ITEM CSL_CITATION {"citationID":"jaTiwj7j","properties":{"formattedCitation":"[50]","plainCitation":"[50]","noteIndex":0},"citationItems":[{"id":1735,"uris":["http://zotero.org/users/local/S8X13ARX/items/KY4LMK3Y"],"itemData":{"id":1735,"type":"article-journal","abstract":"Abstract\n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9769BC">
        <w:rPr>
          <w:b/>
          <w:color w:val="auto"/>
        </w:rPr>
        <w:fldChar w:fldCharType="separate"/>
      </w:r>
      <w:r w:rsidRPr="009769BC">
        <w:rPr>
          <w:color w:val="auto"/>
        </w:rPr>
        <w:t>[50]</w:t>
      </w:r>
      <w:r w:rsidRPr="009769BC">
        <w:rPr>
          <w:b/>
          <w:color w:val="auto"/>
        </w:rPr>
        <w:fldChar w:fldCharType="end"/>
      </w:r>
      <w:r w:rsidRPr="009769BC">
        <w:rPr>
          <w:color w:val="auto"/>
        </w:rPr>
        <w:t xml:space="preserve">. Downstream of FI itself, it is also understood that FI impacts males and females disparately concerning clinical outcomes, with food insecure females being significantly more likely to experience obesity compared to their food insecure male counterparts </w:t>
      </w:r>
      <w:r w:rsidRPr="009769BC">
        <w:rPr>
          <w:b/>
          <w:color w:val="auto"/>
        </w:rPr>
        <w:fldChar w:fldCharType="begin"/>
      </w:r>
      <w:r w:rsidRPr="009769BC">
        <w:rPr>
          <w:color w:val="auto"/>
        </w:rPr>
        <w:instrText xml:space="preserve"> ADDIN ZOTERO_ITEM CSL_CITATION {"citationID":"iPqU9TOh","properties":{"formattedCitation":"[51\\uc0\\u8211{}55]","plainCitation":"[51–55]","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9769BC">
        <w:rPr>
          <w:b/>
          <w:color w:val="auto"/>
        </w:rPr>
        <w:fldChar w:fldCharType="separate"/>
      </w:r>
      <w:r w:rsidRPr="009769BC">
        <w:rPr>
          <w:color w:val="auto"/>
        </w:rPr>
        <w:t>[51–55]</w:t>
      </w:r>
      <w:r w:rsidRPr="009769BC">
        <w:rPr>
          <w:b/>
          <w:color w:val="auto"/>
        </w:rPr>
        <w:fldChar w:fldCharType="end"/>
      </w:r>
      <w:r w:rsidRPr="009769BC">
        <w:rPr>
          <w:color w:val="auto"/>
        </w:rPr>
        <w:t xml:space="preserve">. A biological basis for explaining these disparate associations is not readily accessible, with some in the field suggesting that these relationships may be explained by the gendered societal norms concerning childcare traditionally imposed on women </w:t>
      </w:r>
      <w:r w:rsidRPr="009769BC">
        <w:rPr>
          <w:b/>
          <w:color w:val="auto"/>
        </w:rPr>
        <w:fldChar w:fldCharType="begin"/>
      </w:r>
      <w:r w:rsidRPr="009769BC">
        <w:rPr>
          <w:color w:val="auto"/>
        </w:rPr>
        <w:instrText xml:space="preserve"> ADDIN ZOTERO_ITEM CSL_CITATION {"citationID":"nH4HLCTD","properties":{"formattedCitation":"[51]","plainCitation":"[51]","noteIndex":0},"citationItems":[{"id":1731,"uris":["http://zotero.org/users/local/S8X13ARX/items/YB7RFID8"],"itemData":{"id":1731,"type":"article-journal","container-title":"Social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9769BC">
        <w:rPr>
          <w:b/>
          <w:color w:val="auto"/>
        </w:rPr>
        <w:fldChar w:fldCharType="separate"/>
      </w:r>
      <w:r w:rsidRPr="009769BC">
        <w:rPr>
          <w:color w:val="auto"/>
        </w:rPr>
        <w:t>[51]</w:t>
      </w:r>
      <w:r w:rsidRPr="009769BC">
        <w:rPr>
          <w:b/>
          <w:color w:val="auto"/>
        </w:rPr>
        <w:fldChar w:fldCharType="end"/>
      </w:r>
      <w:r w:rsidRPr="009769BC">
        <w:rPr>
          <w:color w:val="auto"/>
        </w:rPr>
        <w:t xml:space="preserve">. We posit that our results may provide an additional layer of evidence for understanding the dynamic between FI and sex-specific disparities, though we are limited in our conclusions given the potential for reverse causality due to the cross-sectional design. Nevertheless, within the context of the food insecure cancer population, this conjecture would only help to </w:t>
      </w:r>
      <w:del w:id="120" w:author="Maino Vieytes, Christian Augusto" w:date="2022-10-27T10:20:00Z">
        <w:r w:rsidRPr="009769BC" w:rsidDel="00230AE0">
          <w:rPr>
            <w:color w:val="auto"/>
          </w:rPr>
          <w:delText xml:space="preserve">understand </w:delText>
        </w:r>
      </w:del>
      <w:ins w:id="121" w:author="Maino Vieytes, Christian Augusto" w:date="2022-10-27T10:20:00Z">
        <w:r w:rsidR="00230AE0">
          <w:rPr>
            <w:color w:val="auto"/>
          </w:rPr>
          <w:t>clarify</w:t>
        </w:r>
        <w:r w:rsidR="00230AE0" w:rsidRPr="009769BC">
          <w:rPr>
            <w:color w:val="auto"/>
          </w:rPr>
          <w:t xml:space="preserve"> </w:t>
        </w:r>
      </w:ins>
      <w:r w:rsidRPr="009769BC">
        <w:rPr>
          <w:color w:val="auto"/>
        </w:rPr>
        <w:t>those relationships in younger cancer survivors of child-bearing age and not necessarily post-menopausal survivors.</w:t>
      </w:r>
    </w:p>
    <w:p w14:paraId="1145237F" w14:textId="77777777" w:rsidR="00D16FDC" w:rsidRPr="009769BC" w:rsidRDefault="00D16FDC" w:rsidP="00D16FDC">
      <w:pPr>
        <w:pStyle w:val="MDPI31text"/>
        <w:rPr>
          <w:b/>
          <w:color w:val="auto"/>
        </w:rPr>
      </w:pPr>
      <w:r w:rsidRPr="009769BC">
        <w:rPr>
          <w:color w:val="auto"/>
        </w:rPr>
        <w:t xml:space="preserve">In addition to strong effect sizes in females, there were disparities across time since primary diagnosis that emerged. The association between the penalized logistic regression patterns and FI was strongest in those </w:t>
      </w:r>
      <w:r w:rsidR="00884D38" w:rsidRPr="009769BC">
        <w:rPr>
          <w:color w:val="auto"/>
        </w:rPr>
        <w:t>2–6</w:t>
      </w:r>
      <w:r w:rsidRPr="009769BC">
        <w:rPr>
          <w:color w:val="auto"/>
        </w:rPr>
        <w:t xml:space="preserve"> years removed from a cancer diagnosis. These findings suggest that dietary intake may be more relevant for predicting FI status among cancer survivors within this group and not necessarily those proximal or distal to a diagnosis. However, previous findings in the literature have not found a significant moderating effect of time since diagnosis on FI-related outcomes </w:t>
      </w:r>
      <w:r w:rsidRPr="009769BC">
        <w:rPr>
          <w:b/>
          <w:color w:val="auto"/>
        </w:rPr>
        <w:fldChar w:fldCharType="begin"/>
      </w:r>
      <w:r w:rsidRPr="009769BC">
        <w:rPr>
          <w:color w:val="auto"/>
        </w:rPr>
        <w:instrText xml:space="preserve"> ADDIN ZOTERO_ITEM CSL_CITATION {"citationID":"8wRXAJBx","properties":{"formattedCitation":"[8,56]","plainCitation":"[8,56]","noteIndex":0},"citationItems":[{"id":1478,"uris":["http://zotero.org/users/local/S8X13ARX/items/6E4FKN84"],"itemData":{"id":1478,"type":"article-journal","abstract":"Underserved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9769BC">
        <w:rPr>
          <w:b/>
          <w:color w:val="auto"/>
        </w:rPr>
        <w:fldChar w:fldCharType="separate"/>
      </w:r>
      <w:r w:rsidRPr="009769BC">
        <w:rPr>
          <w:color w:val="auto"/>
        </w:rPr>
        <w:t>[8,56]</w:t>
      </w:r>
      <w:r w:rsidRPr="009769BC">
        <w:rPr>
          <w:b/>
          <w:color w:val="auto"/>
        </w:rPr>
        <w:fldChar w:fldCharType="end"/>
      </w:r>
      <w:r w:rsidRPr="009769BC">
        <w:rPr>
          <w:color w:val="auto"/>
        </w:rPr>
        <w:t>. Therefore, it is challenging to clarify 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 Though the results have been mixed among different studies, we believe that this is an area that requires further scrutiny if we are to understand the dynamics of food insecurity throughout the cancer care continuum.</w:t>
      </w:r>
    </w:p>
    <w:p w14:paraId="246F8C04" w14:textId="17AAB2AB" w:rsidR="00D16FDC" w:rsidRPr="009769BC" w:rsidRDefault="00D16FDC" w:rsidP="00D16FDC">
      <w:pPr>
        <w:pStyle w:val="MDPI31text"/>
        <w:rPr>
          <w:b/>
          <w:color w:val="auto"/>
        </w:rPr>
      </w:pPr>
      <w:r w:rsidRPr="009769BC">
        <w:rPr>
          <w:color w:val="auto"/>
        </w:rPr>
        <w:t xml:space="preserve">The results we present have global public health ramifications. Clinically, FI continues to be an underappreciated social determinant of health, mainly afflicting low-income populations. A consequence of FI manifests in the trade-offs exacted on food insecure survivors when faced with competing demands of nutrition and medical care </w:t>
      </w:r>
      <w:r w:rsidRPr="009769BC">
        <w:rPr>
          <w:b/>
          <w:color w:val="auto"/>
        </w:rPr>
        <w:fldChar w:fldCharType="begin"/>
      </w:r>
      <w:r w:rsidRPr="009769BC">
        <w:rPr>
          <w:color w:val="auto"/>
        </w:rPr>
        <w:instrText xml:space="preserve"> ADDIN ZOTERO_ITEM CSL_CITATION {"citationID":"Vz9ft5oW","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9769BC">
        <w:rPr>
          <w:b/>
          <w:color w:val="auto"/>
        </w:rPr>
        <w:fldChar w:fldCharType="separate"/>
      </w:r>
      <w:r w:rsidRPr="009769BC">
        <w:rPr>
          <w:color w:val="auto"/>
        </w:rPr>
        <w:t>[57]</w:t>
      </w:r>
      <w:r w:rsidRPr="009769BC">
        <w:rPr>
          <w:b/>
          <w:color w:val="auto"/>
        </w:rPr>
        <w:fldChar w:fldCharType="end"/>
      </w:r>
      <w:r w:rsidRPr="009769BC">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9769BC">
        <w:rPr>
          <w:b/>
          <w:color w:val="auto"/>
        </w:rPr>
        <w:fldChar w:fldCharType="begin"/>
      </w:r>
      <w:r w:rsidRPr="009769BC">
        <w:rPr>
          <w:color w:val="auto"/>
        </w:rPr>
        <w:instrText xml:space="preserve"> ADDIN ZOTERO_ITEM CSL_CITATION {"citationID":"1ktKSMQH","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9769BC">
        <w:rPr>
          <w:b/>
          <w:color w:val="auto"/>
        </w:rPr>
        <w:fldChar w:fldCharType="separate"/>
      </w:r>
      <w:r w:rsidRPr="009769BC">
        <w:rPr>
          <w:color w:val="auto"/>
        </w:rPr>
        <w:t>[57]</w:t>
      </w:r>
      <w:r w:rsidRPr="009769BC">
        <w:rPr>
          <w:b/>
          <w:color w:val="auto"/>
        </w:rPr>
        <w:fldChar w:fldCharType="end"/>
      </w:r>
      <w:r w:rsidRPr="009769BC">
        <w:rPr>
          <w:color w:val="auto"/>
        </w:rPr>
        <w:t xml:space="preserve">. It was previously shown that the rates of FI in the cancer population may be substantial in the low-income cancer population compared to the general population </w:t>
      </w:r>
      <w:r w:rsidRPr="009769BC">
        <w:rPr>
          <w:b/>
          <w:color w:val="auto"/>
        </w:rPr>
        <w:fldChar w:fldCharType="begin"/>
      </w:r>
      <w:r w:rsidRPr="009769BC">
        <w:rPr>
          <w:color w:val="auto"/>
        </w:rPr>
        <w:instrText xml:space="preserve"> ADDIN ZOTERO_ITEM CSL_CITATION {"citationID":"vT6cJfaa","properties":{"formattedCitation":"[58]","plainCitation":"[58]","noteIndex":0},"citationItems":[{"id":1438,"uris":["http://zotero.org/users/local/S8X13ARX/items/UHQB5EPP"],"itemData":{"id":1438,"type":"article-journal","container-title":"Journal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9769BC">
        <w:rPr>
          <w:b/>
          <w:color w:val="auto"/>
        </w:rPr>
        <w:fldChar w:fldCharType="separate"/>
      </w:r>
      <w:r w:rsidRPr="009769BC">
        <w:rPr>
          <w:color w:val="auto"/>
        </w:rPr>
        <w:t>[58]</w:t>
      </w:r>
      <w:r w:rsidRPr="009769BC">
        <w:rPr>
          <w:b/>
          <w:color w:val="auto"/>
        </w:rPr>
        <w:fldChar w:fldCharType="end"/>
      </w:r>
      <w:r w:rsidRPr="009769BC">
        <w:rPr>
          <w:color w:val="auto"/>
        </w:rPr>
        <w:t xml:space="preserve">. Social and economic factors are especially crucial in prognosis and survival following diagnosis,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9769BC">
        <w:rPr>
          <w:b/>
          <w:color w:val="auto"/>
        </w:rPr>
        <w:fldChar w:fldCharType="begin"/>
      </w:r>
      <w:r w:rsidRPr="009769BC">
        <w:rPr>
          <w:color w:val="auto"/>
        </w:rPr>
        <w:instrText xml:space="preserve"> ADDIN ZOTERO_ITEM CSL_CITATION {"citationID":"2FIbs0Ek","properties":{"formattedCitation":"[59]","plainCitation":"[59]","noteIndex":0},"citationItems":[{"id":1422,"uris":["http://zotero.org/users/local/S8X13ARX/items/2FWJ4EMW"],"itemData":{"id":1422,"type":"article-journal","abstract":"Rates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9769BC">
        <w:rPr>
          <w:b/>
          <w:color w:val="auto"/>
        </w:rPr>
        <w:fldChar w:fldCharType="separate"/>
      </w:r>
      <w:r w:rsidRPr="009769BC">
        <w:rPr>
          <w:color w:val="auto"/>
        </w:rPr>
        <w:t>[59]</w:t>
      </w:r>
      <w:r w:rsidRPr="009769BC">
        <w:rPr>
          <w:b/>
          <w:color w:val="auto"/>
        </w:rPr>
        <w:fldChar w:fldCharType="end"/>
      </w:r>
      <w:r w:rsidRPr="009769BC">
        <w:rPr>
          <w:color w:val="auto"/>
        </w:rPr>
        <w:t xml:space="preserve">. Though this analysis was completed with data from the U.S., we believe that many of these findings and considerations are germane in a global context. In particular, these findings may be relevant for clinicians and cancer survivors in countries without universally subsidized health care, like the U.S. Nevertheless, many facets of cancer survivorship, such as job loss and physical disability, still define the QOL cancer survivors experience globally and </w:t>
      </w:r>
      <w:del w:id="122" w:author="Maino Vieytes, Christian Augusto" w:date="2022-10-27T10:23:00Z">
        <w:r w:rsidRPr="009769BC" w:rsidDel="00230AE0">
          <w:rPr>
            <w:color w:val="auto"/>
          </w:rPr>
          <w:delText xml:space="preserve">are </w:delText>
        </w:r>
      </w:del>
      <w:ins w:id="123" w:author="Maino Vieytes, Christian Augusto" w:date="2022-10-27T10:23:00Z">
        <w:r w:rsidR="00230AE0">
          <w:rPr>
            <w:color w:val="auto"/>
          </w:rPr>
          <w:t>remain</w:t>
        </w:r>
        <w:r w:rsidR="00230AE0" w:rsidRPr="009769BC">
          <w:rPr>
            <w:color w:val="auto"/>
          </w:rPr>
          <w:t xml:space="preserve"> </w:t>
        </w:r>
      </w:ins>
      <w:del w:id="124" w:author="Maino Vieytes, Christian Augusto" w:date="2022-10-27T10:23:00Z">
        <w:r w:rsidRPr="009769BC" w:rsidDel="00230AE0">
          <w:rPr>
            <w:color w:val="auto"/>
          </w:rPr>
          <w:delText xml:space="preserve">also </w:delText>
        </w:r>
      </w:del>
      <w:ins w:id="125" w:author="Maino Vieytes, Christian Augusto" w:date="2022-10-27T10:23:00Z">
        <w:r w:rsidR="00230AE0">
          <w:rPr>
            <w:color w:val="auto"/>
          </w:rPr>
          <w:t>as</w:t>
        </w:r>
        <w:r w:rsidR="00230AE0" w:rsidRPr="009769BC">
          <w:rPr>
            <w:color w:val="auto"/>
          </w:rPr>
          <w:t xml:space="preserve"> </w:t>
        </w:r>
      </w:ins>
      <w:r w:rsidRPr="009769BC">
        <w:rPr>
          <w:color w:val="auto"/>
        </w:rPr>
        <w:t xml:space="preserve">factors that may impede access to healthy and nutritious food. Finally, this work utilizing penalized logistic regression also corroborates a novel and pre-existing framework for evaluating dietary patterns associated with particular exposures </w:t>
      </w:r>
      <w:r w:rsidRPr="009769BC">
        <w:rPr>
          <w:color w:val="auto"/>
        </w:rPr>
        <w:fldChar w:fldCharType="begin"/>
      </w:r>
      <w:r w:rsidRPr="009769BC">
        <w:rPr>
          <w:color w:val="auto"/>
        </w:rPr>
        <w:instrText xml:space="preserve"> ADDIN ZOTERO_ITEM CSL_CITATION {"citationID":"VI3B3QO3","properties":{"formattedCitation":"[14,15]","plainCitation":"[14,15]","noteIndex":0},"citationItems":[{"id":1580,"uris":["http://zotero.org/users/local/S8X13ARX/items/J5DWKJJV"],"itemData":{"id":1580,"type":"article-journal","container-title":"BMC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Pr="009769BC">
        <w:rPr>
          <w:color w:val="auto"/>
        </w:rPr>
        <w:fldChar w:fldCharType="separate"/>
      </w:r>
      <w:r w:rsidRPr="009769BC">
        <w:rPr>
          <w:noProof/>
          <w:color w:val="auto"/>
        </w:rPr>
        <w:t>[14,15]</w:t>
      </w:r>
      <w:r w:rsidRPr="009769BC">
        <w:rPr>
          <w:color w:val="auto"/>
        </w:rPr>
        <w:fldChar w:fldCharType="end"/>
      </w:r>
      <w:r w:rsidRPr="009769BC">
        <w:rPr>
          <w:color w:val="auto"/>
        </w:rPr>
        <w:t xml:space="preserve">. This </w:t>
      </w:r>
      <w:r w:rsidRPr="009769BC">
        <w:rPr>
          <w:color w:val="auto"/>
        </w:rPr>
        <w:lastRenderedPageBreak/>
        <w:t xml:space="preserve">approach may be helpful not only for evaluating the dietary patterns of specific populations, as we have demonstrated here but also for monitoring and evaluating the effects of nutrition policy initiatives in the U.S. and </w:t>
      </w:r>
      <w:del w:id="126" w:author="Maino Vieytes, Christian Augusto" w:date="2022-10-27T10:24:00Z">
        <w:r w:rsidRPr="009769BC" w:rsidDel="00230AE0">
          <w:rPr>
            <w:color w:val="auto"/>
          </w:rPr>
          <w:delText>globally</w:delText>
        </w:r>
      </w:del>
      <w:ins w:id="127" w:author="Maino Vieytes, Christian Augusto" w:date="2022-10-27T10:24:00Z">
        <w:r w:rsidR="00230AE0">
          <w:rPr>
            <w:color w:val="auto"/>
          </w:rPr>
          <w:t>abroad</w:t>
        </w:r>
      </w:ins>
      <w:r w:rsidRPr="009769BC">
        <w:rPr>
          <w:color w:val="auto"/>
        </w:rPr>
        <w:t>.</w:t>
      </w:r>
    </w:p>
    <w:p w14:paraId="665B36DD" w14:textId="21131E9C" w:rsidR="00D16FDC" w:rsidRPr="009769BC" w:rsidRDefault="00D16FDC" w:rsidP="00D16FDC">
      <w:pPr>
        <w:pStyle w:val="MDPI31text"/>
        <w:rPr>
          <w:b/>
          <w:color w:val="auto"/>
        </w:rPr>
      </w:pPr>
      <w:r w:rsidRPr="009769BC">
        <w:rPr>
          <w:color w:val="auto"/>
        </w:rPr>
        <w:t xml:space="preserve">Considering the study’s findings within the framework of guidelines established in the WCRF/AICR third expert report, we conclude that the cancer food insecure population within the United States may be hindered from meeting the report’s benchmarks. The report stresses the vital role of fruits, vegetables, legumes, and whole grains in the prevention of incident cancer, cancer control, and bolstered survivorship </w:t>
      </w:r>
      <w:r w:rsidRPr="009769BC">
        <w:rPr>
          <w:b/>
          <w:color w:val="auto"/>
        </w:rPr>
        <w:fldChar w:fldCharType="begin"/>
      </w:r>
      <w:r w:rsidRPr="009769BC">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9769BC">
        <w:rPr>
          <w:b/>
          <w:color w:val="auto"/>
        </w:rPr>
        <w:fldChar w:fldCharType="separate"/>
      </w:r>
      <w:r w:rsidRPr="009769BC">
        <w:rPr>
          <w:color w:val="auto"/>
        </w:rPr>
        <w:t>[9]</w:t>
      </w:r>
      <w:r w:rsidRPr="009769BC">
        <w:rPr>
          <w:b/>
          <w:color w:val="auto"/>
        </w:rPr>
        <w:fldChar w:fldCharType="end"/>
      </w:r>
      <w:r w:rsidRPr="009769BC">
        <w:rPr>
          <w:color w:val="auto"/>
        </w:rPr>
        <w:t>. We found that dietary patterns derived in both manners, although more robustly with penalized logistic regression, suggested that FI in the cancer survivor population was associated with poor diet</w:t>
      </w:r>
      <w:del w:id="128" w:author="Maino Vieytes, Christian Augusto" w:date="2022-10-27T10:24:00Z">
        <w:r w:rsidRPr="009769BC" w:rsidDel="00230AE0">
          <w:rPr>
            <w:color w:val="auto"/>
          </w:rPr>
          <w:delText>ary</w:delText>
        </w:r>
      </w:del>
      <w:r w:rsidRPr="009769BC">
        <w:rPr>
          <w:color w:val="auto"/>
        </w:rPr>
        <w:t xml:space="preserve"> quality that was not aligned with those guidelines. Future studies, specifically those with longitudinal cohort designs, should more closely examine the relationships between FI and dietary intake with prognostic</w:t>
      </w:r>
      <w:ins w:id="129" w:author="Maino Vieytes, Christian Augusto" w:date="2022-10-27T10:24:00Z">
        <w:r w:rsidR="00230AE0">
          <w:rPr>
            <w:color w:val="auto"/>
          </w:rPr>
          <w:t xml:space="preserve"> and other functional</w:t>
        </w:r>
      </w:ins>
      <w:r w:rsidRPr="009769BC">
        <w:rPr>
          <w:color w:val="auto"/>
        </w:rPr>
        <w:t xml:space="preserve"> outcomes in this population. Nevertheless, this research elevates the importance of utilizing the WCRF/AICR guidelines in clinical settings and, in particular, subsequent to food insecurity screenings.</w:t>
      </w:r>
    </w:p>
    <w:p w14:paraId="5454AC14" w14:textId="5B141E46" w:rsidR="00D16FDC" w:rsidRPr="009769BC" w:rsidRDefault="00D16FDC" w:rsidP="00D16FDC">
      <w:pPr>
        <w:pStyle w:val="MDPI31text"/>
        <w:rPr>
          <w:b/>
          <w:color w:val="auto"/>
        </w:rPr>
      </w:pPr>
      <w:r w:rsidRPr="009769BC">
        <w:rPr>
          <w:color w:val="auto"/>
        </w:rPr>
        <w:t xml:space="preserve">This analysis has several strengths,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 given that FI at the household level may impart unequal burdens on its residents and, in addition, the fact that these data are self-reported in nature. With regard to dietary intake measurements, we cannot rule out any systematic biases introduced by the dietary measurement protocol. In this </w:t>
      </w:r>
      <w:r w:rsidR="003D794E" w:rsidRPr="009769BC">
        <w:rPr>
          <w:color w:val="auto"/>
        </w:rPr>
        <w:t>vein</w:t>
      </w:r>
      <w:r w:rsidRPr="009769BC">
        <w:rPr>
          <w:color w:val="auto"/>
        </w:rPr>
        <w:t>, using a 24</w:t>
      </w:r>
      <w:r w:rsidR="003D794E">
        <w:rPr>
          <w:color w:val="auto"/>
        </w:rPr>
        <w:t xml:space="preserve"> h </w:t>
      </w:r>
      <w:r w:rsidRPr="009769BC">
        <w:rPr>
          <w:color w:val="auto"/>
        </w:rPr>
        <w:t xml:space="preserve">recall instead of a more robust measure of dietary intake, such as a food-frequency questionnaire, is also a notable limitation. Moreover, we must again stress that there are, to our knowledge, no current published design-based modeling software allowing users to perform penalized regression (e.g., Ridge or LASSO regression) on complex survey data. Nonetheless, as we did in our analysis, weighting those procedures with normalized weights </w:t>
      </w:r>
      <w:ins w:id="130" w:author="Maino Vieytes, Christian Augusto" w:date="2022-10-27T10:25:00Z">
        <w:r w:rsidR="00230AE0">
          <w:rPr>
            <w:color w:val="auto"/>
          </w:rPr>
          <w:t xml:space="preserve">(see Appendix A) </w:t>
        </w:r>
      </w:ins>
      <w:r w:rsidRPr="009769BC">
        <w:rPr>
          <w:color w:val="auto"/>
        </w:rPr>
        <w:t xml:space="preserve">was a deliberate strategy for curtailing any parameter or standard error bias introduced by not using all components of the complex survey design </w:t>
      </w:r>
      <w:r w:rsidRPr="009769BC">
        <w:rPr>
          <w:b/>
          <w:color w:val="auto"/>
        </w:rPr>
        <w:fldChar w:fldCharType="begin"/>
      </w:r>
      <w:r w:rsidRPr="009769BC">
        <w:rPr>
          <w:color w:val="auto"/>
        </w:rPr>
        <w:instrText xml:space="preserve"> ADDIN ZOTERO_ITEM CSL_CITATION {"citationID":"LxBLXBkX","properties":{"formattedCitation":"[60,61]","plainCitation":"[60,61]","noteIndex":0},"citationItems":[{"id":1573,"uris":["http://zotero.org/users/local/S8X13ARX/items/8VC7X7X4"],"itemData":{"id":1573,"type":"article-journal","container-title":"Colorado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9769BC">
        <w:rPr>
          <w:b/>
          <w:color w:val="auto"/>
        </w:rPr>
        <w:fldChar w:fldCharType="separate"/>
      </w:r>
      <w:r w:rsidRPr="009769BC">
        <w:rPr>
          <w:color w:val="auto"/>
        </w:rPr>
        <w:t>[60,61]</w:t>
      </w:r>
      <w:r w:rsidRPr="009769BC">
        <w:rPr>
          <w:b/>
          <w:color w:val="auto"/>
        </w:rPr>
        <w:fldChar w:fldCharType="end"/>
      </w:r>
      <w:r w:rsidRPr="009769BC">
        <w:rPr>
          <w:color w:val="auto"/>
        </w:rPr>
        <w:t xml:space="preserve">. Concerning the use of </w:t>
      </w:r>
      <w:r w:rsidR="003D794E" w:rsidRPr="003D794E">
        <w:rPr>
          <w:iCs/>
          <w:color w:val="auto"/>
        </w:rPr>
        <w:t>a posteriori</w:t>
      </w:r>
      <w:r w:rsidRPr="009769BC">
        <w:rPr>
          <w:i/>
          <w:iCs/>
          <w:color w:val="auto"/>
        </w:rPr>
        <w:t xml:space="preserve"> </w:t>
      </w:r>
      <w:r w:rsidRPr="009769BC">
        <w:rPr>
          <w:color w:val="auto"/>
        </w:rPr>
        <w:t xml:space="preserve">methods for dietary patterns extraction, we also concede that these methods are limited in that they do not allow us to make explicit recommendations on absolute values of dietary intake for any given food group analyzed, in contrast to some </w:t>
      </w:r>
      <w:r w:rsidR="003D794E" w:rsidRPr="003D794E">
        <w:rPr>
          <w:iCs/>
          <w:color w:val="auto"/>
        </w:rPr>
        <w:t>a priori</w:t>
      </w:r>
      <w:r w:rsidRPr="009769BC">
        <w:rPr>
          <w:color w:val="auto"/>
        </w:rPr>
        <w:t xml:space="preserve"> diet quality indices. 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F5A5567" w14:textId="77777777" w:rsidR="00D16FDC" w:rsidRPr="009769BC" w:rsidRDefault="00565C66" w:rsidP="00565C66">
      <w:pPr>
        <w:pStyle w:val="MDPI21heading1"/>
      </w:pPr>
      <w:r w:rsidRPr="009769BC">
        <w:t xml:space="preserve">5. </w:t>
      </w:r>
      <w:r w:rsidR="00D16FDC" w:rsidRPr="009769BC">
        <w:t>Conclusions</w:t>
      </w:r>
    </w:p>
    <w:p w14:paraId="578B3DF6" w14:textId="77777777" w:rsidR="00D16FDC" w:rsidRPr="009769BC" w:rsidRDefault="00D16FDC" w:rsidP="00D16FDC">
      <w:pPr>
        <w:pStyle w:val="MDPI31text"/>
        <w:rPr>
          <w:b/>
          <w:color w:val="auto"/>
        </w:rPr>
      </w:pPr>
      <w:r w:rsidRPr="009769BC">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9769BC">
        <w:rPr>
          <w:b/>
          <w:color w:val="auto"/>
        </w:rPr>
        <w:fldChar w:fldCharType="begin"/>
      </w:r>
      <w:r w:rsidRPr="009769BC">
        <w:rPr>
          <w:color w:val="auto"/>
        </w:rPr>
        <w:instrText xml:space="preserve"> ADDIN ZOTERO_ITEM CSL_CITATION {"citationID":"rD6R13bI","properties":{"formattedCitation":"[9,21]","plainCitation":"[9,21]","noteIndex":0},"citationItems":[{"id":508,"uris":["http://zotero.org/users/local/S8X13ARX/items/5MJ7D4QJ"],"itemData":{"id":508,"type":"book","edition":"3","title":"Diet,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9769BC">
        <w:rPr>
          <w:b/>
          <w:color w:val="auto"/>
        </w:rPr>
        <w:fldChar w:fldCharType="separate"/>
      </w:r>
      <w:r w:rsidRPr="009769BC">
        <w:rPr>
          <w:color w:val="auto"/>
        </w:rPr>
        <w:t>[9,21]</w:t>
      </w:r>
      <w:r w:rsidRPr="009769BC">
        <w:rPr>
          <w:b/>
          <w:color w:val="auto"/>
        </w:rPr>
        <w:fldChar w:fldCharType="end"/>
      </w:r>
      <w:r w:rsidRPr="009769BC">
        <w:rPr>
          <w:color w:val="auto"/>
        </w:rPr>
        <w:t xml:space="preserve">. These deficiencies are essential to highlight in a nutritionally vulnerable population already suspectable to malnutrition as they may lend themselves to poorer clinical outcomes, though further evidence 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w:t>
      </w:r>
      <w:r w:rsidRPr="009769BC">
        <w:rPr>
          <w:color w:val="auto"/>
        </w:rPr>
        <w:lastRenderedPageBreak/>
        <w:t xml:space="preserve">critical social determinant of health with consequences to nutritional intake that may require persistent screenings. These findings are critical and impactful given that there are currently no best-practice guidelines or consensus criteria within the cancer survivor population to ultimately abrogate the prevalence of FI and bolster patient prognoses </w:t>
      </w:r>
      <w:r w:rsidRPr="009769BC">
        <w:rPr>
          <w:b/>
          <w:color w:val="auto"/>
        </w:rPr>
        <w:fldChar w:fldCharType="begin"/>
      </w:r>
      <w:r w:rsidRPr="009769BC">
        <w:rPr>
          <w:color w:val="auto"/>
        </w:rPr>
        <w:instrText xml:space="preserve"> ADDIN ZOTERO_ITEM CSL_CITATION {"citationID":"pIKw5qZ3","properties":{"formattedCitation":"[57]","plainCitation":"[57]","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9769BC">
        <w:rPr>
          <w:b/>
          <w:color w:val="auto"/>
        </w:rPr>
        <w:fldChar w:fldCharType="separate"/>
      </w:r>
      <w:r w:rsidRPr="009769BC">
        <w:rPr>
          <w:color w:val="auto"/>
        </w:rPr>
        <w:t>[57]</w:t>
      </w:r>
      <w:r w:rsidRPr="009769BC">
        <w:rPr>
          <w:b/>
          <w:color w:val="auto"/>
        </w:rPr>
        <w:fldChar w:fldCharType="end"/>
      </w:r>
      <w:r w:rsidRPr="009769BC">
        <w:rPr>
          <w:color w:val="auto"/>
        </w:rPr>
        <w:t>.</w:t>
      </w:r>
    </w:p>
    <w:p w14:paraId="13D4F5A4" w14:textId="5B7F21D4" w:rsidR="00D16FDC" w:rsidRPr="009769BC" w:rsidRDefault="009769BC" w:rsidP="009769BC">
      <w:pPr>
        <w:pStyle w:val="MDPI62BackMatter"/>
        <w:spacing w:before="240"/>
      </w:pPr>
      <w:r w:rsidRPr="009769BC">
        <w:rPr>
          <w:b/>
        </w:rPr>
        <w:t>Supplementary Material</w:t>
      </w:r>
      <w:r w:rsidR="00D16FDC" w:rsidRPr="009769BC">
        <w:rPr>
          <w:b/>
        </w:rPr>
        <w:t xml:space="preserve">s: </w:t>
      </w:r>
      <w:r w:rsidR="00D16FDC" w:rsidRPr="009769BC">
        <w:t>The following supporting information can be downloaded at: www.mdpi.com/xxx/s1; Figure S1: Scree plot from the PCA dietary extractions procedure performed on subsample B (</w:t>
      </w:r>
      <w:r w:rsidR="00D16FDC" w:rsidRPr="009769BC">
        <w:rPr>
          <w:i/>
          <w:iCs/>
        </w:rPr>
        <w:t>n</w:t>
      </w:r>
      <w:r w:rsidR="00D16FDC" w:rsidRPr="009769BC">
        <w:t xml:space="preserve"> = 433); Table S1: Food grouping scheme used in the present analysis.; 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6BE03DF0" w14:textId="6F3DC19A" w:rsidR="00D16FDC" w:rsidRPr="009769BC" w:rsidRDefault="009769BC" w:rsidP="009769BC">
      <w:pPr>
        <w:pStyle w:val="MDPI62BackMatter"/>
      </w:pPr>
      <w:r w:rsidRPr="009769BC">
        <w:rPr>
          <w:b/>
        </w:rPr>
        <w:t>Author Contribution</w:t>
      </w:r>
      <w:r w:rsidR="00D16FDC" w:rsidRPr="009769BC">
        <w:rPr>
          <w:b/>
        </w:rPr>
        <w:t xml:space="preserve">s: </w:t>
      </w:r>
      <w:r w:rsidR="00D16FDC" w:rsidRPr="009769BC">
        <w:t xml:space="preserve">Conceptualization, </w:t>
      </w:r>
      <w:r w:rsidRPr="009769BC">
        <w:t>C.A.M.V.</w:t>
      </w:r>
      <w:r w:rsidR="00D16FDC" w:rsidRPr="009769BC">
        <w:t xml:space="preserve">; methodology, </w:t>
      </w:r>
      <w:r w:rsidRPr="009769BC">
        <w:t>C.A.M.V.</w:t>
      </w:r>
      <w:r>
        <w:t xml:space="preserve"> and</w:t>
      </w:r>
      <w:r w:rsidR="00D16FDC" w:rsidRPr="009769BC">
        <w:t xml:space="preserve"> </w:t>
      </w:r>
      <w:r w:rsidRPr="009769BC">
        <w:t>R.Z</w:t>
      </w:r>
      <w:r>
        <w:t>.</w:t>
      </w:r>
      <w:r w:rsidR="00D16FDC" w:rsidRPr="009769BC">
        <w:t xml:space="preserve">; software, </w:t>
      </w:r>
      <w:r w:rsidRPr="009769BC">
        <w:t>C.A.M.V.</w:t>
      </w:r>
      <w:r>
        <w:t xml:space="preserve"> and</w:t>
      </w:r>
      <w:r w:rsidR="00D16FDC" w:rsidRPr="009769BC">
        <w:t xml:space="preserve"> </w:t>
      </w:r>
      <w:r w:rsidRPr="009769BC">
        <w:t>R.Z</w:t>
      </w:r>
      <w:r>
        <w:t>.</w:t>
      </w:r>
      <w:r w:rsidR="00D16FDC" w:rsidRPr="009769BC">
        <w:t xml:space="preserve">; formal analysis, </w:t>
      </w:r>
      <w:r w:rsidRPr="009769BC">
        <w:t>C.A.M.V.</w:t>
      </w:r>
      <w:r>
        <w:t xml:space="preserve"> and</w:t>
      </w:r>
      <w:r w:rsidR="00D16FDC" w:rsidRPr="009769BC">
        <w:t xml:space="preserve"> </w:t>
      </w:r>
      <w:r w:rsidRPr="009769BC">
        <w:t>R.Z.</w:t>
      </w:r>
      <w:r w:rsidR="00D16FDC" w:rsidRPr="009769BC">
        <w:t xml:space="preserve">; investigation, </w:t>
      </w:r>
      <w:r w:rsidRPr="009769BC">
        <w:t>C.A.M.V.</w:t>
      </w:r>
      <w:r w:rsidR="00D16FDC" w:rsidRPr="009769BC">
        <w:t>, F</w:t>
      </w:r>
      <w:r w:rsidRPr="009769BC">
        <w:t>.</w:t>
      </w:r>
      <w:r w:rsidR="00D16FDC" w:rsidRPr="009769BC">
        <w:t>G</w:t>
      </w:r>
      <w:r w:rsidRPr="009769BC">
        <w:t>.</w:t>
      </w:r>
      <w:r>
        <w:t xml:space="preserve"> and</w:t>
      </w:r>
      <w:r w:rsidR="00D16FDC" w:rsidRPr="009769BC">
        <w:t xml:space="preserve"> A</w:t>
      </w:r>
      <w:r>
        <w:t>.</w:t>
      </w:r>
      <w:r w:rsidR="00D16FDC" w:rsidRPr="009769BC">
        <w:t>E</w:t>
      </w:r>
      <w:r>
        <w:t>.</w:t>
      </w:r>
      <w:r w:rsidR="00D16FDC" w:rsidRPr="009769BC">
        <w:t>A</w:t>
      </w:r>
      <w:r>
        <w:t>.</w:t>
      </w:r>
      <w:r w:rsidR="00D16FDC" w:rsidRPr="009769BC">
        <w:t xml:space="preserve">; data curation, </w:t>
      </w:r>
      <w:r w:rsidRPr="009769BC">
        <w:t>C.A.M.V</w:t>
      </w:r>
      <w:r>
        <w:t>.</w:t>
      </w:r>
      <w:r w:rsidR="00D16FDC" w:rsidRPr="009769BC">
        <w:t xml:space="preserve">; writing—original draft preparation, </w:t>
      </w:r>
      <w:r w:rsidRPr="009769BC">
        <w:t>C.A.M.V.</w:t>
      </w:r>
      <w:r>
        <w:t xml:space="preserve"> and</w:t>
      </w:r>
      <w:r w:rsidR="00D16FDC" w:rsidRPr="009769BC">
        <w:t xml:space="preserve"> </w:t>
      </w:r>
      <w:r>
        <w:t>A.B.-O.</w:t>
      </w:r>
      <w:r w:rsidR="00D16FDC" w:rsidRPr="009769BC">
        <w:t xml:space="preserve">; writing—review and editing, </w:t>
      </w:r>
      <w:r w:rsidRPr="009769BC">
        <w:t>C.A.M.V.</w:t>
      </w:r>
      <w:r w:rsidR="00D16FDC" w:rsidRPr="009769BC">
        <w:t xml:space="preserve">, </w:t>
      </w:r>
      <w:r w:rsidRPr="009769BC">
        <w:t>R.Z.</w:t>
      </w:r>
      <w:r w:rsidR="00D16FDC" w:rsidRPr="009769BC">
        <w:t xml:space="preserve">, </w:t>
      </w:r>
      <w:r>
        <w:t>A.B.-O.</w:t>
      </w:r>
      <w:r w:rsidR="00D16FDC" w:rsidRPr="009769BC">
        <w:t>, F</w:t>
      </w:r>
      <w:r w:rsidRPr="009769BC">
        <w:t>.</w:t>
      </w:r>
      <w:r w:rsidR="00D16FDC" w:rsidRPr="009769BC">
        <w:t>G</w:t>
      </w:r>
      <w:r w:rsidRPr="009769BC">
        <w:t xml:space="preserve">. </w:t>
      </w:r>
      <w:r w:rsidRPr="009769BC">
        <w:rPr>
          <w:rFonts w:eastAsiaTheme="minorEastAsia"/>
          <w:lang w:eastAsia="zh-CN"/>
        </w:rPr>
        <w:t>and</w:t>
      </w:r>
      <w:r w:rsidR="00D16FDC" w:rsidRPr="009769BC">
        <w:t xml:space="preserve"> </w:t>
      </w:r>
      <w:r>
        <w:t>A.E.A.</w:t>
      </w:r>
      <w:r w:rsidR="00D16FDC" w:rsidRPr="009769BC">
        <w:t xml:space="preserve">; supervision, </w:t>
      </w:r>
      <w:r>
        <w:t>A.E.A.</w:t>
      </w:r>
      <w:r w:rsidR="00D16FDC" w:rsidRPr="009769BC">
        <w:t xml:space="preserve">; project administration, </w:t>
      </w:r>
      <w:r w:rsidRPr="009769BC">
        <w:t>C.A.M.V</w:t>
      </w:r>
      <w:r>
        <w:t>.</w:t>
      </w:r>
      <w:r w:rsidR="00D16FDC" w:rsidRPr="009769BC">
        <w:t xml:space="preserve"> All authors have read and agreed to the published version of the manuscript.</w:t>
      </w:r>
    </w:p>
    <w:p w14:paraId="5375FD6B" w14:textId="0C94E168" w:rsidR="00A64CDF" w:rsidRPr="00A64CDF" w:rsidRDefault="00D16FDC" w:rsidP="00A64CDF">
      <w:pPr>
        <w:pStyle w:val="MDPI62BackMatter"/>
        <w:rPr>
          <w:ins w:id="131" w:author="Maino Vieytes, Christian Augusto" w:date="2022-10-27T09:09:00Z"/>
        </w:rPr>
      </w:pPr>
      <w:commentRangeStart w:id="132"/>
      <w:r w:rsidRPr="00610BBC">
        <w:rPr>
          <w:b/>
          <w:highlight w:val="yellow"/>
        </w:rPr>
        <w:t>Funding</w:t>
      </w:r>
      <w:commentRangeEnd w:id="132"/>
      <w:r w:rsidR="009769BC" w:rsidRPr="00610BBC">
        <w:rPr>
          <w:rStyle w:val="CommentReference"/>
          <w:rFonts w:eastAsia="SimSun"/>
          <w:b/>
          <w:noProof/>
          <w:snapToGrid/>
          <w:highlight w:val="yellow"/>
          <w:lang w:eastAsia="zh-CN" w:bidi="ar-SA"/>
        </w:rPr>
        <w:commentReference w:id="132"/>
      </w:r>
      <w:r w:rsidRPr="009769BC">
        <w:rPr>
          <w:b/>
        </w:rPr>
        <w:t>:</w:t>
      </w:r>
      <w:r w:rsidRPr="009769BC">
        <w:t xml:space="preserve"> </w:t>
      </w:r>
      <w:del w:id="133" w:author="Maino Vieytes, Christian Augusto" w:date="2022-10-27T10:28:00Z">
        <w:r w:rsidR="009769BC" w:rsidRPr="009769BC" w:rsidDel="00230AE0">
          <w:delText>C.A.M.V.</w:delText>
        </w:r>
        <w:r w:rsidRPr="009769BC" w:rsidDel="00230AE0">
          <w:delText xml:space="preserve"> was supported by a research scholarship from the Health Policy Research Scholars Program at the Robert Wood Johnson Foundation.</w:delText>
        </w:r>
      </w:del>
      <w:ins w:id="134" w:author="Maino Vieytes, Christian Augusto" w:date="2022-10-27T09:09:00Z">
        <w:r w:rsidR="00A64CDF" w:rsidRPr="00A64CDF">
          <w:rPr>
            <w:rPrChange w:id="135" w:author="Maino Vieytes, Christian Augusto" w:date="2022-10-27T09:09:00Z">
              <w:rPr>
                <w:b/>
                <w:bCs/>
              </w:rPr>
            </w:rPrChange>
          </w:rPr>
          <w:t>C.A.M.V</w:t>
        </w:r>
        <w:r w:rsidR="00A64CDF">
          <w:rPr>
            <w:b/>
            <w:bCs/>
          </w:rPr>
          <w:t xml:space="preserve"> </w:t>
        </w:r>
        <w:r w:rsidR="00A64CDF" w:rsidRPr="00A64CDF">
          <w:t xml:space="preserve">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w:t>
        </w:r>
      </w:ins>
      <w:ins w:id="136" w:author="Maino Vieytes, Christian Augusto" w:date="2022-10-27T09:10:00Z">
        <w:r w:rsidR="00A64CDF">
          <w:t xml:space="preserve">article </w:t>
        </w:r>
      </w:ins>
      <w:ins w:id="137" w:author="Maino Vieytes, Christian Augusto" w:date="2022-10-27T09:09:00Z">
        <w:r w:rsidR="00A64CDF" w:rsidRPr="00A64CDF">
          <w:t>is supported by the program. The views expressed here do not necessarily reflect the views of the Foundation. www.healthpolicyresearch-scholars.org</w:t>
        </w:r>
      </w:ins>
      <w:ins w:id="138" w:author="Maino Vieytes, Christian Augusto" w:date="2022-10-27T09:10:00Z">
        <w:r w:rsidR="00A64CDF">
          <w:t>.</w:t>
        </w:r>
      </w:ins>
    </w:p>
    <w:p w14:paraId="14B50438" w14:textId="7087CD22" w:rsidR="00D16FDC" w:rsidRPr="009769BC" w:rsidRDefault="00D16FDC" w:rsidP="009769BC">
      <w:pPr>
        <w:pStyle w:val="MDPI62BackMatter"/>
      </w:pPr>
    </w:p>
    <w:p w14:paraId="7F6F9EB3" w14:textId="77777777" w:rsidR="00D16FDC" w:rsidRPr="009769BC" w:rsidRDefault="00D16FDC" w:rsidP="009769BC">
      <w:pPr>
        <w:pStyle w:val="MDPI62BackMatter"/>
        <w:rPr>
          <w:b/>
        </w:rPr>
      </w:pPr>
      <w:bookmarkStart w:id="139" w:name="_Hlk89945590"/>
      <w:bookmarkStart w:id="140" w:name="_Hlk60054323"/>
      <w:r w:rsidRPr="009769BC">
        <w:rPr>
          <w:b/>
        </w:rPr>
        <w:t xml:space="preserve">Institutional Review Board Statement: </w:t>
      </w:r>
      <w:r w:rsidRPr="009769BC">
        <w:t>All study procedures and protocols were approved by the NCHS Ethics Review Board and all participants provided informed consent.</w:t>
      </w:r>
    </w:p>
    <w:bookmarkEnd w:id="139"/>
    <w:p w14:paraId="7828285E" w14:textId="77777777" w:rsidR="00D16FDC" w:rsidRPr="009769BC" w:rsidRDefault="00D16FDC" w:rsidP="009769BC">
      <w:pPr>
        <w:pStyle w:val="MDPI62BackMatter"/>
      </w:pPr>
      <w:r w:rsidRPr="009769BC">
        <w:rPr>
          <w:b/>
        </w:rPr>
        <w:t xml:space="preserve">Informed Consent Statement: </w:t>
      </w:r>
      <w:r w:rsidRPr="009769BC">
        <w:t>Informed and written consent was obtained from all subjects involved in the study.</w:t>
      </w:r>
    </w:p>
    <w:p w14:paraId="37A19B5B" w14:textId="19A5A091" w:rsidR="00D16FDC" w:rsidRPr="009769BC" w:rsidRDefault="00D16FDC" w:rsidP="009769BC">
      <w:pPr>
        <w:pStyle w:val="MDPI62BackMatter"/>
      </w:pPr>
      <w:r w:rsidRPr="009769BC">
        <w:rPr>
          <w:b/>
        </w:rPr>
        <w:t xml:space="preserve">Data Availability Statement: </w:t>
      </w:r>
      <w:r w:rsidRPr="009769BC">
        <w:t>All data used in the analyses are publicly available from the Centers for Disease Control and Prevention (</w:t>
      </w:r>
      <w:r w:rsidR="009769BC" w:rsidRPr="00872E5C">
        <w:rPr>
          <w:highlight w:val="yellow"/>
        </w:rPr>
        <w:t>https://wwwn.cdc.gov/nchs/nhanes/Default.aspx</w:t>
      </w:r>
      <w:r w:rsidRPr="009769BC">
        <w:t>)</w:t>
      </w:r>
      <w:r w:rsidR="009769BC">
        <w:t xml:space="preserve"> </w:t>
      </w:r>
      <w:r w:rsidR="009769BC" w:rsidRPr="009769BC">
        <w:rPr>
          <w:highlight w:val="yellow"/>
        </w:rPr>
        <w:t>(</w:t>
      </w:r>
      <w:commentRangeStart w:id="141"/>
      <w:r w:rsidR="009769BC" w:rsidRPr="009769BC">
        <w:rPr>
          <w:highlight w:val="yellow"/>
        </w:rPr>
        <w:t xml:space="preserve">accessed </w:t>
      </w:r>
      <w:commentRangeEnd w:id="141"/>
      <w:r w:rsidR="009769BC">
        <w:rPr>
          <w:rStyle w:val="CommentReference"/>
          <w:rFonts w:eastAsia="SimSun"/>
          <w:noProof/>
          <w:snapToGrid/>
          <w:lang w:eastAsia="zh-CN" w:bidi="ar-SA"/>
        </w:rPr>
        <w:commentReference w:id="141"/>
      </w:r>
      <w:r w:rsidR="009769BC" w:rsidRPr="009769BC">
        <w:rPr>
          <w:highlight w:val="yellow"/>
        </w:rPr>
        <w:t>on</w:t>
      </w:r>
      <w:ins w:id="142" w:author="Maino Vieytes, Christian Augusto" w:date="2022-10-27T09:05:00Z">
        <w:r w:rsidR="00A64CDF">
          <w:rPr>
            <w:highlight w:val="yellow"/>
          </w:rPr>
          <w:t xml:space="preserve"> 27 October 2022</w:t>
        </w:r>
      </w:ins>
      <w:r w:rsidR="009769BC" w:rsidRPr="009769BC">
        <w:rPr>
          <w:highlight w:val="yellow"/>
        </w:rPr>
        <w:t>)</w:t>
      </w:r>
      <w:r w:rsidRPr="009769BC">
        <w:t xml:space="preserve">. Additionally, R code and data used specifically in these analyses are also available in the following GitHub repository: </w:t>
      </w:r>
      <w:r w:rsidR="009769BC" w:rsidRPr="00872E5C">
        <w:rPr>
          <w:highlight w:val="yellow"/>
        </w:rPr>
        <w:t>https://github.com/cmainov/NHANES-Diet-Penalized-Regression</w:t>
      </w:r>
      <w:r w:rsidR="009769BC">
        <w:t xml:space="preserve"> </w:t>
      </w:r>
      <w:r w:rsidR="009769BC" w:rsidRPr="009769BC">
        <w:rPr>
          <w:highlight w:val="yellow"/>
        </w:rPr>
        <w:t>(</w:t>
      </w:r>
      <w:commentRangeStart w:id="143"/>
      <w:r w:rsidR="009769BC" w:rsidRPr="009769BC">
        <w:rPr>
          <w:highlight w:val="yellow"/>
        </w:rPr>
        <w:t xml:space="preserve">accessed </w:t>
      </w:r>
      <w:commentRangeEnd w:id="143"/>
      <w:r w:rsidR="009769BC">
        <w:rPr>
          <w:rStyle w:val="CommentReference"/>
          <w:rFonts w:eastAsia="SimSun"/>
          <w:noProof/>
          <w:snapToGrid/>
          <w:lang w:eastAsia="zh-CN" w:bidi="ar-SA"/>
        </w:rPr>
        <w:commentReference w:id="143"/>
      </w:r>
      <w:r w:rsidR="009769BC" w:rsidRPr="009769BC">
        <w:rPr>
          <w:highlight w:val="yellow"/>
        </w:rPr>
        <w:t>on</w:t>
      </w:r>
      <w:ins w:id="144" w:author="Maino Vieytes, Christian Augusto" w:date="2022-10-27T09:05:00Z">
        <w:r w:rsidR="00A64CDF">
          <w:rPr>
            <w:highlight w:val="yellow"/>
          </w:rPr>
          <w:t xml:space="preserve"> 27 October 2022</w:t>
        </w:r>
      </w:ins>
      <w:r w:rsidR="009769BC" w:rsidRPr="009769BC">
        <w:rPr>
          <w:highlight w:val="yellow"/>
        </w:rPr>
        <w:t>)</w:t>
      </w:r>
      <w:r w:rsidR="009769BC" w:rsidRPr="009769BC">
        <w:t xml:space="preserve">. </w:t>
      </w:r>
    </w:p>
    <w:bookmarkEnd w:id="140"/>
    <w:p w14:paraId="4DD1B99D" w14:textId="77777777" w:rsidR="00D16FDC" w:rsidRPr="009769BC" w:rsidRDefault="00D16FDC" w:rsidP="00F86214">
      <w:pPr>
        <w:pStyle w:val="MDPI62BackMatter"/>
      </w:pPr>
      <w:r w:rsidRPr="00F86214">
        <w:rPr>
          <w:b/>
        </w:rPr>
        <w:t xml:space="preserve">Conflicts of Interest: </w:t>
      </w:r>
      <w:r w:rsidRPr="009769BC">
        <w:t>The authors declare no conflict of interest.</w:t>
      </w:r>
    </w:p>
    <w:p w14:paraId="01CAA7C9" w14:textId="77777777" w:rsidR="00D16FDC" w:rsidRPr="009769BC" w:rsidRDefault="00D16FDC" w:rsidP="009769BC">
      <w:pPr>
        <w:pStyle w:val="MDPI21heading1"/>
      </w:pPr>
      <w:r w:rsidRPr="009769BC">
        <w:t>Appendix A</w:t>
      </w:r>
    </w:p>
    <w:p w14:paraId="56938523" w14:textId="5E18FAC5" w:rsidR="00D16FDC" w:rsidRPr="009769BC" w:rsidRDefault="003F235E" w:rsidP="009769BC">
      <w:pPr>
        <w:pStyle w:val="MDPI22heading2"/>
      </w:pPr>
      <w:r w:rsidRPr="003F235E">
        <w:t xml:space="preserve">Appendix </w:t>
      </w:r>
      <w:r w:rsidR="00D16FDC" w:rsidRPr="009769BC">
        <w:t>A.1</w:t>
      </w:r>
      <w:r w:rsidR="009769BC" w:rsidRPr="009769BC">
        <w:t>.</w:t>
      </w:r>
      <w:r w:rsidR="00D16FDC" w:rsidRPr="009769BC">
        <w:t xml:space="preserve"> Dietary Patterns Extraction Procedures: PCA</w:t>
      </w:r>
    </w:p>
    <w:p w14:paraId="7467759E" w14:textId="798C5F94" w:rsidR="00D16FDC" w:rsidRPr="009769BC" w:rsidRDefault="00D16FDC" w:rsidP="009769BC">
      <w:pPr>
        <w:pStyle w:val="MDPI31text"/>
      </w:pPr>
      <w:r w:rsidRPr="009769BC">
        <w:t>PCA, a dimension-reduction procedure commonly employed in data-driven methods for ascertaining dietary patterns in epidemiologic studies, was selected as one method for deriving dietary patterns from the 26</w:t>
      </w:r>
      <w:r w:rsidR="000319B9" w:rsidRPr="009769BC">
        <w:t xml:space="preserve"> </w:t>
      </w:r>
      <w:r w:rsidRPr="009769BC">
        <w:t xml:space="preserve">centered and standardized food group variables (Table 2) </w:t>
      </w:r>
      <w:r w:rsidRPr="009769BC">
        <w:fldChar w:fldCharType="begin"/>
      </w:r>
      <w:r w:rsidRPr="009769BC">
        <w:instrText xml:space="preserve"> ADDIN ZOTERO_ITEM CSL_CITATION {"citationID":"34qRcPjt","properties":{"formattedCitation":"[62,63]","plainCitation":"[62,63]","noteIndex":0},"citationItems":[{"id":744,"uris":["http://zotero.org/users/local/S8X13ARX/items/F8CJBBVL"],"itemData":{"id":744,"type":"article-journal","container-title":"The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9769BC">
        <w:fldChar w:fldCharType="separate"/>
      </w:r>
      <w:r w:rsidRPr="009769BC">
        <w:t>[62,63]</w:t>
      </w:r>
      <w:r w:rsidRPr="009769BC">
        <w:fldChar w:fldCharType="end"/>
      </w:r>
      <w:r w:rsidRPr="009769BC">
        <w:t xml:space="preserve">. In PCA, eigen decomposition of the covariance matrix containing the predictor variables of interest yields a set of eigenvectors (containing the parameters or weights that multiply each of the </w:t>
      </w:r>
      <w:r w:rsidRPr="009769BC">
        <w:rPr>
          <w:i/>
          <w:iCs/>
        </w:rPr>
        <w:t xml:space="preserve">n </w:t>
      </w:r>
      <w:r w:rsidRPr="009769BC">
        <w:t xml:space="preserve">variables as a linear combination) and their corresponding eigenvalues </w:t>
      </w:r>
      <w:r w:rsidRPr="009769BC">
        <w:fldChar w:fldCharType="begin"/>
      </w:r>
      <w:r w:rsidRPr="009769BC">
        <w:instrText xml:space="preserve"> ADDIN ZOTERO_ITEM CSL_CITATION {"citationID":"2tRzv6nl","properties":{"formattedCitation":"[64]","plainCitation":"[64]","noteIndex":0},"citationItems":[{"id":1715,"uris":["http://zotero.org/users/local/S8X13ARX/items/4EXH5386"],"itemData":{"id":1715,"type":"article-journal","container-title":"Wiley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9769BC">
        <w:fldChar w:fldCharType="separate"/>
      </w:r>
      <w:r w:rsidRPr="009769BC">
        <w:t>[64]</w:t>
      </w:r>
      <w:r w:rsidRPr="009769BC">
        <w:fldChar w:fldCharType="end"/>
      </w:r>
      <w:r w:rsidRPr="009769BC">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9769BC">
        <w:fldChar w:fldCharType="begin"/>
      </w:r>
      <w:r w:rsidRPr="009769BC">
        <w:instrText xml:space="preserve"> ADDIN ZOTERO_ITEM CSL_CITATION {"citationID":"DrTJ0qvX","properties":{"formattedCitation":"[64]","plainCitation":"[64]","noteIndex":0},"citationItems":[{"id":1715,"uris":["http://zotero.org/users/local/S8X13ARX/items/4EXH5386"],"itemData":{"id":1715,"type":"article-journal","container-title":"Wiley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9769BC">
        <w:fldChar w:fldCharType="separate"/>
      </w:r>
      <w:r w:rsidRPr="009769BC">
        <w:t>[64]</w:t>
      </w:r>
      <w:r w:rsidRPr="009769BC">
        <w:fldChar w:fldCharType="end"/>
      </w:r>
      <w:r w:rsidRPr="009769BC">
        <w:t xml:space="preserve">.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(see Supplementary Figure </w:t>
      </w:r>
      <w:r w:rsidR="00872E5C">
        <w:t>S1</w:t>
      </w:r>
      <w:r w:rsidRPr="009769BC">
        <w:t>)</w:t>
      </w:r>
      <w:r w:rsidR="00872E5C">
        <w:t>.</w:t>
      </w:r>
      <w:r w:rsidRPr="009769BC">
        <w:t xml:space="preserve"> We accounted for the complex sampling design by implementing dietary patterns extraction via PCA using the </w:t>
      </w:r>
      <w:proofErr w:type="spellStart"/>
      <w:r w:rsidRPr="009769BC">
        <w:rPr>
          <w:i/>
          <w:iCs/>
        </w:rPr>
        <w:t>svyprcomp</w:t>
      </w:r>
      <w:proofErr w:type="spellEnd"/>
      <w:r w:rsidRPr="009769BC">
        <w:t xml:space="preserve"> function from the </w:t>
      </w:r>
      <w:r w:rsidRPr="009769BC">
        <w:rPr>
          <w:i/>
          <w:iCs/>
        </w:rPr>
        <w:t>survey</w:t>
      </w:r>
      <w:r w:rsidRPr="009769BC">
        <w:t xml:space="preserve"> package in R </w:t>
      </w:r>
      <w:r w:rsidRPr="009769BC">
        <w:fldChar w:fldCharType="begin"/>
      </w:r>
      <w:r w:rsidRPr="009769BC">
        <w:instrText xml:space="preserve"> ADDIN ZOTERO_ITEM CSL_CITATION {"citationID":"nydZjd9f","properties":{"formattedCitation":"[65]","plainCitation":"[65]","noteIndex":0},"citationItems":[{"id":1526,"uris":["http://zotero.org/users/local/S8X13ARX/items/N6LZB3GF"],"itemData":{"id":1526,"type":"article-journal","container-title":"Journal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9769BC">
        <w:fldChar w:fldCharType="separate"/>
      </w:r>
      <w:r w:rsidRPr="009769BC">
        <w:t>[65]</w:t>
      </w:r>
      <w:r w:rsidRPr="009769BC">
        <w:fldChar w:fldCharType="end"/>
      </w:r>
      <w:r w:rsidRPr="009769BC">
        <w:t xml:space="preserve">. Dietary patterns extraction using PCA was implemented on subsample B. A loadings matrix from this procedure is found appended to Supplementary Table </w:t>
      </w:r>
      <w:r w:rsidR="00872E5C">
        <w:t>S</w:t>
      </w:r>
      <w:r w:rsidRPr="009769BC">
        <w:t>2.</w:t>
      </w:r>
    </w:p>
    <w:p w14:paraId="40182071" w14:textId="1B95EDE5" w:rsidR="00D16FDC" w:rsidRPr="009769BC" w:rsidRDefault="003F235E" w:rsidP="009769BC">
      <w:pPr>
        <w:pStyle w:val="MDPI22heading2"/>
        <w:spacing w:before="240"/>
      </w:pPr>
      <w:r w:rsidRPr="003F235E">
        <w:lastRenderedPageBreak/>
        <w:t xml:space="preserve">Appendix </w:t>
      </w:r>
      <w:r w:rsidR="00D16FDC" w:rsidRPr="009769BC">
        <w:t>A.2</w:t>
      </w:r>
      <w:r w:rsidR="009769BC" w:rsidRPr="009769BC">
        <w:t>.</w:t>
      </w:r>
      <w:r w:rsidR="00D16FDC" w:rsidRPr="009769BC">
        <w:t xml:space="preserve"> Dietary Patterns Extraction: Penalized Logistic Regression</w:t>
      </w:r>
    </w:p>
    <w:p w14:paraId="176F8F00" w14:textId="77777777" w:rsidR="00F86214" w:rsidRPr="00F86214" w:rsidRDefault="00D16FDC" w:rsidP="00F86214">
      <w:pPr>
        <w:pStyle w:val="MDPI31text"/>
      </w:pPr>
      <w:r w:rsidRPr="009769BC">
        <w:t xml:space="preserve">Regularized regression models introduce a penalty term to the likelihood function for estimating model parameters in a variety of regression frameworks </w:t>
      </w:r>
      <w:r w:rsidRPr="009769BC">
        <w:fldChar w:fldCharType="begin"/>
      </w:r>
      <w:r w:rsidRPr="009769BC">
        <w:instrText xml:space="preserve"> ADDIN ZOTERO_ITEM CSL_CITATION {"citationID":"sffzfC1H","properties":{"formattedCitation":"[66]","plainCitation":"[66]","noteIndex":0},"citationItems":[{"id":1550,"uris":["http://zotero.org/users/local/S8X13ARX/items/9J7WR7YA"],"itemData":{"id":1550,"type":"article-journal","abstract":"We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9769BC">
        <w:fldChar w:fldCharType="separate"/>
      </w:r>
      <w:r w:rsidRPr="009769BC">
        <w:t>[66]</w:t>
      </w:r>
      <w:r w:rsidRPr="009769BC">
        <w:fldChar w:fldCharType="end"/>
      </w:r>
      <w:r w:rsidRPr="009769BC">
        <w:t xml:space="preserve">. Addition of a penalty effectively shrinks parameter coefficients as well as their associated variances, which is particularly useful in high-dimensional settings or in the presence of collinearity. This yields a set of more interpretable and well-behaved parameter estimates </w:t>
      </w:r>
      <w:r w:rsidRPr="009769BC">
        <w:fldChar w:fldCharType="begin"/>
      </w:r>
      <w:r w:rsidRPr="009769BC">
        <w:instrText xml:space="preserve"> ADDIN ZOTERO_ITEM CSL_CITATION {"citationID":"bJxm8c84","properties":{"formattedCitation":"[67]","plainCitation":"[67]","noteIndex":0},"citationItems":[{"id":1544,"uris":["http://zotero.org/users/local/S8X13ARX/items/IADRV97U"],"itemData":{"id":1544,"type":"article-journal","container-title":"Journal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9769BC">
        <w:fldChar w:fldCharType="separate"/>
      </w:r>
      <w:r w:rsidRPr="009769BC">
        <w:t>[67]</w:t>
      </w:r>
      <w:r w:rsidRPr="009769BC">
        <w:fldChar w:fldCharType="end"/>
      </w:r>
      <w:r w:rsidRPr="009769BC">
        <w:t xml:space="preserve">. In the context of dietary patterns analysis, whereby there may be substantial collinearity amongst food groups, this becomes </w:t>
      </w:r>
      <w:r w:rsidRPr="00F86214">
        <w:t>notably advantageous. The penalty term is added to the likelihood function, when solving the logistic regression problem, in the following form:</w:t>
      </w:r>
    </w:p>
    <w:tbl>
      <w:tblPr>
        <w:tblW w:w="0" w:type="dxa"/>
        <w:tblInd w:w="2608" w:type="dxa"/>
        <w:tblLayout w:type="fixed"/>
        <w:tblCellMar>
          <w:left w:w="0" w:type="dxa"/>
          <w:right w:w="0" w:type="dxa"/>
        </w:tblCellMar>
        <w:tblLook w:val="0000" w:firstRow="0" w:lastRow="0" w:firstColumn="0" w:lastColumn="0" w:noHBand="0" w:noVBand="0"/>
      </w:tblPr>
      <w:tblGrid>
        <w:gridCol w:w="7426"/>
        <w:gridCol w:w="430"/>
      </w:tblGrid>
      <w:tr w:rsidR="00F86214" w:rsidRPr="00F86214" w14:paraId="32C7600F" w14:textId="77777777" w:rsidTr="00F86214">
        <w:trPr>
          <w:trHeight w:val="340"/>
        </w:trPr>
        <w:tc>
          <w:tcPr>
            <w:tcW w:w="7426" w:type="dxa"/>
            <w:shd w:val="clear" w:color="auto" w:fill="auto"/>
            <w:vAlign w:val="center"/>
          </w:tcPr>
          <w:p w14:paraId="719F4EC1" w14:textId="0F63AC12" w:rsidR="00F86214" w:rsidRPr="00F86214" w:rsidRDefault="00F86214" w:rsidP="00F86214">
            <w:pPr>
              <w:pStyle w:val="MDPI31text"/>
              <w:spacing w:before="120" w:after="120" w:line="260" w:lineRule="atLeast"/>
              <w:ind w:left="706" w:firstLine="0"/>
              <w:jc w:val="center"/>
            </w:pPr>
            <m:oMathPara>
              <m:oMath>
                <m:r>
                  <m:rPr>
                    <m:scr m:val="script"/>
                  </m:rPr>
                  <w:rPr>
                    <w:rFonts w:ascii="Cambria Math" w:hAnsi="Cambria Math"/>
                    <w:color w:val="auto"/>
                  </w:rPr>
                  <m:t>l</m:t>
                </m:r>
                <m:d>
                  <m:dPr>
                    <m:ctrlPr>
                      <w:rPr>
                        <w:rFonts w:ascii="Cambria Math" w:hAnsi="Cambria Math"/>
                        <w:i/>
                        <w:color w:val="auto"/>
                      </w:rPr>
                    </m:ctrlPr>
                  </m:dPr>
                  <m:e>
                    <m:r>
                      <w:rPr>
                        <w:rFonts w:ascii="Cambria Math" w:hAnsi="Cambria Math"/>
                        <w:color w:val="auto"/>
                      </w:rPr>
                      <m:t>β</m:t>
                    </m:r>
                  </m:e>
                </m:d>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m:rPr>
                        <m:sty m:val="p"/>
                      </m:rPr>
                      <w:rPr>
                        <w:rFonts w:ascii="Cambria Math" w:hAnsi="Cambria Math"/>
                        <w:color w:val="auto"/>
                      </w:rPr>
                      <m:t>log</m:t>
                    </m:r>
                    <m:r>
                      <w:rPr>
                        <w:rFonts w:ascii="Cambria Math" w:hAnsi="Cambria Math"/>
                        <w:color w:val="auto"/>
                      </w:rPr>
                      <m:t xml:space="preserve"> p</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,β</m:t>
                        </m:r>
                      </m:e>
                    </m:d>
                  </m:e>
                </m:nary>
                <m:r>
                  <w:rPr>
                    <w:rFonts w:ascii="Cambria Math" w:hAnsi="Cambria Math"/>
                    <w:color w:val="auto"/>
                  </w:rPr>
                  <m:t>+λ[</m:t>
                </m:r>
                <m:d>
                  <m:dPr>
                    <m:ctrlPr>
                      <w:rPr>
                        <w:rFonts w:ascii="Cambria Math" w:hAnsi="Cambria Math"/>
                        <w:i/>
                        <w:color w:val="auto"/>
                      </w:rPr>
                    </m:ctrlPr>
                  </m:dPr>
                  <m:e>
                    <m:r>
                      <w:rPr>
                        <w:rFonts w:ascii="Cambria Math" w:hAnsi="Cambria Math"/>
                        <w:color w:val="auto"/>
                      </w:rPr>
                      <m:t>1-α</m:t>
                    </m:r>
                  </m:e>
                </m:d>
                <m:sSubSup>
                  <m:sSubSupPr>
                    <m:ctrlPr>
                      <w:rPr>
                        <w:rFonts w:ascii="Cambria Math" w:hAnsi="Cambria Math"/>
                        <w:i/>
                        <w:color w:val="auto"/>
                      </w:rPr>
                    </m:ctrlPr>
                  </m:sSubSupPr>
                  <m:e>
                    <m:r>
                      <m:rPr>
                        <m:lit/>
                      </m:rPr>
                      <w:rPr>
                        <w:rFonts w:ascii="Cambria Math" w:hAnsi="Cambria Math"/>
                        <w:color w:val="auto"/>
                      </w:rPr>
                      <m:t>||</m:t>
                    </m:r>
                    <m:r>
                      <w:rPr>
                        <w:rFonts w:ascii="Cambria Math" w:hAnsi="Cambria Math"/>
                        <w:color w:val="auto"/>
                      </w:rPr>
                      <m:t>β</m:t>
                    </m:r>
                    <m:r>
                      <m:rPr>
                        <m:lit/>
                      </m:rPr>
                      <w:rPr>
                        <w:rFonts w:ascii="Cambria Math" w:hAnsi="Cambria Math"/>
                        <w:color w:val="auto"/>
                      </w:rPr>
                      <m:t>||</m:t>
                    </m:r>
                    <m:r>
                      <w:rPr>
                        <w:rFonts w:ascii="Cambria Math" w:hAnsi="Cambria Math"/>
                        <w:color w:val="auto"/>
                      </w:rPr>
                      <m:t xml:space="preserve"> </m:t>
                    </m:r>
                  </m:e>
                  <m:sub>
                    <m:r>
                      <w:rPr>
                        <w:rFonts w:ascii="Cambria Math" w:hAnsi="Cambria Math"/>
                        <w:color w:val="auto"/>
                      </w:rPr>
                      <m:t>2</m:t>
                    </m:r>
                  </m:sub>
                  <m:sup>
                    <m:r>
                      <w:rPr>
                        <w:rFonts w:ascii="Cambria Math" w:hAnsi="Cambria Math"/>
                        <w:color w:val="auto"/>
                      </w:rPr>
                      <m:t>2</m:t>
                    </m:r>
                  </m:sup>
                </m:sSubSup>
                <m:r>
                  <w:rPr>
                    <w:rFonts w:ascii="Cambria Math" w:hAnsi="Cambria Math"/>
                    <w:color w:val="auto"/>
                  </w:rPr>
                  <m:t>/2+α</m:t>
                </m:r>
                <m:r>
                  <m:rPr>
                    <m:lit/>
                  </m:rPr>
                  <w:rPr>
                    <w:rFonts w:ascii="Cambria Math" w:hAnsi="Cambria Math"/>
                    <w:color w:val="auto"/>
                  </w:rPr>
                  <m:t>||</m:t>
                </m:r>
                <m:r>
                  <w:rPr>
                    <w:rFonts w:ascii="Cambria Math" w:hAnsi="Cambria Math"/>
                    <w:color w:val="auto"/>
                  </w:rPr>
                  <m:t>β</m:t>
                </m:r>
                <m:r>
                  <m:rPr>
                    <m:lit/>
                  </m:rPr>
                  <w:rPr>
                    <w:rFonts w:ascii="Cambria Math" w:hAnsi="Cambria Math"/>
                    <w:color w:val="auto"/>
                  </w:rPr>
                  <m:t>|</m:t>
                </m:r>
                <m:sSub>
                  <m:sSubPr>
                    <m:ctrlPr>
                      <w:rPr>
                        <w:rFonts w:ascii="Cambria Math" w:hAnsi="Cambria Math"/>
                        <w:i/>
                        <w:color w:val="auto"/>
                      </w:rPr>
                    </m:ctrlPr>
                  </m:sSubPr>
                  <m:e>
                    <m:r>
                      <m:rPr>
                        <m:lit/>
                      </m:rPr>
                      <w:rPr>
                        <w:rFonts w:ascii="Cambria Math" w:hAnsi="Cambria Math"/>
                        <w:color w:val="auto"/>
                      </w:rPr>
                      <m:t>|</m:t>
                    </m:r>
                  </m:e>
                  <m:sub>
                    <m:r>
                      <w:rPr>
                        <w:rFonts w:ascii="Cambria Math" w:hAnsi="Cambria Math"/>
                        <w:color w:val="auto"/>
                      </w:rPr>
                      <m:t>1</m:t>
                    </m:r>
                  </m:sub>
                </m:sSub>
                <m:r>
                  <w:rPr>
                    <w:rFonts w:ascii="Cambria Math" w:hAnsi="Cambria Math"/>
                    <w:color w:val="auto"/>
                  </w:rPr>
                  <m:t>]</m:t>
                </m:r>
              </m:oMath>
            </m:oMathPara>
          </w:p>
        </w:tc>
        <w:tc>
          <w:tcPr>
            <w:tcW w:w="430" w:type="dxa"/>
            <w:shd w:val="clear" w:color="auto" w:fill="auto"/>
            <w:vAlign w:val="center"/>
          </w:tcPr>
          <w:p w14:paraId="079D25FF" w14:textId="6947CD1B" w:rsidR="00F86214" w:rsidRPr="00F86214" w:rsidRDefault="00F86214" w:rsidP="00F86214">
            <w:pPr>
              <w:pStyle w:val="MDPI31text"/>
              <w:spacing w:before="120" w:after="120" w:line="260" w:lineRule="atLeast"/>
              <w:ind w:left="0" w:firstLine="0"/>
              <w:jc w:val="right"/>
            </w:pPr>
          </w:p>
        </w:tc>
      </w:tr>
    </w:tbl>
    <w:p w14:paraId="09321238" w14:textId="0274D170" w:rsidR="00D16FDC" w:rsidRPr="009769BC" w:rsidRDefault="00D16FDC" w:rsidP="00F86214">
      <w:pPr>
        <w:pStyle w:val="MDPI32textnoindent"/>
      </w:pPr>
      <w:r w:rsidRPr="00F86214">
        <w:t xml:space="preserve">where </w:t>
      </w:r>
      <m:oMath>
        <m:r>
          <w:rPr>
            <w:rFonts w:ascii="Cambria Math" w:hAnsi="Cambria Math"/>
          </w:rPr>
          <m:t>α</m:t>
        </m:r>
      </m:oMath>
      <w:r w:rsidRPr="00F86214">
        <w:t xml:space="preserve"> and </w:t>
      </w:r>
      <m:oMath>
        <m:r>
          <w:rPr>
            <w:rFonts w:ascii="Cambria Math" w:hAnsi="Cambria Math"/>
          </w:rPr>
          <m:t>λ</m:t>
        </m:r>
      </m:oMath>
      <w:r w:rsidRPr="00F86214">
        <w:t xml:space="preserve"> are the penalty tuning parameters; </w:t>
      </w:r>
      <m:oMath>
        <m:r>
          <w:rPr>
            <w:rFonts w:ascii="Cambria Math" w:hAnsi="Cambria Math"/>
          </w:rPr>
          <m:t>α</m:t>
        </m:r>
      </m:oMath>
      <w:r w:rsidRPr="00F86214">
        <w:t xml:space="preserve"> controls the elastic net penalty and </w:t>
      </w:r>
      <m:oMath>
        <m:r>
          <w:rPr>
            <w:rFonts w:ascii="Cambria Math" w:hAnsi="Cambria Math"/>
          </w:rPr>
          <m:t>λ</m:t>
        </m:r>
      </m:oMath>
      <w:r w:rsidRPr="00F86214">
        <w:t xml:space="preserve"> controls the overall magnitude of the penalty term </w:t>
      </w:r>
      <w:r w:rsidRPr="00F86214">
        <w:fldChar w:fldCharType="begin"/>
      </w:r>
      <w:r w:rsidRPr="00F86214">
        <w:instrText xml:space="preserve"> ADDIN ZOTERO_ITEM CSL_CITATION {"citationID":"Iddh85g2","properties":{"formattedCitation":"[68]","plainCitation":"[68]","noteIndex":0},"citationItems":[{"id":1549,"uris":["http://zotero.org/users/local/S8X13ARX/items/M7ZIX4VT"],"itemData":{"id":1549,"type":"personal_communication","title":"An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F86214">
        <w:fldChar w:fldCharType="separate"/>
      </w:r>
      <w:r w:rsidRPr="00F86214">
        <w:t>[68]</w:t>
      </w:r>
      <w:r w:rsidRPr="00F86214">
        <w:fldChar w:fldCharType="end"/>
      </w:r>
      <w:r w:rsidRPr="00F86214">
        <w:t xml:space="preserve">. When </w:t>
      </w:r>
      <m:oMath>
        <m:r>
          <w:rPr>
            <w:rFonts w:ascii="Cambria Math" w:hAnsi="Cambria Math"/>
          </w:rPr>
          <m:t>α</m:t>
        </m:r>
      </m:oMath>
      <w:r w:rsidRPr="00F86214">
        <w:t xml:space="preserve"> = 1, the solution amounts to the LASSO regression problem and the coefficients are penalized by the</w:t>
      </w:r>
      <w:r w:rsidR="000319B9" w:rsidRPr="00F86214">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F86214">
        <w:t xml:space="preserve"> norm of the coefficients vector whereas when </w:t>
      </w:r>
      <m:oMath>
        <m:r>
          <w:rPr>
            <w:rFonts w:ascii="Cambria Math" w:hAnsi="Cambria Math"/>
          </w:rPr>
          <m:t>α</m:t>
        </m:r>
      </m:oMath>
      <w:r w:rsidRPr="00F86214">
        <w:t xml:space="preserve"> = 0 it yields the solution to the ridge regression problem involving only </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sidRPr="00F86214">
        <w:t xml:space="preserve"> penalization. Otherwise, the elastic net assumes </w:t>
      </w:r>
      <m:oMath>
        <m:r>
          <w:rPr>
            <w:rFonts w:ascii="Cambria Math" w:hAnsi="Cambria Math"/>
          </w:rPr>
          <m:t>α∈(0,1)</m:t>
        </m:r>
      </m:oMath>
      <w:r w:rsidRPr="00F86214">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00565C66" w:rsidRPr="00F86214">
        <w:t>≥</w:t>
      </w:r>
      <w:r w:rsidR="00F86214" w:rsidRPr="00F86214">
        <w:t xml:space="preserve"> </w:t>
      </w:r>
      <w:r w:rsidRPr="00F86214">
        <w:t xml:space="preserve">60 years, household receipt of SNAP benefits in the last 12 months, and household size </w:t>
      </w:r>
      <w:r w:rsidR="00565C66" w:rsidRPr="00F86214">
        <w:t>≥</w:t>
      </w:r>
      <w:r w:rsidR="00F86214" w:rsidRPr="00F86214">
        <w:t xml:space="preserve"> </w:t>
      </w:r>
      <w:r w:rsidRPr="00F86214">
        <w:t>5) in addition to the outcome of FI itself to implement the penalized regression models for deriving dietary patterns associated</w:t>
      </w:r>
      <w:r w:rsidRPr="009769BC">
        <w:t xml:space="preserve"> with those outcomes </w:t>
      </w:r>
      <w:r w:rsidRPr="009769BC">
        <w:fldChar w:fldCharType="begin"/>
      </w:r>
      <w:r w:rsidRPr="009769BC">
        <w:instrText xml:space="preserve"> ADDIN ZOTERO_ITEM CSL_CITATION {"citationID":"Br4aoFNJ","properties":{"formattedCitation":"[35,36]","plainCitation":"[35,36]","noteIndex":0},"citationItems":[{"id":1373,"uris":["http://zotero.org/users/local/S8X13ARX/items/F9TXRSSS"],"itemData":{"id":1373,"type":"article-journal","container-title":"The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9769BC">
        <w:fldChar w:fldCharType="separate"/>
      </w:r>
      <w:r w:rsidRPr="009769BC">
        <w:t>[35,36]</w:t>
      </w:r>
      <w:r w:rsidRPr="009769BC">
        <w:fldChar w:fldCharType="end"/>
      </w:r>
      <w:r w:rsidRPr="009769BC">
        <w:t xml:space="preserve">. These patterns would subsequently be named accordingly (FI, Age, SNAP, and Household Size) for the remainder of the analysis. The models were fit using the </w:t>
      </w:r>
      <w:bookmarkStart w:id="145" w:name="OLE_LINK1"/>
      <w:proofErr w:type="spellStart"/>
      <w:r w:rsidRPr="009769BC">
        <w:rPr>
          <w:i/>
          <w:iCs/>
        </w:rPr>
        <w:t>glmnet</w:t>
      </w:r>
      <w:proofErr w:type="spellEnd"/>
      <w:r w:rsidRPr="009769BC">
        <w:t xml:space="preserve"> </w:t>
      </w:r>
      <w:bookmarkEnd w:id="145"/>
      <w:r w:rsidRPr="009769BC">
        <w:t xml:space="preserve">package in R on data from cancer survivors in subsample A. Optimal combinations of </w:t>
      </w:r>
      <m:oMath>
        <m:r>
          <w:rPr>
            <w:rFonts w:ascii="Cambria Math" w:hAnsi="Cambria Math"/>
          </w:rPr>
          <m:t>α</m:t>
        </m:r>
      </m:oMath>
      <w:r w:rsidRPr="009769BC">
        <w:t xml:space="preserve"> and </w:t>
      </w:r>
      <m:oMath>
        <m:r>
          <w:rPr>
            <w:rFonts w:ascii="Cambria Math" w:hAnsi="Cambria Math"/>
          </w:rPr>
          <m:t>λ</m:t>
        </m:r>
      </m:oMath>
      <w:r w:rsidRPr="009769BC">
        <w:t xml:space="preserve"> for each of the outcome models were ascertained via 10-fold cross-validation and iterating over a grid of </w:t>
      </w:r>
      <m:oMath>
        <m:r>
          <w:rPr>
            <w:rFonts w:ascii="Cambria Math" w:hAnsi="Cambria Math"/>
          </w:rPr>
          <m:t>α</m:t>
        </m:r>
      </m:oMath>
      <w:r w:rsidRPr="009769BC">
        <w:t xml:space="preserve"> values ranging from 0 to 1 (inclusive of LASSO and ridge regression). The set of coefficients linked to the combination of </w:t>
      </w:r>
      <m:oMath>
        <m:r>
          <w:rPr>
            <w:rFonts w:ascii="Cambria Math" w:hAnsi="Cambria Math"/>
          </w:rPr>
          <m:t>α</m:t>
        </m:r>
      </m:oMath>
      <w:r w:rsidRPr="009769BC">
        <w:t xml:space="preserve"> and </w:t>
      </w:r>
      <m:oMath>
        <m:r>
          <w:rPr>
            <w:rFonts w:ascii="Cambria Math" w:hAnsi="Cambria Math"/>
          </w:rPr>
          <m:t>λ</m:t>
        </m:r>
      </m:oMath>
      <w:r w:rsidRPr="009769BC">
        <w:t xml:space="preserve"> that minimized the deviance was retained as the ultimate set of parameters for a given outcome. Food group explanatory variables were centered and standardized prior to fitting these models in the same manner as the PCA procedure. Given that the </w:t>
      </w:r>
      <w:commentRangeStart w:id="146"/>
      <w:commentRangeStart w:id="147"/>
      <w:proofErr w:type="spellStart"/>
      <w:r w:rsidRPr="00724496">
        <w:rPr>
          <w:i/>
          <w:iCs/>
          <w:highlight w:val="yellow"/>
        </w:rPr>
        <w:t>glmnet</w:t>
      </w:r>
      <w:proofErr w:type="spellEnd"/>
      <w:r w:rsidRPr="00724496">
        <w:rPr>
          <w:highlight w:val="yellow"/>
        </w:rPr>
        <w:t xml:space="preserve"> </w:t>
      </w:r>
      <w:del w:id="148" w:author="Maino Vieytes, Christian Augusto" w:date="2022-10-27T10:28:00Z">
        <w:r w:rsidRPr="00724496" w:rsidDel="00A46AE1">
          <w:rPr>
            <w:highlight w:val="yellow"/>
          </w:rPr>
          <w:delText>softwar</w:delText>
        </w:r>
        <w:commentRangeEnd w:id="146"/>
        <w:r w:rsidR="00724496" w:rsidDel="00A46AE1">
          <w:rPr>
            <w:rStyle w:val="CommentReference"/>
            <w:rFonts w:eastAsia="SimSun"/>
            <w:noProof/>
            <w:snapToGrid/>
            <w:lang w:eastAsia="zh-CN" w:bidi="ar-SA"/>
          </w:rPr>
          <w:commentReference w:id="146"/>
        </w:r>
      </w:del>
      <w:commentRangeEnd w:id="147"/>
      <w:r w:rsidR="00A46AE1">
        <w:rPr>
          <w:rStyle w:val="CommentReference"/>
          <w:rFonts w:eastAsia="SimSun"/>
          <w:snapToGrid/>
          <w:lang w:eastAsia="zh-CN" w:bidi="ar-SA"/>
        </w:rPr>
        <w:commentReference w:id="147"/>
      </w:r>
      <w:del w:id="149" w:author="Maino Vieytes, Christian Augusto" w:date="2022-10-27T10:28:00Z">
        <w:r w:rsidRPr="00724496" w:rsidDel="00A46AE1">
          <w:rPr>
            <w:highlight w:val="yellow"/>
          </w:rPr>
          <w:delText>e</w:delText>
        </w:r>
        <w:r w:rsidRPr="009769BC" w:rsidDel="00A46AE1">
          <w:delText xml:space="preserve"> </w:delText>
        </w:r>
      </w:del>
      <w:ins w:id="150" w:author="Maino Vieytes, Christian Augusto" w:date="2022-10-27T10:28:00Z">
        <w:r w:rsidR="00A46AE1">
          <w:t>pac</w:t>
        </w:r>
      </w:ins>
      <w:ins w:id="151" w:author="Maino Vieytes, Christian Augusto" w:date="2022-10-27T10:29:00Z">
        <w:r w:rsidR="00A46AE1">
          <w:t>kage</w:t>
        </w:r>
      </w:ins>
      <w:ins w:id="152" w:author="Maino Vieytes, Christian Augusto" w:date="2022-10-27T10:28:00Z">
        <w:r w:rsidR="00A46AE1" w:rsidRPr="009769BC">
          <w:t xml:space="preserve"> </w:t>
        </w:r>
      </w:ins>
      <w:r w:rsidRPr="009769BC">
        <w:t xml:space="preserve">uses a model-based approach rather than a design-based approach for ascertaining model estimates and variances, we weighted the analysis using normalized weights </w:t>
      </w:r>
      <w:r w:rsidRPr="009769BC">
        <w:fldChar w:fldCharType="begin"/>
      </w:r>
      <w:r w:rsidRPr="009769BC">
        <w:instrText xml:space="preserve"> ADDIN ZOTERO_ITEM CSL_CITATION {"citationID":"Kz38K0zZ","properties":{"formattedCitation":"[60]","plainCitation":"[60]","noteIndex":0},"citationItems":[{"id":1573,"uris":["http://zotero.org/users/local/S8X13ARX/items/8VC7X7X4"],"itemData":{"id":1573,"type":"article-journal","container-title":"Colorado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9769BC">
        <w:fldChar w:fldCharType="separate"/>
      </w:r>
      <w:r w:rsidRPr="009769BC">
        <w:t>[60]</w:t>
      </w:r>
      <w:r w:rsidRPr="009769BC">
        <w:fldChar w:fldCharType="end"/>
      </w:r>
      <w:r w:rsidRPr="009769BC">
        <w:t>.</w:t>
      </w:r>
    </w:p>
    <w:bookmarkEnd w:id="0"/>
    <w:p w14:paraId="60F1AFD4" w14:textId="77777777" w:rsidR="00D16FDC" w:rsidRPr="00923337" w:rsidRDefault="00D16FDC" w:rsidP="00D16FDC">
      <w:pPr>
        <w:pStyle w:val="MDPI21heading1"/>
        <w:ind w:left="0"/>
        <w:rPr>
          <w:color w:val="auto"/>
          <w:highlight w:val="yellow"/>
        </w:rPr>
      </w:pPr>
      <w:commentRangeStart w:id="153"/>
      <w:r w:rsidRPr="00923337">
        <w:rPr>
          <w:color w:val="auto"/>
          <w:highlight w:val="yellow"/>
        </w:rPr>
        <w:t>References</w:t>
      </w:r>
      <w:commentRangeEnd w:id="153"/>
      <w:r w:rsidR="00923337">
        <w:rPr>
          <w:rStyle w:val="CommentReference"/>
          <w:rFonts w:eastAsia="SimSun"/>
          <w:b w:val="0"/>
          <w:noProof/>
          <w:snapToGrid/>
          <w:lang w:eastAsia="zh-CN" w:bidi="ar-SA"/>
        </w:rPr>
        <w:commentReference w:id="153"/>
      </w:r>
    </w:p>
    <w:bookmarkEnd w:id="1"/>
    <w:bookmarkEnd w:id="2"/>
    <w:p w14:paraId="05ADEEFB"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Coleman-Jensen, A.; </w:t>
      </w:r>
      <w:proofErr w:type="spellStart"/>
      <w:r w:rsidRPr="00DF7EE6">
        <w:rPr>
          <w:color w:val="auto"/>
          <w:sz w:val="18"/>
          <w:szCs w:val="18"/>
        </w:rPr>
        <w:t>Rabbitt</w:t>
      </w:r>
      <w:proofErr w:type="spellEnd"/>
      <w:r w:rsidRPr="00DF7EE6">
        <w:rPr>
          <w:color w:val="auto"/>
          <w:sz w:val="18"/>
          <w:szCs w:val="18"/>
        </w:rPr>
        <w:t>, M.P.; Gregory, C.A.; Singh, A. Household Food Security in the United States in 2019. Available online: http://www.ers.usda.gov/publications/pub-details/?pubid=99281 (accessed on 12 August 2021).</w:t>
      </w:r>
    </w:p>
    <w:p w14:paraId="7CB5D168"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Charkhchi</w:t>
      </w:r>
      <w:proofErr w:type="spellEnd"/>
      <w:r w:rsidRPr="00DF7EE6">
        <w:rPr>
          <w:color w:val="auto"/>
          <w:sz w:val="18"/>
          <w:szCs w:val="18"/>
        </w:rPr>
        <w:t xml:space="preserve">, P.; </w:t>
      </w:r>
      <w:proofErr w:type="spellStart"/>
      <w:r w:rsidRPr="00DF7EE6">
        <w:rPr>
          <w:color w:val="auto"/>
          <w:sz w:val="18"/>
          <w:szCs w:val="18"/>
        </w:rPr>
        <w:t>Fazeli</w:t>
      </w:r>
      <w:proofErr w:type="spellEnd"/>
      <w:r w:rsidRPr="00DF7EE6">
        <w:rPr>
          <w:color w:val="auto"/>
          <w:sz w:val="18"/>
          <w:szCs w:val="18"/>
        </w:rPr>
        <w:t xml:space="preserve"> </w:t>
      </w:r>
      <w:proofErr w:type="spellStart"/>
      <w:r w:rsidRPr="00DF7EE6">
        <w:rPr>
          <w:color w:val="auto"/>
          <w:sz w:val="18"/>
          <w:szCs w:val="18"/>
        </w:rPr>
        <w:t>Dehkordy</w:t>
      </w:r>
      <w:proofErr w:type="spellEnd"/>
      <w:r w:rsidRPr="00DF7EE6">
        <w:rPr>
          <w:color w:val="auto"/>
          <w:sz w:val="18"/>
          <w:szCs w:val="18"/>
        </w:rPr>
        <w:t xml:space="preserve">, S.; Carlos, R.C. Housing and Food Insecurity, Care Access, and Health Status Among the Chronically Ill: An Analysis of the Behavioral Risk Factor Surveillance System. </w:t>
      </w:r>
      <w:r w:rsidRPr="00DF7EE6">
        <w:rPr>
          <w:i/>
          <w:color w:val="auto"/>
          <w:sz w:val="18"/>
          <w:szCs w:val="18"/>
        </w:rPr>
        <w:t xml:space="preserve">J. Gen. Intern. Med. </w:t>
      </w:r>
      <w:r w:rsidRPr="00DF7EE6">
        <w:rPr>
          <w:b/>
          <w:bCs/>
          <w:color w:val="auto"/>
          <w:sz w:val="18"/>
          <w:szCs w:val="18"/>
        </w:rPr>
        <w:t>2018</w:t>
      </w:r>
      <w:r w:rsidRPr="00DF7EE6">
        <w:rPr>
          <w:bCs/>
          <w:color w:val="auto"/>
          <w:sz w:val="18"/>
          <w:szCs w:val="18"/>
        </w:rPr>
        <w:t xml:space="preserve">, </w:t>
      </w:r>
      <w:r w:rsidRPr="00DF7EE6">
        <w:rPr>
          <w:bCs/>
          <w:i/>
          <w:color w:val="auto"/>
          <w:sz w:val="18"/>
          <w:szCs w:val="18"/>
        </w:rPr>
        <w:t>33</w:t>
      </w:r>
      <w:r w:rsidRPr="00DF7EE6">
        <w:rPr>
          <w:bCs/>
          <w:color w:val="auto"/>
          <w:sz w:val="18"/>
          <w:szCs w:val="18"/>
        </w:rPr>
        <w:t>, 644–650</w:t>
      </w:r>
      <w:r w:rsidRPr="00DF7EE6">
        <w:rPr>
          <w:color w:val="auto"/>
          <w:sz w:val="18"/>
          <w:szCs w:val="18"/>
        </w:rPr>
        <w:t>. https://doi.org/10.1007/s11606-017-4255-z.</w:t>
      </w:r>
    </w:p>
    <w:p w14:paraId="662F908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Kudre</w:t>
      </w:r>
      <w:proofErr w:type="spellEnd"/>
      <w:r w:rsidRPr="00DF7EE6">
        <w:rPr>
          <w:color w:val="auto"/>
          <w:sz w:val="18"/>
          <w:szCs w:val="18"/>
        </w:rPr>
        <w:t xml:space="preserve">, D.; Chen, Z.; Richard, A.; </w:t>
      </w:r>
      <w:proofErr w:type="spellStart"/>
      <w:r w:rsidRPr="00DF7EE6">
        <w:rPr>
          <w:color w:val="auto"/>
          <w:sz w:val="18"/>
          <w:szCs w:val="18"/>
        </w:rPr>
        <w:t>Cabaset</w:t>
      </w:r>
      <w:proofErr w:type="spellEnd"/>
      <w:r w:rsidRPr="00DF7EE6">
        <w:rPr>
          <w:color w:val="auto"/>
          <w:sz w:val="18"/>
          <w:szCs w:val="18"/>
        </w:rPr>
        <w:t xml:space="preserve">, S.; </w:t>
      </w:r>
      <w:proofErr w:type="spellStart"/>
      <w:r w:rsidRPr="00DF7EE6">
        <w:rPr>
          <w:color w:val="auto"/>
          <w:sz w:val="18"/>
          <w:szCs w:val="18"/>
        </w:rPr>
        <w:t>Dehler</w:t>
      </w:r>
      <w:proofErr w:type="spellEnd"/>
      <w:r w:rsidRPr="00DF7EE6">
        <w:rPr>
          <w:color w:val="auto"/>
          <w:sz w:val="18"/>
          <w:szCs w:val="18"/>
        </w:rPr>
        <w:t xml:space="preserve">, A.; Schmid, M.; </w:t>
      </w:r>
      <w:proofErr w:type="spellStart"/>
      <w:r w:rsidRPr="00DF7EE6">
        <w:rPr>
          <w:color w:val="auto"/>
          <w:sz w:val="18"/>
          <w:szCs w:val="18"/>
        </w:rPr>
        <w:t>Rohrmann</w:t>
      </w:r>
      <w:proofErr w:type="spellEnd"/>
      <w:r w:rsidRPr="00DF7EE6">
        <w:rPr>
          <w:color w:val="auto"/>
          <w:sz w:val="18"/>
          <w:szCs w:val="18"/>
        </w:rPr>
        <w:t xml:space="preserve">, S. Multidisciplinary Outpatient Cancer Rehabilitation Can Improve Cancer Patients’ Physical and Psychosocial Status—A Systematic Review. </w:t>
      </w:r>
      <w:proofErr w:type="spellStart"/>
      <w:r w:rsidRPr="00DF7EE6">
        <w:rPr>
          <w:i/>
          <w:iCs/>
          <w:color w:val="auto"/>
          <w:sz w:val="18"/>
          <w:szCs w:val="18"/>
        </w:rPr>
        <w:t>Curr</w:t>
      </w:r>
      <w:proofErr w:type="spellEnd"/>
      <w:r w:rsidRPr="00DF7EE6">
        <w:rPr>
          <w:i/>
          <w:iCs/>
          <w:color w:val="auto"/>
          <w:sz w:val="18"/>
          <w:szCs w:val="18"/>
        </w:rPr>
        <w:t>. Oncol. Rep.</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22</w:t>
      </w:r>
      <w:r w:rsidRPr="00DF7EE6">
        <w:rPr>
          <w:bCs/>
          <w:color w:val="auto"/>
          <w:sz w:val="18"/>
          <w:szCs w:val="18"/>
        </w:rPr>
        <w:t>, 122</w:t>
      </w:r>
      <w:r w:rsidRPr="00DF7EE6">
        <w:rPr>
          <w:color w:val="auto"/>
          <w:sz w:val="18"/>
          <w:szCs w:val="18"/>
        </w:rPr>
        <w:t>. https://doi.org/10.1007/s11912-020-00979-8.</w:t>
      </w:r>
    </w:p>
    <w:p w14:paraId="49C7A7E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Mariotto</w:t>
      </w:r>
      <w:proofErr w:type="spellEnd"/>
      <w:r w:rsidRPr="00DF7EE6">
        <w:rPr>
          <w:color w:val="auto"/>
          <w:sz w:val="18"/>
          <w:szCs w:val="18"/>
        </w:rPr>
        <w:t xml:space="preserve">, A.B.; </w:t>
      </w:r>
      <w:proofErr w:type="spellStart"/>
      <w:r w:rsidRPr="00DF7EE6">
        <w:rPr>
          <w:color w:val="auto"/>
          <w:sz w:val="18"/>
          <w:szCs w:val="18"/>
        </w:rPr>
        <w:t>Enewold</w:t>
      </w:r>
      <w:proofErr w:type="spellEnd"/>
      <w:r w:rsidRPr="00DF7EE6">
        <w:rPr>
          <w:color w:val="auto"/>
          <w:sz w:val="18"/>
          <w:szCs w:val="18"/>
        </w:rPr>
        <w:t xml:space="preserve">, L.; Zhao, J.; </w:t>
      </w:r>
      <w:proofErr w:type="spellStart"/>
      <w:r w:rsidRPr="00DF7EE6">
        <w:rPr>
          <w:color w:val="auto"/>
          <w:sz w:val="18"/>
          <w:szCs w:val="18"/>
        </w:rPr>
        <w:t>Zeruto</w:t>
      </w:r>
      <w:proofErr w:type="spellEnd"/>
      <w:r w:rsidRPr="00DF7EE6">
        <w:rPr>
          <w:color w:val="auto"/>
          <w:sz w:val="18"/>
          <w:szCs w:val="18"/>
        </w:rPr>
        <w:t xml:space="preserve">, C.A.; </w:t>
      </w:r>
      <w:proofErr w:type="spellStart"/>
      <w:r w:rsidRPr="00DF7EE6">
        <w:rPr>
          <w:color w:val="auto"/>
          <w:sz w:val="18"/>
          <w:szCs w:val="18"/>
        </w:rPr>
        <w:t>Yabroff</w:t>
      </w:r>
      <w:proofErr w:type="spellEnd"/>
      <w:r w:rsidRPr="00DF7EE6">
        <w:rPr>
          <w:color w:val="auto"/>
          <w:sz w:val="18"/>
          <w:szCs w:val="18"/>
        </w:rPr>
        <w:t xml:space="preserve">, K.R. Medical Care Costs Associated with Cancer Survivorship in the United States. </w:t>
      </w:r>
      <w:r w:rsidRPr="00DF7EE6">
        <w:rPr>
          <w:i/>
          <w:iCs/>
          <w:color w:val="auto"/>
          <w:sz w:val="18"/>
          <w:szCs w:val="18"/>
        </w:rPr>
        <w:t xml:space="preserve">Cancer Epidemiol. </w:t>
      </w:r>
      <w:proofErr w:type="spellStart"/>
      <w:r w:rsidRPr="00DF7EE6">
        <w:rPr>
          <w:i/>
          <w:iCs/>
          <w:color w:val="auto"/>
          <w:sz w:val="18"/>
          <w:szCs w:val="18"/>
        </w:rPr>
        <w:t>Biomark</w:t>
      </w:r>
      <w:proofErr w:type="spellEnd"/>
      <w:r w:rsidRPr="00DF7EE6">
        <w:rPr>
          <w:i/>
          <w:iCs/>
          <w:color w:val="auto"/>
          <w:sz w:val="18"/>
          <w:szCs w:val="18"/>
        </w:rPr>
        <w:t xml:space="preserve">. Prev. </w:t>
      </w:r>
      <w:r w:rsidRPr="00DF7EE6">
        <w:rPr>
          <w:b/>
          <w:bCs/>
          <w:color w:val="auto"/>
          <w:sz w:val="18"/>
          <w:szCs w:val="18"/>
        </w:rPr>
        <w:t>2020</w:t>
      </w:r>
      <w:r w:rsidRPr="00DF7EE6">
        <w:rPr>
          <w:bCs/>
          <w:color w:val="auto"/>
          <w:sz w:val="18"/>
          <w:szCs w:val="18"/>
        </w:rPr>
        <w:t xml:space="preserve">, </w:t>
      </w:r>
      <w:r w:rsidRPr="00DF7EE6">
        <w:rPr>
          <w:bCs/>
          <w:i/>
          <w:color w:val="auto"/>
          <w:sz w:val="18"/>
          <w:szCs w:val="18"/>
        </w:rPr>
        <w:t>29</w:t>
      </w:r>
      <w:r w:rsidRPr="00DF7EE6">
        <w:rPr>
          <w:bCs/>
          <w:color w:val="auto"/>
          <w:sz w:val="18"/>
          <w:szCs w:val="18"/>
        </w:rPr>
        <w:t>, 1304–1312</w:t>
      </w:r>
      <w:r w:rsidRPr="00DF7EE6">
        <w:rPr>
          <w:color w:val="auto"/>
          <w:sz w:val="18"/>
          <w:szCs w:val="18"/>
        </w:rPr>
        <w:t>. https://doi.org/10.1158/1055-9965.EPI-19-1534.</w:t>
      </w:r>
    </w:p>
    <w:p w14:paraId="0B8189F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Han, X.; Zhao, J.; Zheng, Z.; de Moor, J.S.; Virgo, K.S.; </w:t>
      </w:r>
      <w:proofErr w:type="spellStart"/>
      <w:r w:rsidRPr="00DF7EE6">
        <w:rPr>
          <w:color w:val="auto"/>
          <w:sz w:val="18"/>
          <w:szCs w:val="18"/>
        </w:rPr>
        <w:t>Yabroff</w:t>
      </w:r>
      <w:proofErr w:type="spellEnd"/>
      <w:r w:rsidRPr="00DF7EE6">
        <w:rPr>
          <w:color w:val="auto"/>
          <w:sz w:val="18"/>
          <w:szCs w:val="18"/>
        </w:rPr>
        <w:t xml:space="preserve">, K.R. Medical Financial Hardship Intensity and Financial Sacrifice Associated with Cancer in the United States. </w:t>
      </w:r>
      <w:r w:rsidRPr="00DF7EE6">
        <w:rPr>
          <w:i/>
          <w:iCs/>
          <w:color w:val="auto"/>
          <w:sz w:val="18"/>
          <w:szCs w:val="18"/>
        </w:rPr>
        <w:t xml:space="preserve">Cancer Epidemiol. </w:t>
      </w:r>
      <w:proofErr w:type="spellStart"/>
      <w:r w:rsidRPr="00303E42">
        <w:rPr>
          <w:i/>
          <w:iCs/>
          <w:color w:val="auto"/>
          <w:sz w:val="18"/>
          <w:szCs w:val="18"/>
        </w:rPr>
        <w:t>Biomark</w:t>
      </w:r>
      <w:proofErr w:type="spellEnd"/>
      <w:r w:rsidRPr="00303E42">
        <w:rPr>
          <w:i/>
          <w:iCs/>
          <w:color w:val="auto"/>
          <w:sz w:val="18"/>
          <w:szCs w:val="18"/>
        </w:rPr>
        <w:t>. Prev.</w:t>
      </w:r>
      <w:r w:rsidRPr="00303E42">
        <w:rPr>
          <w:color w:val="auto"/>
          <w:sz w:val="18"/>
          <w:szCs w:val="18"/>
        </w:rPr>
        <w:t xml:space="preserve"> </w:t>
      </w:r>
      <w:r w:rsidRPr="00303E42">
        <w:rPr>
          <w:b/>
          <w:bCs/>
          <w:color w:val="auto"/>
          <w:sz w:val="18"/>
          <w:szCs w:val="18"/>
        </w:rPr>
        <w:t>2020</w:t>
      </w:r>
      <w:r w:rsidRPr="00DF7EE6">
        <w:rPr>
          <w:bCs/>
          <w:color w:val="auto"/>
          <w:sz w:val="18"/>
          <w:szCs w:val="18"/>
        </w:rPr>
        <w:t xml:space="preserve">, </w:t>
      </w:r>
      <w:r w:rsidRPr="00DF7EE6">
        <w:rPr>
          <w:bCs/>
          <w:i/>
          <w:color w:val="auto"/>
          <w:sz w:val="18"/>
          <w:szCs w:val="18"/>
        </w:rPr>
        <w:t>29</w:t>
      </w:r>
      <w:r w:rsidRPr="00DF7EE6">
        <w:rPr>
          <w:bCs/>
          <w:color w:val="auto"/>
          <w:sz w:val="18"/>
          <w:szCs w:val="18"/>
        </w:rPr>
        <w:t>, 308–317</w:t>
      </w:r>
      <w:r w:rsidRPr="00DF7EE6">
        <w:rPr>
          <w:color w:val="auto"/>
          <w:sz w:val="18"/>
          <w:szCs w:val="18"/>
        </w:rPr>
        <w:t>. https://doi.org/10.1158/1055-9965.EPI-19-0460.</w:t>
      </w:r>
    </w:p>
    <w:p w14:paraId="03956C1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Simmons, L.A.; </w:t>
      </w:r>
      <w:proofErr w:type="spellStart"/>
      <w:r w:rsidRPr="00DF7EE6">
        <w:rPr>
          <w:color w:val="auto"/>
          <w:sz w:val="18"/>
          <w:szCs w:val="18"/>
        </w:rPr>
        <w:t>Modesitt</w:t>
      </w:r>
      <w:proofErr w:type="spellEnd"/>
      <w:r w:rsidRPr="00DF7EE6">
        <w:rPr>
          <w:color w:val="auto"/>
          <w:sz w:val="18"/>
          <w:szCs w:val="18"/>
        </w:rPr>
        <w:t xml:space="preserve">, S.C.; Brody, A.C.; </w:t>
      </w:r>
      <w:proofErr w:type="spellStart"/>
      <w:r w:rsidRPr="00DF7EE6">
        <w:rPr>
          <w:color w:val="auto"/>
          <w:sz w:val="18"/>
          <w:szCs w:val="18"/>
        </w:rPr>
        <w:t>Leggin</w:t>
      </w:r>
      <w:proofErr w:type="spellEnd"/>
      <w:r w:rsidRPr="00DF7EE6">
        <w:rPr>
          <w:color w:val="auto"/>
          <w:sz w:val="18"/>
          <w:szCs w:val="18"/>
        </w:rPr>
        <w:t xml:space="preserve">, A.B. Food Insecurity Among Cancer Patients in Kentucky: A Pilot Study. </w:t>
      </w:r>
      <w:r w:rsidRPr="00DF7EE6">
        <w:rPr>
          <w:i/>
          <w:iCs/>
          <w:color w:val="auto"/>
          <w:sz w:val="18"/>
          <w:szCs w:val="18"/>
        </w:rPr>
        <w:t xml:space="preserve">J. Oncol. </w:t>
      </w:r>
      <w:proofErr w:type="spellStart"/>
      <w:r w:rsidRPr="00DF7EE6">
        <w:rPr>
          <w:i/>
          <w:iCs/>
          <w:color w:val="auto"/>
          <w:sz w:val="18"/>
          <w:szCs w:val="18"/>
        </w:rPr>
        <w:t>Pract</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2006</w:t>
      </w:r>
      <w:r w:rsidRPr="00DF7EE6">
        <w:rPr>
          <w:bCs/>
          <w:color w:val="auto"/>
          <w:sz w:val="18"/>
          <w:szCs w:val="18"/>
        </w:rPr>
        <w:t xml:space="preserve">, </w:t>
      </w:r>
      <w:r w:rsidRPr="00DF7EE6">
        <w:rPr>
          <w:bCs/>
          <w:i/>
          <w:color w:val="auto"/>
          <w:sz w:val="18"/>
          <w:szCs w:val="18"/>
        </w:rPr>
        <w:t>2</w:t>
      </w:r>
      <w:r w:rsidRPr="00DF7EE6">
        <w:rPr>
          <w:bCs/>
          <w:color w:val="auto"/>
          <w:sz w:val="18"/>
          <w:szCs w:val="18"/>
        </w:rPr>
        <w:t>, 7</w:t>
      </w:r>
      <w:r w:rsidRPr="00DF7EE6">
        <w:rPr>
          <w:color w:val="auto"/>
          <w:sz w:val="18"/>
          <w:szCs w:val="18"/>
        </w:rPr>
        <w:t>.</w:t>
      </w:r>
    </w:p>
    <w:p w14:paraId="165FA4A4" w14:textId="32534AF6"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commentRangeStart w:id="154"/>
      <w:commentRangeStart w:id="155"/>
      <w:r w:rsidRPr="00DF7EE6">
        <w:rPr>
          <w:color w:val="auto"/>
          <w:sz w:val="18"/>
          <w:szCs w:val="18"/>
          <w:highlight w:val="yellow"/>
        </w:rPr>
        <w:t>NCI’s Dictionary of Cancer Terms</w:t>
      </w:r>
      <w:commentRangeEnd w:id="154"/>
      <w:r w:rsidRPr="00DF7EE6">
        <w:rPr>
          <w:rStyle w:val="CommentReference"/>
          <w:sz w:val="18"/>
          <w:szCs w:val="18"/>
        </w:rPr>
        <w:commentReference w:id="154"/>
      </w:r>
      <w:commentRangeEnd w:id="155"/>
      <w:r w:rsidR="00A46AE1">
        <w:rPr>
          <w:rStyle w:val="CommentReference"/>
        </w:rPr>
        <w:commentReference w:id="155"/>
      </w:r>
      <w:r w:rsidRPr="00DF7EE6">
        <w:rPr>
          <w:color w:val="auto"/>
          <w:sz w:val="18"/>
          <w:szCs w:val="18"/>
        </w:rPr>
        <w:t>.</w:t>
      </w:r>
      <w:ins w:id="156" w:author="Maino Vieytes, Christian Augusto" w:date="2022-10-27T10:32:00Z">
        <w:r w:rsidR="00A46AE1">
          <w:rPr>
            <w:color w:val="auto"/>
            <w:sz w:val="18"/>
            <w:szCs w:val="18"/>
          </w:rPr>
          <w:t xml:space="preserve"> Available online: </w:t>
        </w:r>
        <w:r w:rsidR="00A46AE1">
          <w:rPr>
            <w:color w:val="auto"/>
            <w:sz w:val="18"/>
            <w:szCs w:val="18"/>
          </w:rPr>
          <w:fldChar w:fldCharType="begin"/>
        </w:r>
        <w:r w:rsidR="00A46AE1">
          <w:rPr>
            <w:color w:val="auto"/>
            <w:sz w:val="18"/>
            <w:szCs w:val="18"/>
          </w:rPr>
          <w:instrText xml:space="preserve"> HYPERLINK "</w:instrText>
        </w:r>
        <w:r w:rsidR="00A46AE1" w:rsidRPr="00A46AE1">
          <w:rPr>
            <w:color w:val="auto"/>
            <w:sz w:val="18"/>
            <w:szCs w:val="18"/>
          </w:rPr>
          <w:instrText>https://www.cancer.gov/publications/dictionaries/cancer-terms/def/survivor</w:instrText>
        </w:r>
        <w:r w:rsidR="00A46AE1">
          <w:rPr>
            <w:color w:val="auto"/>
            <w:sz w:val="18"/>
            <w:szCs w:val="18"/>
          </w:rPr>
          <w:instrText xml:space="preserve">" </w:instrText>
        </w:r>
        <w:r w:rsidR="00A46AE1">
          <w:rPr>
            <w:color w:val="auto"/>
            <w:sz w:val="18"/>
            <w:szCs w:val="18"/>
          </w:rPr>
          <w:fldChar w:fldCharType="separate"/>
        </w:r>
        <w:r w:rsidR="00A46AE1" w:rsidRPr="008C26A1">
          <w:rPr>
            <w:rStyle w:val="Hyperlink"/>
            <w:sz w:val="18"/>
            <w:szCs w:val="18"/>
          </w:rPr>
          <w:t>h</w:t>
        </w:r>
        <w:r w:rsidR="00A46AE1" w:rsidRPr="008C26A1">
          <w:rPr>
            <w:rStyle w:val="Hyperlink"/>
            <w:sz w:val="18"/>
            <w:szCs w:val="18"/>
          </w:rPr>
          <w:t>t</w:t>
        </w:r>
        <w:r w:rsidR="00A46AE1" w:rsidRPr="008C26A1">
          <w:rPr>
            <w:rStyle w:val="Hyperlink"/>
            <w:sz w:val="18"/>
            <w:szCs w:val="18"/>
          </w:rPr>
          <w:t>tps://www.cancer.gov/publications/dictionaries/cancer-terms/def/survivor</w:t>
        </w:r>
        <w:r w:rsidR="00A46AE1">
          <w:rPr>
            <w:color w:val="auto"/>
            <w:sz w:val="18"/>
            <w:szCs w:val="18"/>
          </w:rPr>
          <w:fldChar w:fldCharType="end"/>
        </w:r>
        <w:r w:rsidR="00A46AE1">
          <w:rPr>
            <w:color w:val="auto"/>
            <w:sz w:val="18"/>
            <w:szCs w:val="18"/>
          </w:rPr>
          <w:t xml:space="preserve"> (Accessed on: </w:t>
        </w:r>
      </w:ins>
      <w:ins w:id="157" w:author="Maino Vieytes, Christian Augusto" w:date="2022-10-27T10:33:00Z">
        <w:r w:rsidR="00A46AE1">
          <w:rPr>
            <w:color w:val="auto"/>
            <w:sz w:val="18"/>
            <w:szCs w:val="18"/>
          </w:rPr>
          <w:t>27 October 2022)</w:t>
        </w:r>
      </w:ins>
    </w:p>
    <w:p w14:paraId="6E3BE09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lastRenderedPageBreak/>
        <w:t>Gany</w:t>
      </w:r>
      <w:proofErr w:type="spellEnd"/>
      <w:r w:rsidRPr="00DF7EE6">
        <w:rPr>
          <w:color w:val="auto"/>
          <w:sz w:val="18"/>
          <w:szCs w:val="18"/>
        </w:rPr>
        <w:t xml:space="preserve">, F.; </w:t>
      </w:r>
      <w:proofErr w:type="spellStart"/>
      <w:r w:rsidRPr="00DF7EE6">
        <w:rPr>
          <w:color w:val="auto"/>
          <w:sz w:val="18"/>
          <w:szCs w:val="18"/>
        </w:rPr>
        <w:t>Leng</w:t>
      </w:r>
      <w:proofErr w:type="spellEnd"/>
      <w:r w:rsidRPr="00DF7EE6">
        <w:rPr>
          <w:color w:val="auto"/>
          <w:sz w:val="18"/>
          <w:szCs w:val="18"/>
        </w:rPr>
        <w:t xml:space="preserve">, J.; Ramirez, J.; Phillips, S.; </w:t>
      </w:r>
      <w:proofErr w:type="spellStart"/>
      <w:r w:rsidRPr="00DF7EE6">
        <w:rPr>
          <w:color w:val="auto"/>
          <w:sz w:val="18"/>
          <w:szCs w:val="18"/>
        </w:rPr>
        <w:t>Aragones</w:t>
      </w:r>
      <w:proofErr w:type="spellEnd"/>
      <w:r w:rsidRPr="00DF7EE6">
        <w:rPr>
          <w:color w:val="auto"/>
          <w:sz w:val="18"/>
          <w:szCs w:val="18"/>
        </w:rPr>
        <w:t xml:space="preserve">, A.; Roberts, N.; </w:t>
      </w:r>
      <w:proofErr w:type="spellStart"/>
      <w:r w:rsidRPr="00DF7EE6">
        <w:rPr>
          <w:color w:val="auto"/>
          <w:sz w:val="18"/>
          <w:szCs w:val="18"/>
        </w:rPr>
        <w:t>Mujawar</w:t>
      </w:r>
      <w:proofErr w:type="spellEnd"/>
      <w:r w:rsidRPr="00DF7EE6">
        <w:rPr>
          <w:color w:val="auto"/>
          <w:sz w:val="18"/>
          <w:szCs w:val="18"/>
        </w:rPr>
        <w:t>, M.I.; Costas-</w:t>
      </w:r>
      <w:proofErr w:type="spellStart"/>
      <w:r w:rsidRPr="00DF7EE6">
        <w:rPr>
          <w:color w:val="auto"/>
          <w:sz w:val="18"/>
          <w:szCs w:val="18"/>
        </w:rPr>
        <w:t>Muñiz</w:t>
      </w:r>
      <w:proofErr w:type="spellEnd"/>
      <w:r w:rsidRPr="00DF7EE6">
        <w:rPr>
          <w:color w:val="auto"/>
          <w:sz w:val="18"/>
          <w:szCs w:val="18"/>
        </w:rPr>
        <w:t xml:space="preserve">, R. Health-Related Quality of Life of Food-Insecure Ethnic Minority Patients With Cancer. </w:t>
      </w:r>
      <w:r w:rsidRPr="00DF7EE6">
        <w:rPr>
          <w:i/>
          <w:iCs/>
          <w:color w:val="auto"/>
          <w:sz w:val="18"/>
          <w:szCs w:val="18"/>
        </w:rPr>
        <w:t xml:space="preserve">J. Oncol. </w:t>
      </w:r>
      <w:proofErr w:type="spellStart"/>
      <w:r w:rsidRPr="00DF7EE6">
        <w:rPr>
          <w:i/>
          <w:iCs/>
          <w:color w:val="auto"/>
          <w:sz w:val="18"/>
          <w:szCs w:val="18"/>
        </w:rPr>
        <w:t>Pract</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2015</w:t>
      </w:r>
      <w:r w:rsidRPr="00DF7EE6">
        <w:rPr>
          <w:bCs/>
          <w:color w:val="auto"/>
          <w:sz w:val="18"/>
          <w:szCs w:val="18"/>
        </w:rPr>
        <w:t xml:space="preserve">, </w:t>
      </w:r>
      <w:r w:rsidRPr="00DF7EE6">
        <w:rPr>
          <w:bCs/>
          <w:i/>
          <w:color w:val="auto"/>
          <w:sz w:val="18"/>
          <w:szCs w:val="18"/>
        </w:rPr>
        <w:t>11</w:t>
      </w:r>
      <w:r w:rsidRPr="00DF7EE6">
        <w:rPr>
          <w:bCs/>
          <w:color w:val="auto"/>
          <w:sz w:val="18"/>
          <w:szCs w:val="18"/>
        </w:rPr>
        <w:t>, 396–402</w:t>
      </w:r>
      <w:r w:rsidRPr="00DF7EE6">
        <w:rPr>
          <w:color w:val="auto"/>
          <w:sz w:val="18"/>
          <w:szCs w:val="18"/>
        </w:rPr>
        <w:t>. https://doi.org/10.1200/JOP.2015.003962.</w:t>
      </w:r>
    </w:p>
    <w:p w14:paraId="0A243031" w14:textId="417D4894"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The American Institute for Cancer Research; World Cancer Research Fund. </w:t>
      </w:r>
      <w:r w:rsidRPr="00DF7EE6">
        <w:rPr>
          <w:i/>
          <w:iCs/>
          <w:color w:val="auto"/>
          <w:sz w:val="18"/>
          <w:szCs w:val="18"/>
        </w:rPr>
        <w:t>Diet, Nutrition, Physical Activity and Cancer: A Global Perspective</w:t>
      </w:r>
      <w:r w:rsidRPr="00DF7EE6">
        <w:rPr>
          <w:color w:val="auto"/>
          <w:sz w:val="18"/>
          <w:szCs w:val="18"/>
        </w:rPr>
        <w:t xml:space="preserve">; 3rd ed.; </w:t>
      </w:r>
      <w:commentRangeStart w:id="158"/>
      <w:commentRangeStart w:id="159"/>
      <w:r w:rsidRPr="00DF7EE6">
        <w:rPr>
          <w:color w:val="auto"/>
          <w:sz w:val="18"/>
          <w:szCs w:val="18"/>
          <w:highlight w:val="yellow"/>
        </w:rPr>
        <w:t>The American Institute for Cancer Research: Washington, DC, USA; World Cancer Research Fund: London, UK</w:t>
      </w:r>
      <w:commentRangeEnd w:id="158"/>
      <w:r w:rsidRPr="00DF7EE6">
        <w:rPr>
          <w:rStyle w:val="CommentReference"/>
          <w:sz w:val="18"/>
          <w:szCs w:val="18"/>
        </w:rPr>
        <w:commentReference w:id="158"/>
      </w:r>
      <w:commentRangeEnd w:id="159"/>
      <w:r w:rsidR="00A46AE1">
        <w:rPr>
          <w:rStyle w:val="CommentReference"/>
        </w:rPr>
        <w:commentReference w:id="159"/>
      </w:r>
      <w:r w:rsidRPr="00DF7EE6">
        <w:rPr>
          <w:color w:val="auto"/>
          <w:sz w:val="18"/>
          <w:szCs w:val="18"/>
        </w:rPr>
        <w:t xml:space="preserve">, </w:t>
      </w:r>
      <w:commentRangeStart w:id="160"/>
      <w:commentRangeStart w:id="161"/>
      <w:r w:rsidRPr="00DF7EE6">
        <w:rPr>
          <w:color w:val="auto"/>
          <w:sz w:val="18"/>
          <w:szCs w:val="18"/>
          <w:highlight w:val="yellow"/>
        </w:rPr>
        <w:t>20</w:t>
      </w:r>
      <w:ins w:id="162" w:author="Maino Vieytes, Christian Augusto" w:date="2022-10-27T10:36:00Z">
        <w:r w:rsidR="00A46AE1">
          <w:rPr>
            <w:color w:val="auto"/>
            <w:sz w:val="18"/>
            <w:szCs w:val="18"/>
            <w:highlight w:val="yellow"/>
          </w:rPr>
          <w:t>18</w:t>
        </w:r>
      </w:ins>
      <w:del w:id="163" w:author="Maino Vieytes, Christian Augusto" w:date="2022-10-27T10:36:00Z">
        <w:r w:rsidRPr="00DF7EE6" w:rsidDel="00A46AE1">
          <w:rPr>
            <w:color w:val="auto"/>
            <w:sz w:val="18"/>
            <w:szCs w:val="18"/>
            <w:highlight w:val="yellow"/>
          </w:rPr>
          <w:delText>20</w:delText>
        </w:r>
      </w:del>
      <w:commentRangeEnd w:id="160"/>
      <w:r w:rsidRPr="00DF7EE6">
        <w:rPr>
          <w:rStyle w:val="CommentReference"/>
          <w:sz w:val="18"/>
          <w:szCs w:val="18"/>
        </w:rPr>
        <w:commentReference w:id="160"/>
      </w:r>
      <w:commentRangeEnd w:id="161"/>
      <w:r w:rsidR="00A46AE1">
        <w:rPr>
          <w:rStyle w:val="CommentReference"/>
        </w:rPr>
        <w:commentReference w:id="161"/>
      </w:r>
      <w:r w:rsidRPr="00DF7EE6">
        <w:rPr>
          <w:color w:val="auto"/>
          <w:sz w:val="18"/>
          <w:szCs w:val="18"/>
        </w:rPr>
        <w:t>.</w:t>
      </w:r>
    </w:p>
    <w:p w14:paraId="29597CC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Thompson, K.L.; Elliott, L.; Fuchs-</w:t>
      </w:r>
      <w:proofErr w:type="spellStart"/>
      <w:r w:rsidRPr="00DF7EE6">
        <w:rPr>
          <w:color w:val="auto"/>
          <w:sz w:val="18"/>
          <w:szCs w:val="18"/>
        </w:rPr>
        <w:t>Tarlovsky</w:t>
      </w:r>
      <w:proofErr w:type="spellEnd"/>
      <w:r w:rsidRPr="00DF7EE6">
        <w:rPr>
          <w:color w:val="auto"/>
          <w:sz w:val="18"/>
          <w:szCs w:val="18"/>
        </w:rPr>
        <w:t xml:space="preserve">, V.; Levin, R.M.; Voss, A.C.; Piemonte, T. Oncology Evidence-Based Nutrition Practice Guideline for Adults. </w:t>
      </w:r>
      <w:r w:rsidRPr="00DF7EE6">
        <w:rPr>
          <w:i/>
          <w:iCs/>
          <w:color w:val="auto"/>
          <w:sz w:val="18"/>
          <w:szCs w:val="18"/>
        </w:rPr>
        <w:t xml:space="preserve">J. Acad. </w:t>
      </w:r>
      <w:proofErr w:type="spellStart"/>
      <w:r w:rsidRPr="00DF7EE6">
        <w:rPr>
          <w:i/>
          <w:iCs/>
          <w:color w:val="auto"/>
          <w:sz w:val="18"/>
          <w:szCs w:val="18"/>
        </w:rPr>
        <w:t>Nutr</w:t>
      </w:r>
      <w:proofErr w:type="spellEnd"/>
      <w:r w:rsidRPr="00DF7EE6">
        <w:rPr>
          <w:i/>
          <w:iCs/>
          <w:color w:val="auto"/>
          <w:sz w:val="18"/>
          <w:szCs w:val="18"/>
        </w:rPr>
        <w:t>. Diet.</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117</w:t>
      </w:r>
      <w:r w:rsidRPr="00DF7EE6">
        <w:rPr>
          <w:bCs/>
          <w:color w:val="auto"/>
          <w:sz w:val="18"/>
          <w:szCs w:val="18"/>
        </w:rPr>
        <w:t>, 297–310</w:t>
      </w:r>
      <w:r w:rsidRPr="00DF7EE6">
        <w:rPr>
          <w:color w:val="auto"/>
          <w:sz w:val="18"/>
          <w:szCs w:val="18"/>
        </w:rPr>
        <w:t>.e47. https://doi.org/10.1016/j.jand.2016.05.010.</w:t>
      </w:r>
    </w:p>
    <w:p w14:paraId="6914A1E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Pekmezi</w:t>
      </w:r>
      <w:proofErr w:type="spellEnd"/>
      <w:r w:rsidRPr="00DF7EE6">
        <w:rPr>
          <w:color w:val="auto"/>
          <w:sz w:val="18"/>
          <w:szCs w:val="18"/>
        </w:rPr>
        <w:t>, D.W.; Demark-</w:t>
      </w:r>
      <w:proofErr w:type="spellStart"/>
      <w:r w:rsidRPr="00DF7EE6">
        <w:rPr>
          <w:color w:val="auto"/>
          <w:sz w:val="18"/>
          <w:szCs w:val="18"/>
        </w:rPr>
        <w:t>Wahnefried</w:t>
      </w:r>
      <w:proofErr w:type="spellEnd"/>
      <w:r w:rsidRPr="00DF7EE6">
        <w:rPr>
          <w:color w:val="auto"/>
          <w:sz w:val="18"/>
          <w:szCs w:val="18"/>
        </w:rPr>
        <w:t xml:space="preserve">, W. Updated Evidence in Support of Diet and Exercise Interventions in Cancer Survivors. </w:t>
      </w:r>
      <w:r w:rsidRPr="00DF7EE6">
        <w:rPr>
          <w:i/>
          <w:iCs/>
          <w:color w:val="auto"/>
          <w:sz w:val="18"/>
          <w:szCs w:val="18"/>
        </w:rPr>
        <w:t>Acta Oncol.</w:t>
      </w:r>
      <w:r w:rsidRPr="00DF7EE6">
        <w:rPr>
          <w:color w:val="auto"/>
          <w:sz w:val="18"/>
          <w:szCs w:val="18"/>
        </w:rPr>
        <w:t xml:space="preserve"> </w:t>
      </w:r>
      <w:r w:rsidRPr="00DF7EE6">
        <w:rPr>
          <w:b/>
          <w:bCs/>
          <w:color w:val="auto"/>
          <w:sz w:val="18"/>
          <w:szCs w:val="18"/>
        </w:rPr>
        <w:t>2011</w:t>
      </w:r>
      <w:r w:rsidRPr="00DF7EE6">
        <w:rPr>
          <w:bCs/>
          <w:color w:val="auto"/>
          <w:sz w:val="18"/>
          <w:szCs w:val="18"/>
        </w:rPr>
        <w:t xml:space="preserve">, </w:t>
      </w:r>
      <w:r w:rsidRPr="00DF7EE6">
        <w:rPr>
          <w:bCs/>
          <w:i/>
          <w:color w:val="auto"/>
          <w:sz w:val="18"/>
          <w:szCs w:val="18"/>
        </w:rPr>
        <w:t>50</w:t>
      </w:r>
      <w:r w:rsidRPr="00DF7EE6">
        <w:rPr>
          <w:bCs/>
          <w:color w:val="auto"/>
          <w:sz w:val="18"/>
          <w:szCs w:val="18"/>
        </w:rPr>
        <w:t>, 167–178</w:t>
      </w:r>
      <w:r w:rsidRPr="00DF7EE6">
        <w:rPr>
          <w:color w:val="auto"/>
          <w:sz w:val="18"/>
          <w:szCs w:val="18"/>
        </w:rPr>
        <w:t>. https://doi.org/10.3109/0284186X.2010.529822.</w:t>
      </w:r>
    </w:p>
    <w:p w14:paraId="5793086F"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Balhareth</w:t>
      </w:r>
      <w:proofErr w:type="spellEnd"/>
      <w:r w:rsidRPr="00DF7EE6">
        <w:rPr>
          <w:color w:val="auto"/>
          <w:sz w:val="18"/>
          <w:szCs w:val="18"/>
        </w:rPr>
        <w:t xml:space="preserve">, A.; </w:t>
      </w:r>
      <w:proofErr w:type="spellStart"/>
      <w:r w:rsidRPr="00DF7EE6">
        <w:rPr>
          <w:color w:val="auto"/>
          <w:sz w:val="18"/>
          <w:szCs w:val="18"/>
        </w:rPr>
        <w:t>Aldossary</w:t>
      </w:r>
      <w:proofErr w:type="spellEnd"/>
      <w:r w:rsidRPr="00DF7EE6">
        <w:rPr>
          <w:color w:val="auto"/>
          <w:sz w:val="18"/>
          <w:szCs w:val="18"/>
        </w:rPr>
        <w:t xml:space="preserve">, M.Y.; McNamara, D. Impact of Physical Activity and Diet on Colorectal Cancer Survivors’ Quality of Life: A Systematic Review. </w:t>
      </w:r>
      <w:r w:rsidRPr="00DF7EE6">
        <w:rPr>
          <w:i/>
          <w:iCs/>
          <w:color w:val="auto"/>
          <w:sz w:val="18"/>
          <w:szCs w:val="18"/>
        </w:rPr>
        <w:t xml:space="preserve">World J. Surg. Oncol. </w:t>
      </w:r>
      <w:r w:rsidRPr="00DF7EE6">
        <w:rPr>
          <w:b/>
          <w:bCs/>
          <w:color w:val="auto"/>
          <w:sz w:val="18"/>
          <w:szCs w:val="18"/>
        </w:rPr>
        <w:t>2019</w:t>
      </w:r>
      <w:r w:rsidRPr="00DF7EE6">
        <w:rPr>
          <w:bCs/>
          <w:color w:val="auto"/>
          <w:sz w:val="18"/>
          <w:szCs w:val="18"/>
        </w:rPr>
        <w:t xml:space="preserve">, </w:t>
      </w:r>
      <w:r w:rsidRPr="00DF7EE6">
        <w:rPr>
          <w:bCs/>
          <w:i/>
          <w:color w:val="auto"/>
          <w:sz w:val="18"/>
          <w:szCs w:val="18"/>
        </w:rPr>
        <w:t>17</w:t>
      </w:r>
      <w:r w:rsidRPr="00DF7EE6">
        <w:rPr>
          <w:bCs/>
          <w:color w:val="auto"/>
          <w:sz w:val="18"/>
          <w:szCs w:val="18"/>
        </w:rPr>
        <w:t>, 153</w:t>
      </w:r>
      <w:r w:rsidRPr="00DF7EE6">
        <w:rPr>
          <w:color w:val="auto"/>
          <w:sz w:val="18"/>
          <w:szCs w:val="18"/>
        </w:rPr>
        <w:t>. https://doi.org/10.1186/s12957-019-1697-2.</w:t>
      </w:r>
    </w:p>
    <w:p w14:paraId="3EB7600B"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Wayne, S.J.; Baumgartner, K.; Baumgartner, R.N.; Bernstein, L.; Bowen, D.J.; Ballard-</w:t>
      </w:r>
      <w:proofErr w:type="spellStart"/>
      <w:r w:rsidRPr="00DF7EE6">
        <w:rPr>
          <w:color w:val="auto"/>
          <w:sz w:val="18"/>
          <w:szCs w:val="18"/>
        </w:rPr>
        <w:t>Barbash</w:t>
      </w:r>
      <w:proofErr w:type="spellEnd"/>
      <w:r w:rsidRPr="00DF7EE6">
        <w:rPr>
          <w:color w:val="auto"/>
          <w:sz w:val="18"/>
          <w:szCs w:val="18"/>
        </w:rPr>
        <w:t xml:space="preserve">, R. Diet Quality Is Directly Associated with Quality of Life in Breast Cancer Survivors. </w:t>
      </w:r>
      <w:r w:rsidRPr="00DF7EE6">
        <w:rPr>
          <w:i/>
          <w:iCs/>
          <w:color w:val="auto"/>
          <w:sz w:val="18"/>
          <w:szCs w:val="18"/>
        </w:rPr>
        <w:t xml:space="preserve">Breast Cancer Res. Treat. </w:t>
      </w:r>
      <w:r w:rsidRPr="00DF7EE6">
        <w:rPr>
          <w:b/>
          <w:bCs/>
          <w:color w:val="auto"/>
          <w:sz w:val="18"/>
          <w:szCs w:val="18"/>
        </w:rPr>
        <w:t>2006</w:t>
      </w:r>
      <w:r w:rsidRPr="00DF7EE6">
        <w:rPr>
          <w:bCs/>
          <w:color w:val="auto"/>
          <w:sz w:val="18"/>
          <w:szCs w:val="18"/>
        </w:rPr>
        <w:t xml:space="preserve">, </w:t>
      </w:r>
      <w:r w:rsidRPr="00DF7EE6">
        <w:rPr>
          <w:bCs/>
          <w:i/>
          <w:color w:val="auto"/>
          <w:sz w:val="18"/>
          <w:szCs w:val="18"/>
        </w:rPr>
        <w:t>96</w:t>
      </w:r>
      <w:r w:rsidRPr="00DF7EE6">
        <w:rPr>
          <w:bCs/>
          <w:color w:val="auto"/>
          <w:sz w:val="18"/>
          <w:szCs w:val="18"/>
        </w:rPr>
        <w:t>, 227–232</w:t>
      </w:r>
      <w:r w:rsidRPr="00DF7EE6">
        <w:rPr>
          <w:color w:val="auto"/>
          <w:sz w:val="18"/>
          <w:szCs w:val="18"/>
        </w:rPr>
        <w:t>. https://doi.org/10.1007/s10549-005-9018-6.</w:t>
      </w:r>
    </w:p>
    <w:p w14:paraId="1BEC580C"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Zhang, F.; </w:t>
      </w:r>
      <w:proofErr w:type="spellStart"/>
      <w:r w:rsidRPr="00DF7EE6">
        <w:rPr>
          <w:color w:val="auto"/>
          <w:sz w:val="18"/>
          <w:szCs w:val="18"/>
        </w:rPr>
        <w:t>Tapera</w:t>
      </w:r>
      <w:proofErr w:type="spellEnd"/>
      <w:r w:rsidRPr="00DF7EE6">
        <w:rPr>
          <w:color w:val="auto"/>
          <w:sz w:val="18"/>
          <w:szCs w:val="18"/>
        </w:rPr>
        <w:t xml:space="preserve">, T.M.; Gou, J. Application of a New Dietary Pattern Analysis Method in Nutritional Epidemiology. </w:t>
      </w:r>
      <w:r w:rsidRPr="00DF7EE6">
        <w:rPr>
          <w:i/>
          <w:iCs/>
          <w:color w:val="auto"/>
          <w:sz w:val="18"/>
          <w:szCs w:val="18"/>
        </w:rPr>
        <w:t xml:space="preserve">BMC Med. Res. </w:t>
      </w:r>
      <w:proofErr w:type="spellStart"/>
      <w:r w:rsidRPr="00DF7EE6">
        <w:rPr>
          <w:i/>
          <w:iCs/>
          <w:color w:val="auto"/>
          <w:sz w:val="18"/>
          <w:szCs w:val="18"/>
        </w:rPr>
        <w:t>Methodol</w:t>
      </w:r>
      <w:proofErr w:type="spellEnd"/>
      <w:r w:rsidRPr="00DF7EE6">
        <w:rPr>
          <w:i/>
          <w:iCs/>
          <w:color w:val="auto"/>
          <w:sz w:val="18"/>
          <w:szCs w:val="18"/>
        </w:rPr>
        <w:t xml:space="preserve">. </w:t>
      </w:r>
      <w:r w:rsidRPr="00DF7EE6">
        <w:rPr>
          <w:b/>
          <w:bCs/>
          <w:color w:val="auto"/>
          <w:sz w:val="18"/>
          <w:szCs w:val="18"/>
        </w:rPr>
        <w:t>2018</w:t>
      </w:r>
      <w:r w:rsidRPr="00DF7EE6">
        <w:rPr>
          <w:bCs/>
          <w:color w:val="auto"/>
          <w:sz w:val="18"/>
          <w:szCs w:val="18"/>
        </w:rPr>
        <w:t xml:space="preserve">, </w:t>
      </w:r>
      <w:r w:rsidRPr="00DF7EE6">
        <w:rPr>
          <w:bCs/>
          <w:i/>
          <w:color w:val="auto"/>
          <w:sz w:val="18"/>
          <w:szCs w:val="18"/>
        </w:rPr>
        <w:t>18</w:t>
      </w:r>
      <w:r w:rsidRPr="00DF7EE6">
        <w:rPr>
          <w:bCs/>
          <w:color w:val="auto"/>
          <w:sz w:val="18"/>
          <w:szCs w:val="18"/>
        </w:rPr>
        <w:t>, 119</w:t>
      </w:r>
      <w:r w:rsidRPr="00DF7EE6">
        <w:rPr>
          <w:color w:val="auto"/>
          <w:sz w:val="18"/>
          <w:szCs w:val="18"/>
        </w:rPr>
        <w:t>. https://doi.org/10.1186/s12874-018-0585-8.</w:t>
      </w:r>
    </w:p>
    <w:p w14:paraId="54FA73D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McEligot</w:t>
      </w:r>
      <w:proofErr w:type="spellEnd"/>
      <w:r w:rsidRPr="00DF7EE6">
        <w:rPr>
          <w:color w:val="auto"/>
          <w:sz w:val="18"/>
          <w:szCs w:val="18"/>
        </w:rPr>
        <w:t xml:space="preserve">, A.J.; </w:t>
      </w:r>
      <w:proofErr w:type="spellStart"/>
      <w:r w:rsidRPr="00DF7EE6">
        <w:rPr>
          <w:color w:val="auto"/>
          <w:sz w:val="18"/>
          <w:szCs w:val="18"/>
        </w:rPr>
        <w:t>Poynor</w:t>
      </w:r>
      <w:proofErr w:type="spellEnd"/>
      <w:r w:rsidRPr="00DF7EE6">
        <w:rPr>
          <w:color w:val="auto"/>
          <w:sz w:val="18"/>
          <w:szCs w:val="18"/>
        </w:rPr>
        <w:t xml:space="preserve">, V.; Sharma, R.; </w:t>
      </w:r>
      <w:proofErr w:type="spellStart"/>
      <w:r w:rsidRPr="00DF7EE6">
        <w:rPr>
          <w:color w:val="auto"/>
          <w:sz w:val="18"/>
          <w:szCs w:val="18"/>
        </w:rPr>
        <w:t>Panangadan</w:t>
      </w:r>
      <w:proofErr w:type="spellEnd"/>
      <w:r w:rsidRPr="00DF7EE6">
        <w:rPr>
          <w:color w:val="auto"/>
          <w:sz w:val="18"/>
          <w:szCs w:val="18"/>
        </w:rPr>
        <w:t xml:space="preserve">, A. Logistic LASSO Regression for Dietary Intakes and Breast Cancer. </w:t>
      </w:r>
      <w:r w:rsidRPr="00DF7EE6">
        <w:rPr>
          <w:i/>
          <w:iCs/>
          <w:color w:val="auto"/>
          <w:sz w:val="18"/>
          <w:szCs w:val="18"/>
        </w:rPr>
        <w:t>Nutrients</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12</w:t>
      </w:r>
      <w:r w:rsidRPr="00DF7EE6">
        <w:rPr>
          <w:bCs/>
          <w:color w:val="auto"/>
          <w:sz w:val="18"/>
          <w:szCs w:val="18"/>
        </w:rPr>
        <w:t>, 2652</w:t>
      </w:r>
      <w:r w:rsidRPr="00DF7EE6">
        <w:rPr>
          <w:color w:val="auto"/>
          <w:sz w:val="18"/>
          <w:szCs w:val="18"/>
        </w:rPr>
        <w:t>. https://doi.org/10.3390/nu12092652.</w:t>
      </w:r>
    </w:p>
    <w:p w14:paraId="273BC54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Curtin, L.R.; </w:t>
      </w:r>
      <w:proofErr w:type="spellStart"/>
      <w:r w:rsidRPr="00DF7EE6">
        <w:rPr>
          <w:color w:val="auto"/>
          <w:sz w:val="18"/>
          <w:szCs w:val="18"/>
        </w:rPr>
        <w:t>Mohadjer</w:t>
      </w:r>
      <w:proofErr w:type="spellEnd"/>
      <w:r w:rsidRPr="00DF7EE6">
        <w:rPr>
          <w:color w:val="auto"/>
          <w:sz w:val="18"/>
          <w:szCs w:val="18"/>
        </w:rPr>
        <w:t xml:space="preserve">, L.K.; Dohrmann, S.M.; </w:t>
      </w:r>
      <w:proofErr w:type="spellStart"/>
      <w:r w:rsidRPr="00DF7EE6">
        <w:rPr>
          <w:color w:val="auto"/>
          <w:sz w:val="18"/>
          <w:szCs w:val="18"/>
        </w:rPr>
        <w:t>Kruszon</w:t>
      </w:r>
      <w:proofErr w:type="spellEnd"/>
      <w:r w:rsidRPr="00DF7EE6">
        <w:rPr>
          <w:color w:val="auto"/>
          <w:sz w:val="18"/>
          <w:szCs w:val="18"/>
        </w:rPr>
        <w:t xml:space="preserve">-Moran, D.; </w:t>
      </w:r>
      <w:proofErr w:type="spellStart"/>
      <w:r w:rsidRPr="00DF7EE6">
        <w:rPr>
          <w:color w:val="auto"/>
          <w:sz w:val="18"/>
          <w:szCs w:val="18"/>
        </w:rPr>
        <w:t>Mirel</w:t>
      </w:r>
      <w:proofErr w:type="spellEnd"/>
      <w:r w:rsidRPr="00DF7EE6">
        <w:rPr>
          <w:color w:val="auto"/>
          <w:sz w:val="18"/>
          <w:szCs w:val="18"/>
        </w:rPr>
        <w:t xml:space="preserve">, L.B.; Carroll, M.D.; Hirsch, R.; Burt, V.L.; Johnson, C.L. </w:t>
      </w:r>
      <w:r w:rsidRPr="00DF7EE6">
        <w:rPr>
          <w:i/>
          <w:color w:val="auto"/>
          <w:sz w:val="18"/>
          <w:szCs w:val="18"/>
        </w:rPr>
        <w:t>National Health and Nutrition Examination Survey: Sample Design, 2007–2010</w:t>
      </w:r>
      <w:r w:rsidRPr="00DF7EE6">
        <w:rPr>
          <w:color w:val="auto"/>
          <w:sz w:val="18"/>
          <w:szCs w:val="18"/>
        </w:rPr>
        <w:t xml:space="preserve">; </w:t>
      </w:r>
      <w:r w:rsidRPr="00DF7EE6">
        <w:rPr>
          <w:iCs/>
          <w:color w:val="auto"/>
          <w:sz w:val="18"/>
          <w:szCs w:val="18"/>
        </w:rPr>
        <w:t>Vital and Health Statistics Series</w:t>
      </w:r>
      <w:r>
        <w:rPr>
          <w:iCs/>
          <w:color w:val="auto"/>
          <w:sz w:val="18"/>
          <w:szCs w:val="18"/>
        </w:rPr>
        <w:t xml:space="preserve"> </w:t>
      </w:r>
      <w:commentRangeStart w:id="164"/>
      <w:commentRangeStart w:id="165"/>
      <w:r w:rsidRPr="00DF7EE6">
        <w:rPr>
          <w:iCs/>
          <w:color w:val="auto"/>
          <w:sz w:val="18"/>
          <w:szCs w:val="18"/>
          <w:highlight w:val="yellow"/>
        </w:rPr>
        <w:t>2</w:t>
      </w:r>
      <w:commentRangeEnd w:id="164"/>
      <w:r>
        <w:rPr>
          <w:rStyle w:val="CommentReference"/>
        </w:rPr>
        <w:commentReference w:id="164"/>
      </w:r>
      <w:commentRangeEnd w:id="165"/>
      <w:r w:rsidR="00A46AE1">
        <w:rPr>
          <w:rStyle w:val="CommentReference"/>
        </w:rPr>
        <w:commentReference w:id="165"/>
      </w:r>
      <w:r w:rsidRPr="00DF7EE6">
        <w:rPr>
          <w:iCs/>
          <w:color w:val="auto"/>
          <w:sz w:val="18"/>
          <w:szCs w:val="18"/>
        </w:rPr>
        <w:t>;</w:t>
      </w:r>
      <w:r w:rsidRPr="00DF7EE6">
        <w:rPr>
          <w:i/>
          <w:iCs/>
          <w:color w:val="auto"/>
          <w:sz w:val="18"/>
          <w:szCs w:val="18"/>
        </w:rPr>
        <w:t xml:space="preserve"> </w:t>
      </w:r>
      <w:r w:rsidRPr="00DF7EE6">
        <w:rPr>
          <w:iCs/>
          <w:color w:val="auto"/>
          <w:sz w:val="18"/>
          <w:szCs w:val="18"/>
          <w:highlight w:val="yellow"/>
        </w:rPr>
        <w:t>United States Department of Health and Human Services</w:t>
      </w:r>
      <w:r w:rsidRPr="00DF7EE6">
        <w:rPr>
          <w:bCs/>
          <w:color w:val="auto"/>
          <w:sz w:val="18"/>
          <w:szCs w:val="18"/>
          <w:highlight w:val="yellow"/>
        </w:rPr>
        <w:t xml:space="preserve">: Washington, DC, USA; Centers for Disease Control and Prevention: Atlanta, GA, USA; National Center for Health Statistics: Hyattsville, </w:t>
      </w:r>
      <w:r w:rsidRPr="00DF7EE6">
        <w:rPr>
          <w:sz w:val="18"/>
          <w:szCs w:val="18"/>
          <w:highlight w:val="yellow"/>
        </w:rPr>
        <w:t>MD</w:t>
      </w:r>
      <w:r w:rsidRPr="00DF7EE6">
        <w:rPr>
          <w:bCs/>
          <w:color w:val="auto"/>
          <w:sz w:val="18"/>
          <w:szCs w:val="18"/>
          <w:highlight w:val="yellow"/>
        </w:rPr>
        <w:t>, USA</w:t>
      </w:r>
      <w:r w:rsidRPr="00DF7EE6">
        <w:rPr>
          <w:bCs/>
          <w:color w:val="auto"/>
          <w:sz w:val="18"/>
          <w:szCs w:val="18"/>
        </w:rPr>
        <w:t>, 2013</w:t>
      </w:r>
      <w:r w:rsidRPr="00DF7EE6">
        <w:rPr>
          <w:color w:val="auto"/>
          <w:sz w:val="18"/>
          <w:szCs w:val="18"/>
        </w:rPr>
        <w:t>; pp. 1–23.</w:t>
      </w:r>
    </w:p>
    <w:p w14:paraId="3B0BB5B1" w14:textId="4BF7465C"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About the National Health and Nutrition Examination Survey.</w:t>
      </w:r>
      <w:r w:rsidRPr="00DF7EE6">
        <w:rPr>
          <w:sz w:val="18"/>
          <w:szCs w:val="18"/>
        </w:rPr>
        <w:t xml:space="preserve"> Available online: </w:t>
      </w:r>
      <w:r w:rsidRPr="00DF7EE6">
        <w:rPr>
          <w:color w:val="auto"/>
          <w:sz w:val="18"/>
          <w:szCs w:val="18"/>
        </w:rPr>
        <w:t>https://www.cdc.gov/nchs/nhanes/about_nhanes.htm (</w:t>
      </w:r>
      <w:r w:rsidRPr="00DF7EE6">
        <w:rPr>
          <w:color w:val="auto"/>
          <w:sz w:val="18"/>
          <w:szCs w:val="18"/>
          <w:highlight w:val="yellow"/>
        </w:rPr>
        <w:t xml:space="preserve">accessed </w:t>
      </w:r>
      <w:commentRangeStart w:id="166"/>
      <w:commentRangeStart w:id="167"/>
      <w:r w:rsidRPr="00DF7EE6">
        <w:rPr>
          <w:color w:val="auto"/>
          <w:sz w:val="18"/>
          <w:szCs w:val="18"/>
          <w:highlight w:val="yellow"/>
        </w:rPr>
        <w:t>on</w:t>
      </w:r>
      <w:commentRangeEnd w:id="166"/>
      <w:r w:rsidR="00303E42">
        <w:rPr>
          <w:rStyle w:val="CommentReference"/>
        </w:rPr>
        <w:commentReference w:id="166"/>
      </w:r>
      <w:commentRangeEnd w:id="167"/>
      <w:r w:rsidR="00A46AE1">
        <w:rPr>
          <w:rStyle w:val="CommentReference"/>
        </w:rPr>
        <w:commentReference w:id="167"/>
      </w:r>
      <w:ins w:id="168" w:author="Maino Vieytes, Christian Augusto" w:date="2022-10-27T10:37:00Z">
        <w:r w:rsidR="00A46AE1">
          <w:rPr>
            <w:color w:val="auto"/>
            <w:sz w:val="18"/>
            <w:szCs w:val="18"/>
          </w:rPr>
          <w:t xml:space="preserve"> 27 October 2022</w:t>
        </w:r>
      </w:ins>
      <w:r w:rsidRPr="00DF7EE6">
        <w:rPr>
          <w:color w:val="auto"/>
          <w:sz w:val="18"/>
          <w:szCs w:val="18"/>
        </w:rPr>
        <w:t>).</w:t>
      </w:r>
    </w:p>
    <w:p w14:paraId="4B462808"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Yaghjyan</w:t>
      </w:r>
      <w:proofErr w:type="spellEnd"/>
      <w:r w:rsidRPr="00DF7EE6">
        <w:rPr>
          <w:color w:val="auto"/>
          <w:sz w:val="18"/>
          <w:szCs w:val="18"/>
        </w:rPr>
        <w:t xml:space="preserve">, L.; </w:t>
      </w:r>
      <w:proofErr w:type="spellStart"/>
      <w:r w:rsidRPr="00DF7EE6">
        <w:rPr>
          <w:color w:val="auto"/>
          <w:sz w:val="18"/>
          <w:szCs w:val="18"/>
        </w:rPr>
        <w:t>Wijayabahu</w:t>
      </w:r>
      <w:proofErr w:type="spellEnd"/>
      <w:r w:rsidRPr="00DF7EE6">
        <w:rPr>
          <w:color w:val="auto"/>
          <w:sz w:val="18"/>
          <w:szCs w:val="18"/>
        </w:rPr>
        <w:t xml:space="preserve">, A.T.; Egan, K.M. RE: The Association Between Dietary Quality and Overall and Cancer-Specific Mortality Among Cancer Survivors, NHANES III. </w:t>
      </w:r>
      <w:r w:rsidRPr="00DF7EE6">
        <w:rPr>
          <w:i/>
          <w:iCs/>
          <w:color w:val="auto"/>
          <w:sz w:val="18"/>
          <w:szCs w:val="18"/>
        </w:rPr>
        <w:t xml:space="preserve">JNCI Cancer </w:t>
      </w:r>
      <w:proofErr w:type="spellStart"/>
      <w:r w:rsidRPr="00DF7EE6">
        <w:rPr>
          <w:i/>
          <w:iCs/>
          <w:color w:val="auto"/>
          <w:sz w:val="18"/>
          <w:szCs w:val="18"/>
        </w:rPr>
        <w:t>Spectr</w:t>
      </w:r>
      <w:proofErr w:type="spellEnd"/>
      <w:r w:rsidRPr="00DF7EE6">
        <w:rPr>
          <w:i/>
          <w:iCs/>
          <w:color w:val="auto"/>
          <w:sz w:val="18"/>
          <w:szCs w:val="18"/>
        </w:rPr>
        <w:t xml:space="preserve">. </w:t>
      </w:r>
      <w:r w:rsidRPr="00DF7EE6">
        <w:rPr>
          <w:b/>
          <w:bCs/>
          <w:color w:val="auto"/>
          <w:sz w:val="18"/>
          <w:szCs w:val="18"/>
        </w:rPr>
        <w:t>2018</w:t>
      </w:r>
      <w:r w:rsidRPr="00DF7EE6">
        <w:rPr>
          <w:color w:val="auto"/>
          <w:sz w:val="18"/>
          <w:szCs w:val="18"/>
        </w:rPr>
        <w:t xml:space="preserve">, </w:t>
      </w:r>
      <w:r w:rsidRPr="00DF7EE6">
        <w:rPr>
          <w:i/>
          <w:iCs/>
          <w:color w:val="auto"/>
          <w:sz w:val="18"/>
          <w:szCs w:val="18"/>
        </w:rPr>
        <w:t>2</w:t>
      </w:r>
      <w:r w:rsidRPr="00DF7EE6">
        <w:rPr>
          <w:color w:val="auto"/>
          <w:sz w:val="18"/>
          <w:szCs w:val="18"/>
        </w:rPr>
        <w:t>, pky044. https://doi.org/10.1093/jncics/pky044.</w:t>
      </w:r>
    </w:p>
    <w:p w14:paraId="5D7AA7D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Wolfe, A.M.; Lee, J.A.; </w:t>
      </w:r>
      <w:proofErr w:type="spellStart"/>
      <w:r w:rsidRPr="00DF7EE6">
        <w:rPr>
          <w:color w:val="auto"/>
          <w:sz w:val="18"/>
          <w:szCs w:val="18"/>
        </w:rPr>
        <w:t>Laurson</w:t>
      </w:r>
      <w:proofErr w:type="spellEnd"/>
      <w:r w:rsidRPr="00DF7EE6">
        <w:rPr>
          <w:color w:val="auto"/>
          <w:sz w:val="18"/>
          <w:szCs w:val="18"/>
        </w:rPr>
        <w:t xml:space="preserve">, K.R. Socioeconomic Status and Physical Fitness in Youth: Findings from the NHANES National Youth Fitness Survey. </w:t>
      </w:r>
      <w:r w:rsidRPr="00DF7EE6">
        <w:rPr>
          <w:i/>
          <w:iCs/>
          <w:color w:val="auto"/>
          <w:sz w:val="18"/>
          <w:szCs w:val="18"/>
        </w:rPr>
        <w:t>J. Sports Sci.</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38</w:t>
      </w:r>
      <w:r w:rsidRPr="00DF7EE6">
        <w:rPr>
          <w:bCs/>
          <w:color w:val="auto"/>
          <w:sz w:val="18"/>
          <w:szCs w:val="18"/>
        </w:rPr>
        <w:t>, 534–541</w:t>
      </w:r>
      <w:r w:rsidRPr="00DF7EE6">
        <w:rPr>
          <w:color w:val="auto"/>
          <w:sz w:val="18"/>
          <w:szCs w:val="18"/>
        </w:rPr>
        <w:t>. https://doi.org/10.1080/02640414.2020.1713688.</w:t>
      </w:r>
    </w:p>
    <w:p w14:paraId="4586341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Agarwal, S. The Association of Active and Passive Smoking with Peripheral Arterial Disease: Results from NHANES 1999–2004. </w:t>
      </w:r>
      <w:r w:rsidRPr="00DF7EE6">
        <w:rPr>
          <w:i/>
          <w:iCs/>
          <w:color w:val="auto"/>
          <w:sz w:val="18"/>
          <w:szCs w:val="18"/>
        </w:rPr>
        <w:t>Angiology</w:t>
      </w:r>
      <w:r w:rsidRPr="00DF7EE6">
        <w:rPr>
          <w:color w:val="auto"/>
          <w:sz w:val="18"/>
          <w:szCs w:val="18"/>
        </w:rPr>
        <w:t xml:space="preserve"> </w:t>
      </w:r>
      <w:r w:rsidRPr="00DF7EE6">
        <w:rPr>
          <w:b/>
          <w:bCs/>
          <w:color w:val="auto"/>
          <w:sz w:val="18"/>
          <w:szCs w:val="18"/>
        </w:rPr>
        <w:t>2009</w:t>
      </w:r>
      <w:r w:rsidRPr="00DF7EE6">
        <w:rPr>
          <w:bCs/>
          <w:color w:val="auto"/>
          <w:sz w:val="18"/>
          <w:szCs w:val="18"/>
        </w:rPr>
        <w:t xml:space="preserve">, </w:t>
      </w:r>
      <w:r w:rsidRPr="00DF7EE6">
        <w:rPr>
          <w:bCs/>
          <w:i/>
          <w:color w:val="auto"/>
          <w:sz w:val="18"/>
          <w:szCs w:val="18"/>
        </w:rPr>
        <w:t>60</w:t>
      </w:r>
      <w:r w:rsidRPr="00DF7EE6">
        <w:rPr>
          <w:bCs/>
          <w:color w:val="auto"/>
          <w:sz w:val="18"/>
          <w:szCs w:val="18"/>
        </w:rPr>
        <w:t>, 335–345</w:t>
      </w:r>
      <w:r w:rsidRPr="00DF7EE6">
        <w:rPr>
          <w:color w:val="auto"/>
          <w:sz w:val="18"/>
          <w:szCs w:val="18"/>
        </w:rPr>
        <w:t>. https://doi.org/10.1177/0003319708330526.</w:t>
      </w:r>
    </w:p>
    <w:p w14:paraId="4888D3F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Dietary Guidelines Advisory Committee; </w:t>
      </w:r>
      <w:proofErr w:type="spellStart"/>
      <w:r w:rsidRPr="00DF7EE6">
        <w:rPr>
          <w:color w:val="auto"/>
          <w:sz w:val="18"/>
          <w:szCs w:val="18"/>
        </w:rPr>
        <w:t>OverDrive</w:t>
      </w:r>
      <w:proofErr w:type="spellEnd"/>
      <w:r w:rsidRPr="00DF7EE6">
        <w:rPr>
          <w:color w:val="auto"/>
          <w:sz w:val="18"/>
          <w:szCs w:val="18"/>
        </w:rPr>
        <w:t xml:space="preserve">, I. </w:t>
      </w:r>
      <w:r w:rsidRPr="00DF7EE6">
        <w:rPr>
          <w:i/>
          <w:iCs/>
          <w:color w:val="auto"/>
          <w:sz w:val="18"/>
          <w:szCs w:val="18"/>
        </w:rPr>
        <w:t>Dietary Guidelines for Americans 2015–2020</w:t>
      </w:r>
      <w:r w:rsidRPr="00DF7EE6">
        <w:rPr>
          <w:color w:val="auto"/>
          <w:sz w:val="18"/>
          <w:szCs w:val="18"/>
        </w:rPr>
        <w:t xml:space="preserve">; </w:t>
      </w:r>
      <w:r w:rsidRPr="00DF7EE6">
        <w:rPr>
          <w:color w:val="auto"/>
          <w:sz w:val="18"/>
          <w:szCs w:val="18"/>
          <w:highlight w:val="yellow"/>
        </w:rPr>
        <w:t>United States Department of Health and Human Services: Washington, DC, USA; United States Department of Agriculture: Washington, DC, USA</w:t>
      </w:r>
      <w:r w:rsidRPr="00DF7EE6">
        <w:rPr>
          <w:color w:val="auto"/>
          <w:sz w:val="18"/>
          <w:szCs w:val="18"/>
        </w:rPr>
        <w:t>, 2016; ISBN 978-0-16-093465-0.</w:t>
      </w:r>
    </w:p>
    <w:p w14:paraId="44383F0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Zhao, H.; Pan, Y.; Wang, C.; Guo, Y.; Yao, N.; Wang, H.; Li, B. The Effects of Metal Exposures on </w:t>
      </w:r>
      <w:proofErr w:type="spellStart"/>
      <w:r w:rsidRPr="00DF7EE6">
        <w:rPr>
          <w:color w:val="auto"/>
          <w:sz w:val="18"/>
          <w:szCs w:val="18"/>
        </w:rPr>
        <w:t>Charlson</w:t>
      </w:r>
      <w:proofErr w:type="spellEnd"/>
      <w:r w:rsidRPr="00DF7EE6">
        <w:rPr>
          <w:color w:val="auto"/>
          <w:sz w:val="18"/>
          <w:szCs w:val="18"/>
        </w:rPr>
        <w:t xml:space="preserve"> Comorbidity Index Using Zero-Inflated Negative Binomial Regression Model: NHANES 2011–2016. </w:t>
      </w:r>
      <w:r w:rsidRPr="00DF7EE6">
        <w:rPr>
          <w:i/>
          <w:color w:val="auto"/>
          <w:sz w:val="18"/>
          <w:szCs w:val="18"/>
        </w:rPr>
        <w:t xml:space="preserve">Biol. </w:t>
      </w:r>
      <w:r w:rsidRPr="00DF7EE6">
        <w:rPr>
          <w:i/>
          <w:iCs/>
          <w:color w:val="auto"/>
          <w:sz w:val="18"/>
          <w:szCs w:val="18"/>
        </w:rPr>
        <w:t xml:space="preserve">Trace Elem. Res. </w:t>
      </w:r>
      <w:r w:rsidRPr="00DF7EE6">
        <w:rPr>
          <w:b/>
          <w:bCs/>
          <w:color w:val="auto"/>
          <w:sz w:val="18"/>
          <w:szCs w:val="18"/>
        </w:rPr>
        <w:t>2021</w:t>
      </w:r>
      <w:r w:rsidRPr="00DF7EE6">
        <w:rPr>
          <w:bCs/>
          <w:color w:val="auto"/>
          <w:sz w:val="18"/>
          <w:szCs w:val="18"/>
        </w:rPr>
        <w:t xml:space="preserve">, </w:t>
      </w:r>
      <w:r w:rsidRPr="00DF7EE6">
        <w:rPr>
          <w:bCs/>
          <w:i/>
          <w:color w:val="auto"/>
          <w:sz w:val="18"/>
          <w:szCs w:val="18"/>
        </w:rPr>
        <w:t>199</w:t>
      </w:r>
      <w:r w:rsidRPr="00DF7EE6">
        <w:rPr>
          <w:bCs/>
          <w:color w:val="auto"/>
          <w:sz w:val="18"/>
          <w:szCs w:val="18"/>
        </w:rPr>
        <w:t>, 2104–2111</w:t>
      </w:r>
      <w:r w:rsidRPr="00DF7EE6">
        <w:rPr>
          <w:color w:val="auto"/>
          <w:sz w:val="18"/>
          <w:szCs w:val="18"/>
        </w:rPr>
        <w:t>. https://doi.org/10.1007/s12011-020-02331-4.</w:t>
      </w:r>
    </w:p>
    <w:p w14:paraId="3CD71EB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Tucker, L.A. Physical Activity and Telomere Length in U.S. Men and Women: An NHANES Investigation. </w:t>
      </w:r>
      <w:r w:rsidRPr="00DF7EE6">
        <w:rPr>
          <w:i/>
          <w:color w:val="auto"/>
          <w:sz w:val="18"/>
          <w:szCs w:val="18"/>
        </w:rPr>
        <w:t xml:space="preserve">Prev. Med. </w:t>
      </w:r>
      <w:r w:rsidRPr="00DF7EE6">
        <w:rPr>
          <w:b/>
          <w:bCs/>
          <w:color w:val="auto"/>
          <w:sz w:val="18"/>
          <w:szCs w:val="18"/>
        </w:rPr>
        <w:t>2017</w:t>
      </w:r>
      <w:r w:rsidRPr="00DF7EE6">
        <w:rPr>
          <w:bCs/>
          <w:color w:val="auto"/>
          <w:sz w:val="18"/>
          <w:szCs w:val="18"/>
        </w:rPr>
        <w:t xml:space="preserve">, </w:t>
      </w:r>
      <w:r w:rsidRPr="00DF7EE6">
        <w:rPr>
          <w:bCs/>
          <w:i/>
          <w:color w:val="auto"/>
          <w:sz w:val="18"/>
          <w:szCs w:val="18"/>
        </w:rPr>
        <w:t>100</w:t>
      </w:r>
      <w:r w:rsidRPr="00DF7EE6">
        <w:rPr>
          <w:bCs/>
          <w:color w:val="auto"/>
          <w:sz w:val="18"/>
          <w:szCs w:val="18"/>
        </w:rPr>
        <w:t>, 145–151</w:t>
      </w:r>
      <w:r w:rsidRPr="00DF7EE6">
        <w:rPr>
          <w:color w:val="auto"/>
          <w:sz w:val="18"/>
          <w:szCs w:val="18"/>
        </w:rPr>
        <w:t>. https://doi.org/10.1016/j.ypmed.2017.04.027.</w:t>
      </w:r>
    </w:p>
    <w:p w14:paraId="23C292F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Blanton, C.A.; </w:t>
      </w:r>
      <w:proofErr w:type="spellStart"/>
      <w:r w:rsidRPr="00DF7EE6">
        <w:rPr>
          <w:color w:val="auto"/>
          <w:sz w:val="18"/>
          <w:szCs w:val="18"/>
        </w:rPr>
        <w:t>Moshfegh</w:t>
      </w:r>
      <w:proofErr w:type="spellEnd"/>
      <w:r w:rsidRPr="00DF7EE6">
        <w:rPr>
          <w:color w:val="auto"/>
          <w:sz w:val="18"/>
          <w:szCs w:val="18"/>
        </w:rPr>
        <w:t xml:space="preserve">, A.J.; Baer, D.J.; Kretsch, M.J. The USDA Automated Multiple-Pass Method Accurately Estimates Group Total Energy and Nutrient Intake. </w:t>
      </w:r>
      <w:r w:rsidRPr="00DF7EE6">
        <w:rPr>
          <w:i/>
          <w:iCs/>
          <w:color w:val="auto"/>
          <w:sz w:val="18"/>
          <w:szCs w:val="18"/>
        </w:rPr>
        <w:t xml:space="preserve">J.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2006</w:t>
      </w:r>
      <w:r w:rsidRPr="00DF7EE6">
        <w:rPr>
          <w:bCs/>
          <w:color w:val="auto"/>
          <w:sz w:val="18"/>
          <w:szCs w:val="18"/>
        </w:rPr>
        <w:t xml:space="preserve">, </w:t>
      </w:r>
      <w:r w:rsidRPr="00DF7EE6">
        <w:rPr>
          <w:bCs/>
          <w:i/>
          <w:color w:val="auto"/>
          <w:sz w:val="18"/>
          <w:szCs w:val="18"/>
        </w:rPr>
        <w:t>136</w:t>
      </w:r>
      <w:r w:rsidRPr="00DF7EE6">
        <w:rPr>
          <w:bCs/>
          <w:color w:val="auto"/>
          <w:sz w:val="18"/>
          <w:szCs w:val="18"/>
        </w:rPr>
        <w:t>, 2594–2599</w:t>
      </w:r>
      <w:r w:rsidRPr="00DF7EE6">
        <w:rPr>
          <w:color w:val="auto"/>
          <w:sz w:val="18"/>
          <w:szCs w:val="18"/>
        </w:rPr>
        <w:t>. https://doi.org/10.1093/jn/136.10.2594.</w:t>
      </w:r>
    </w:p>
    <w:p w14:paraId="7A8D2648" w14:textId="77777777" w:rsidR="003F235E" w:rsidRPr="00303E42"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Moshfegh</w:t>
      </w:r>
      <w:proofErr w:type="spellEnd"/>
      <w:r w:rsidRPr="00DF7EE6">
        <w:rPr>
          <w:color w:val="auto"/>
          <w:sz w:val="18"/>
          <w:szCs w:val="18"/>
        </w:rPr>
        <w:t xml:space="preserve">, A.J.; Rhodes, D.G.; Baer, D.J.; </w:t>
      </w:r>
      <w:proofErr w:type="spellStart"/>
      <w:r w:rsidRPr="00DF7EE6">
        <w:rPr>
          <w:color w:val="auto"/>
          <w:sz w:val="18"/>
          <w:szCs w:val="18"/>
        </w:rPr>
        <w:t>Murayi</w:t>
      </w:r>
      <w:proofErr w:type="spellEnd"/>
      <w:r w:rsidRPr="00DF7EE6">
        <w:rPr>
          <w:color w:val="auto"/>
          <w:sz w:val="18"/>
          <w:szCs w:val="18"/>
        </w:rPr>
        <w:t xml:space="preserve">, T.; Clemens, </w:t>
      </w:r>
      <w:r w:rsidRPr="00303E42">
        <w:rPr>
          <w:color w:val="auto"/>
          <w:sz w:val="18"/>
          <w:szCs w:val="18"/>
        </w:rPr>
        <w:t xml:space="preserve">J.C.; </w:t>
      </w:r>
      <w:proofErr w:type="spellStart"/>
      <w:r w:rsidRPr="00303E42">
        <w:rPr>
          <w:color w:val="auto"/>
          <w:sz w:val="18"/>
          <w:szCs w:val="18"/>
        </w:rPr>
        <w:t>Rumpler</w:t>
      </w:r>
      <w:proofErr w:type="spellEnd"/>
      <w:r w:rsidRPr="00303E42">
        <w:rPr>
          <w:color w:val="auto"/>
          <w:sz w:val="18"/>
          <w:szCs w:val="18"/>
        </w:rPr>
        <w:t xml:space="preserve">, W.V.; Paul, D.R.; Sebastian, R.S.; Kuczynski, K.J.; </w:t>
      </w:r>
      <w:proofErr w:type="spellStart"/>
      <w:r w:rsidRPr="00303E42">
        <w:rPr>
          <w:color w:val="auto"/>
          <w:sz w:val="18"/>
          <w:szCs w:val="18"/>
        </w:rPr>
        <w:t>Ingwersen</w:t>
      </w:r>
      <w:proofErr w:type="spellEnd"/>
      <w:r w:rsidRPr="00303E42">
        <w:rPr>
          <w:color w:val="auto"/>
          <w:sz w:val="18"/>
          <w:szCs w:val="18"/>
        </w:rPr>
        <w:t xml:space="preserve">, L.A.; et al. The US Department of Agriculture Automated Multiple-Pass Method Reduces Bias in the Collection of Energy Intakes. </w:t>
      </w:r>
      <w:r w:rsidRPr="00303E42">
        <w:rPr>
          <w:i/>
          <w:iCs/>
          <w:color w:val="auto"/>
          <w:sz w:val="18"/>
          <w:szCs w:val="18"/>
        </w:rPr>
        <w:t xml:space="preserve">Am. J. Clin. </w:t>
      </w:r>
      <w:proofErr w:type="spellStart"/>
      <w:r w:rsidRPr="00303E42">
        <w:rPr>
          <w:i/>
          <w:iCs/>
          <w:color w:val="auto"/>
          <w:sz w:val="18"/>
          <w:szCs w:val="18"/>
        </w:rPr>
        <w:t>Nutr</w:t>
      </w:r>
      <w:proofErr w:type="spellEnd"/>
      <w:r w:rsidRPr="00303E42">
        <w:rPr>
          <w:i/>
          <w:iCs/>
          <w:color w:val="auto"/>
          <w:sz w:val="18"/>
          <w:szCs w:val="18"/>
        </w:rPr>
        <w:t>.</w:t>
      </w:r>
      <w:r w:rsidRPr="00303E42">
        <w:rPr>
          <w:color w:val="auto"/>
          <w:sz w:val="18"/>
          <w:szCs w:val="18"/>
        </w:rPr>
        <w:t xml:space="preserve"> </w:t>
      </w:r>
      <w:r w:rsidRPr="00303E42">
        <w:rPr>
          <w:b/>
          <w:bCs/>
          <w:color w:val="auto"/>
          <w:sz w:val="18"/>
          <w:szCs w:val="18"/>
        </w:rPr>
        <w:t>2008</w:t>
      </w:r>
      <w:r w:rsidRPr="00303E42">
        <w:rPr>
          <w:bCs/>
          <w:color w:val="auto"/>
          <w:sz w:val="18"/>
          <w:szCs w:val="18"/>
        </w:rPr>
        <w:t xml:space="preserve">, </w:t>
      </w:r>
      <w:r w:rsidRPr="00303E42">
        <w:rPr>
          <w:bCs/>
          <w:i/>
          <w:color w:val="auto"/>
          <w:sz w:val="18"/>
          <w:szCs w:val="18"/>
        </w:rPr>
        <w:t>88</w:t>
      </w:r>
      <w:r w:rsidRPr="00303E42">
        <w:rPr>
          <w:bCs/>
          <w:color w:val="auto"/>
          <w:sz w:val="18"/>
          <w:szCs w:val="18"/>
        </w:rPr>
        <w:t>, 324–332</w:t>
      </w:r>
      <w:r w:rsidRPr="00303E42">
        <w:rPr>
          <w:color w:val="auto"/>
          <w:sz w:val="18"/>
          <w:szCs w:val="18"/>
        </w:rPr>
        <w:t>. https://doi.org/10.1093/ajcn/88.2.324.</w:t>
      </w:r>
    </w:p>
    <w:p w14:paraId="14029178" w14:textId="77777777" w:rsidR="003F235E" w:rsidRPr="00303E42"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303E42">
        <w:rPr>
          <w:color w:val="auto"/>
          <w:sz w:val="18"/>
          <w:szCs w:val="18"/>
        </w:rPr>
        <w:t xml:space="preserve">Jovanovic, C.E.S.; </w:t>
      </w:r>
      <w:proofErr w:type="spellStart"/>
      <w:r w:rsidRPr="00303E42">
        <w:rPr>
          <w:color w:val="auto"/>
          <w:sz w:val="18"/>
          <w:szCs w:val="18"/>
        </w:rPr>
        <w:t>Hoelscher</w:t>
      </w:r>
      <w:proofErr w:type="spellEnd"/>
      <w:r w:rsidRPr="00303E42">
        <w:rPr>
          <w:color w:val="auto"/>
          <w:sz w:val="18"/>
          <w:szCs w:val="18"/>
        </w:rPr>
        <w:t xml:space="preserve">, D.M.; Chen, B.; Ranjit, N.; van den Berg, A.E. The Associations of Plant-Based Food and Metabolic Syndrome Using NHANES 2015–16 Data. </w:t>
      </w:r>
      <w:r w:rsidRPr="00303E42">
        <w:rPr>
          <w:i/>
          <w:iCs/>
          <w:color w:val="auto"/>
          <w:sz w:val="18"/>
          <w:szCs w:val="18"/>
        </w:rPr>
        <w:t>J. Public Health</w:t>
      </w:r>
      <w:r w:rsidRPr="00303E42">
        <w:rPr>
          <w:color w:val="auto"/>
          <w:sz w:val="18"/>
          <w:szCs w:val="18"/>
        </w:rPr>
        <w:t xml:space="preserve"> </w:t>
      </w:r>
      <w:r w:rsidRPr="00303E42">
        <w:rPr>
          <w:b/>
          <w:bCs/>
          <w:color w:val="auto"/>
          <w:sz w:val="18"/>
          <w:szCs w:val="18"/>
        </w:rPr>
        <w:t>2022</w:t>
      </w:r>
      <w:r w:rsidRPr="00303E42">
        <w:rPr>
          <w:color w:val="auto"/>
          <w:sz w:val="18"/>
          <w:szCs w:val="18"/>
        </w:rPr>
        <w:t>, fdab403. https://doi.org/10.1093/pubmed/fdab403.</w:t>
      </w:r>
    </w:p>
    <w:p w14:paraId="41935F11"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303E42">
        <w:rPr>
          <w:color w:val="auto"/>
          <w:sz w:val="18"/>
          <w:szCs w:val="18"/>
        </w:rPr>
        <w:t xml:space="preserve">Moore, C.; Murphy, M.M.; </w:t>
      </w:r>
      <w:proofErr w:type="spellStart"/>
      <w:r w:rsidRPr="00303E42">
        <w:rPr>
          <w:color w:val="auto"/>
          <w:sz w:val="18"/>
          <w:szCs w:val="18"/>
        </w:rPr>
        <w:t>Keast</w:t>
      </w:r>
      <w:proofErr w:type="spellEnd"/>
      <w:r w:rsidRPr="00303E42">
        <w:rPr>
          <w:color w:val="auto"/>
          <w:sz w:val="18"/>
          <w:szCs w:val="18"/>
        </w:rPr>
        <w:t xml:space="preserve">, D.R.; </w:t>
      </w:r>
      <w:proofErr w:type="spellStart"/>
      <w:r w:rsidRPr="00303E42">
        <w:rPr>
          <w:color w:val="auto"/>
          <w:sz w:val="18"/>
          <w:szCs w:val="18"/>
        </w:rPr>
        <w:t>Holick</w:t>
      </w:r>
      <w:proofErr w:type="spellEnd"/>
      <w:r w:rsidRPr="00303E42">
        <w:rPr>
          <w:color w:val="auto"/>
          <w:sz w:val="18"/>
          <w:szCs w:val="18"/>
        </w:rPr>
        <w:t>, M.F. Vitamin D Intake in the United</w:t>
      </w:r>
      <w:r w:rsidRPr="00DF7EE6">
        <w:rPr>
          <w:color w:val="auto"/>
          <w:sz w:val="18"/>
          <w:szCs w:val="18"/>
        </w:rPr>
        <w:t xml:space="preserve"> States. </w:t>
      </w:r>
      <w:r w:rsidRPr="00DF7EE6">
        <w:rPr>
          <w:i/>
          <w:color w:val="auto"/>
          <w:sz w:val="18"/>
          <w:szCs w:val="18"/>
        </w:rPr>
        <w:t xml:space="preserve">J. Am. Diet. Assoc. </w:t>
      </w:r>
      <w:r w:rsidRPr="00DF7EE6">
        <w:rPr>
          <w:b/>
          <w:bCs/>
          <w:color w:val="auto"/>
          <w:sz w:val="18"/>
          <w:szCs w:val="18"/>
        </w:rPr>
        <w:t>2004</w:t>
      </w:r>
      <w:r w:rsidRPr="00DF7EE6">
        <w:rPr>
          <w:bCs/>
          <w:color w:val="auto"/>
          <w:sz w:val="18"/>
          <w:szCs w:val="18"/>
        </w:rPr>
        <w:t xml:space="preserve">, </w:t>
      </w:r>
      <w:r w:rsidRPr="00DF7EE6">
        <w:rPr>
          <w:bCs/>
          <w:i/>
          <w:color w:val="auto"/>
          <w:sz w:val="18"/>
          <w:szCs w:val="18"/>
        </w:rPr>
        <w:t>104</w:t>
      </w:r>
      <w:r w:rsidRPr="00DF7EE6">
        <w:rPr>
          <w:bCs/>
          <w:color w:val="auto"/>
          <w:sz w:val="18"/>
          <w:szCs w:val="18"/>
        </w:rPr>
        <w:t>, 980–983</w:t>
      </w:r>
      <w:r w:rsidRPr="00DF7EE6">
        <w:rPr>
          <w:color w:val="auto"/>
          <w:sz w:val="18"/>
          <w:szCs w:val="18"/>
        </w:rPr>
        <w:t>. https://doi.org/10.1016/j.jada.2004.03.028.</w:t>
      </w:r>
    </w:p>
    <w:p w14:paraId="4DB2EB0A"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Montville, J.B.; Ahuja, J.K.C.; Martin, C.L.; </w:t>
      </w:r>
      <w:proofErr w:type="spellStart"/>
      <w:r w:rsidRPr="00DF7EE6">
        <w:rPr>
          <w:color w:val="auto"/>
          <w:sz w:val="18"/>
          <w:szCs w:val="18"/>
        </w:rPr>
        <w:t>Heendeniya</w:t>
      </w:r>
      <w:proofErr w:type="spellEnd"/>
      <w:r w:rsidRPr="00DF7EE6">
        <w:rPr>
          <w:color w:val="auto"/>
          <w:sz w:val="18"/>
          <w:szCs w:val="18"/>
        </w:rPr>
        <w:t xml:space="preserve">, K.Y.; </w:t>
      </w:r>
      <w:proofErr w:type="spellStart"/>
      <w:r w:rsidRPr="00DF7EE6">
        <w:rPr>
          <w:color w:val="auto"/>
          <w:sz w:val="18"/>
          <w:szCs w:val="18"/>
        </w:rPr>
        <w:t>Omolewa-Tomobi</w:t>
      </w:r>
      <w:proofErr w:type="spellEnd"/>
      <w:r w:rsidRPr="00DF7EE6">
        <w:rPr>
          <w:color w:val="auto"/>
          <w:sz w:val="18"/>
          <w:szCs w:val="18"/>
        </w:rPr>
        <w:t xml:space="preserve">, G.; </w:t>
      </w:r>
      <w:proofErr w:type="spellStart"/>
      <w:r w:rsidRPr="00DF7EE6">
        <w:rPr>
          <w:color w:val="auto"/>
          <w:sz w:val="18"/>
          <w:szCs w:val="18"/>
        </w:rPr>
        <w:t>Steinfeldt</w:t>
      </w:r>
      <w:proofErr w:type="spellEnd"/>
      <w:r w:rsidRPr="00DF7EE6">
        <w:rPr>
          <w:color w:val="auto"/>
          <w:sz w:val="18"/>
          <w:szCs w:val="18"/>
        </w:rPr>
        <w:t xml:space="preserve">, L.C.; Anand, J.; Adler, M.E.; </w:t>
      </w:r>
      <w:proofErr w:type="spellStart"/>
      <w:r w:rsidRPr="00DF7EE6">
        <w:rPr>
          <w:color w:val="auto"/>
          <w:sz w:val="18"/>
          <w:szCs w:val="18"/>
        </w:rPr>
        <w:t>LaComb</w:t>
      </w:r>
      <w:proofErr w:type="spellEnd"/>
      <w:r w:rsidRPr="00DF7EE6">
        <w:rPr>
          <w:color w:val="auto"/>
          <w:sz w:val="18"/>
          <w:szCs w:val="18"/>
        </w:rPr>
        <w:t xml:space="preserve">, R.P.; </w:t>
      </w:r>
      <w:proofErr w:type="spellStart"/>
      <w:r w:rsidRPr="00DF7EE6">
        <w:rPr>
          <w:color w:val="auto"/>
          <w:sz w:val="18"/>
          <w:szCs w:val="18"/>
        </w:rPr>
        <w:t>Moshfegh</w:t>
      </w:r>
      <w:proofErr w:type="spellEnd"/>
      <w:r w:rsidRPr="00DF7EE6">
        <w:rPr>
          <w:color w:val="auto"/>
          <w:sz w:val="18"/>
          <w:szCs w:val="18"/>
        </w:rPr>
        <w:t xml:space="preserve">, A. USDA Food and Nutrient Database for Dietary Studies (FNDDS), 5.0. </w:t>
      </w:r>
      <w:r w:rsidRPr="00DF7EE6">
        <w:rPr>
          <w:i/>
          <w:iCs/>
          <w:color w:val="auto"/>
          <w:sz w:val="18"/>
          <w:szCs w:val="18"/>
        </w:rPr>
        <w:t xml:space="preserve">Procedia Food Sci. </w:t>
      </w:r>
      <w:r w:rsidRPr="00DF7EE6">
        <w:rPr>
          <w:b/>
          <w:bCs/>
          <w:color w:val="auto"/>
          <w:sz w:val="18"/>
          <w:szCs w:val="18"/>
        </w:rPr>
        <w:t>2013</w:t>
      </w:r>
      <w:r w:rsidRPr="00DF7EE6">
        <w:rPr>
          <w:bCs/>
          <w:color w:val="auto"/>
          <w:sz w:val="18"/>
          <w:szCs w:val="18"/>
        </w:rPr>
        <w:t xml:space="preserve">, </w:t>
      </w:r>
      <w:r w:rsidRPr="00DF7EE6">
        <w:rPr>
          <w:bCs/>
          <w:i/>
          <w:color w:val="auto"/>
          <w:sz w:val="18"/>
          <w:szCs w:val="18"/>
        </w:rPr>
        <w:t>2</w:t>
      </w:r>
      <w:r w:rsidRPr="00DF7EE6">
        <w:rPr>
          <w:bCs/>
          <w:color w:val="auto"/>
          <w:sz w:val="18"/>
          <w:szCs w:val="18"/>
        </w:rPr>
        <w:t>, 99–112</w:t>
      </w:r>
      <w:r w:rsidRPr="00DF7EE6">
        <w:rPr>
          <w:color w:val="auto"/>
          <w:sz w:val="18"/>
          <w:szCs w:val="18"/>
        </w:rPr>
        <w:t>. https://doi.org/10.1016/j.profoo.2013.04.016.</w:t>
      </w:r>
    </w:p>
    <w:p w14:paraId="63EFACA2" w14:textId="79B6B881"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Bowman, S.A.; Clemens, J.C.; Friday, J.E.; </w:t>
      </w:r>
      <w:proofErr w:type="spellStart"/>
      <w:r w:rsidRPr="00DF7EE6">
        <w:rPr>
          <w:color w:val="auto"/>
          <w:sz w:val="18"/>
          <w:szCs w:val="18"/>
        </w:rPr>
        <w:t>Moshfegh</w:t>
      </w:r>
      <w:proofErr w:type="spellEnd"/>
      <w:r w:rsidRPr="00DF7EE6">
        <w:rPr>
          <w:color w:val="auto"/>
          <w:sz w:val="18"/>
          <w:szCs w:val="18"/>
        </w:rPr>
        <w:t xml:space="preserve">, A.J. </w:t>
      </w:r>
      <w:r w:rsidRPr="00DF7EE6">
        <w:rPr>
          <w:i/>
          <w:color w:val="auto"/>
          <w:sz w:val="18"/>
          <w:szCs w:val="18"/>
        </w:rPr>
        <w:t>Food Patterns Equivalents Database 2017–2018: Methodology and User Guide [Online]</w:t>
      </w:r>
      <w:r w:rsidRPr="00DF7EE6">
        <w:rPr>
          <w:color w:val="auto"/>
          <w:sz w:val="18"/>
          <w:szCs w:val="18"/>
        </w:rPr>
        <w:t xml:space="preserve">; Food Surveys Research Group, Beltsville Human Nutrition Research Center, Agricultural Research Service, U.S. Department of Agriculture: Beltsville, MD, </w:t>
      </w:r>
      <w:r w:rsidRPr="00DF7EE6">
        <w:rPr>
          <w:color w:val="auto"/>
          <w:sz w:val="18"/>
          <w:szCs w:val="18"/>
          <w:highlight w:val="yellow"/>
        </w:rPr>
        <w:t>USA</w:t>
      </w:r>
      <w:r w:rsidRPr="00DF7EE6">
        <w:rPr>
          <w:color w:val="auto"/>
          <w:sz w:val="18"/>
          <w:szCs w:val="18"/>
        </w:rPr>
        <w:t>, 2020. Available online: http://www.Ars.Usda.Gov/Nea/Bhnrc/Fsrg (</w:t>
      </w:r>
      <w:r w:rsidRPr="00DF7EE6">
        <w:rPr>
          <w:color w:val="auto"/>
          <w:sz w:val="18"/>
          <w:szCs w:val="18"/>
          <w:highlight w:val="yellow"/>
        </w:rPr>
        <w:t>accessed on</w:t>
      </w:r>
      <w:ins w:id="169" w:author="Maino Vieytes, Christian Augusto" w:date="2022-10-27T10:37:00Z">
        <w:r w:rsidR="00A46AE1">
          <w:rPr>
            <w:color w:val="auto"/>
            <w:sz w:val="18"/>
            <w:szCs w:val="18"/>
          </w:rPr>
          <w:t xml:space="preserve"> 27 October 2022</w:t>
        </w:r>
      </w:ins>
      <w:r w:rsidRPr="00DF7EE6">
        <w:rPr>
          <w:color w:val="auto"/>
          <w:sz w:val="18"/>
          <w:szCs w:val="18"/>
        </w:rPr>
        <w:t>).</w:t>
      </w:r>
    </w:p>
    <w:p w14:paraId="7CBEA00F" w14:textId="1746A1C5"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Bowman, S.A.; Friday, J.E.; </w:t>
      </w:r>
      <w:proofErr w:type="spellStart"/>
      <w:r w:rsidRPr="00DF7EE6">
        <w:rPr>
          <w:color w:val="auto"/>
          <w:sz w:val="18"/>
          <w:szCs w:val="18"/>
        </w:rPr>
        <w:t>Moshfegh</w:t>
      </w:r>
      <w:proofErr w:type="spellEnd"/>
      <w:r w:rsidRPr="00DF7EE6">
        <w:rPr>
          <w:color w:val="auto"/>
          <w:sz w:val="18"/>
          <w:szCs w:val="18"/>
        </w:rPr>
        <w:t xml:space="preserve">, A. </w:t>
      </w:r>
      <w:r w:rsidRPr="00DF7EE6">
        <w:rPr>
          <w:i/>
          <w:color w:val="auto"/>
          <w:sz w:val="18"/>
          <w:szCs w:val="18"/>
        </w:rPr>
        <w:t>MyPyramid Equivalents Database, 2.0 for USDA Survey Foods, 2003–2004 [Online]</w:t>
      </w:r>
      <w:r w:rsidRPr="00DF7EE6">
        <w:rPr>
          <w:color w:val="auto"/>
          <w:sz w:val="18"/>
          <w:szCs w:val="18"/>
        </w:rPr>
        <w:t>; Food Surveys Research Group, Beltsville Human Nutrition Research Center, Agricultural Research Service, U.S. Department of Agriculture: Beltsville, MD, USA, 2008. Available online: http://www.Ars.Usda.Gov/Ba/Bhnrc/Fsrg (</w:t>
      </w:r>
      <w:r w:rsidRPr="00DF7EE6">
        <w:rPr>
          <w:color w:val="auto"/>
          <w:sz w:val="18"/>
          <w:szCs w:val="18"/>
          <w:highlight w:val="yellow"/>
        </w:rPr>
        <w:t>accessed on</w:t>
      </w:r>
      <w:ins w:id="170" w:author="Maino Vieytes, Christian Augusto" w:date="2022-10-27T10:38:00Z">
        <w:r w:rsidR="00E962B4">
          <w:rPr>
            <w:color w:val="auto"/>
            <w:sz w:val="18"/>
            <w:szCs w:val="18"/>
          </w:rPr>
          <w:t xml:space="preserve"> 27 October 2022</w:t>
        </w:r>
      </w:ins>
      <w:r w:rsidRPr="00DF7EE6">
        <w:rPr>
          <w:color w:val="auto"/>
          <w:sz w:val="18"/>
          <w:szCs w:val="18"/>
        </w:rPr>
        <w:t>).</w:t>
      </w:r>
    </w:p>
    <w:p w14:paraId="380F5E2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Willett, W.C.; Howe, G.R.; </w:t>
      </w:r>
      <w:proofErr w:type="spellStart"/>
      <w:r w:rsidRPr="00DF7EE6">
        <w:rPr>
          <w:color w:val="auto"/>
          <w:sz w:val="18"/>
          <w:szCs w:val="18"/>
        </w:rPr>
        <w:t>Kushi</w:t>
      </w:r>
      <w:proofErr w:type="spellEnd"/>
      <w:r w:rsidRPr="00DF7EE6">
        <w:rPr>
          <w:color w:val="auto"/>
          <w:sz w:val="18"/>
          <w:szCs w:val="18"/>
        </w:rPr>
        <w:t xml:space="preserve">, L.H. Adjustment for Total Energy Intake in Epidemiologic Studies. </w:t>
      </w:r>
      <w:r w:rsidRPr="00DF7EE6">
        <w:rPr>
          <w:i/>
          <w:iCs/>
          <w:color w:val="auto"/>
          <w:sz w:val="18"/>
          <w:szCs w:val="18"/>
        </w:rPr>
        <w:t xml:space="preserve">Am. J. Clin.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1997</w:t>
      </w:r>
      <w:r w:rsidRPr="00DF7EE6">
        <w:rPr>
          <w:color w:val="auto"/>
          <w:sz w:val="18"/>
          <w:szCs w:val="18"/>
        </w:rPr>
        <w:t xml:space="preserve">, </w:t>
      </w:r>
      <w:r w:rsidRPr="00DF7EE6">
        <w:rPr>
          <w:i/>
          <w:iCs/>
          <w:color w:val="auto"/>
          <w:sz w:val="18"/>
          <w:szCs w:val="18"/>
        </w:rPr>
        <w:t>65</w:t>
      </w:r>
      <w:r w:rsidRPr="00DF7EE6">
        <w:rPr>
          <w:color w:val="auto"/>
          <w:sz w:val="18"/>
          <w:szCs w:val="18"/>
        </w:rPr>
        <w:t>, 1220S–1228S. https://doi.org/10.1093/ajcn/65.4.1220S.</w:t>
      </w:r>
    </w:p>
    <w:p w14:paraId="409BDE0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lastRenderedPageBreak/>
        <w:t>Petrova</w:t>
      </w:r>
      <w:proofErr w:type="spellEnd"/>
      <w:r w:rsidRPr="00DF7EE6">
        <w:rPr>
          <w:color w:val="auto"/>
          <w:sz w:val="18"/>
          <w:szCs w:val="18"/>
        </w:rPr>
        <w:t>, D.; Catena, A.; Rodríguez-</w:t>
      </w:r>
      <w:proofErr w:type="spellStart"/>
      <w:r w:rsidRPr="00DF7EE6">
        <w:rPr>
          <w:color w:val="auto"/>
          <w:sz w:val="18"/>
          <w:szCs w:val="18"/>
        </w:rPr>
        <w:t>Barranco</w:t>
      </w:r>
      <w:proofErr w:type="spellEnd"/>
      <w:r w:rsidRPr="00DF7EE6">
        <w:rPr>
          <w:color w:val="auto"/>
          <w:sz w:val="18"/>
          <w:szCs w:val="18"/>
        </w:rPr>
        <w:t>, M.; Redondo-Sánchez, D.; Bayo-Lozano, E.; Garcia-</w:t>
      </w:r>
      <w:proofErr w:type="spellStart"/>
      <w:r w:rsidRPr="00DF7EE6">
        <w:rPr>
          <w:color w:val="auto"/>
          <w:sz w:val="18"/>
          <w:szCs w:val="18"/>
        </w:rPr>
        <w:t>Retamero</w:t>
      </w:r>
      <w:proofErr w:type="spellEnd"/>
      <w:r w:rsidRPr="00DF7EE6">
        <w:rPr>
          <w:color w:val="auto"/>
          <w:sz w:val="18"/>
          <w:szCs w:val="18"/>
        </w:rPr>
        <w:t>, R.; Jiménez-</w:t>
      </w:r>
      <w:proofErr w:type="spellStart"/>
      <w:r w:rsidRPr="00DF7EE6">
        <w:rPr>
          <w:color w:val="auto"/>
          <w:sz w:val="18"/>
          <w:szCs w:val="18"/>
        </w:rPr>
        <w:t>Moleón</w:t>
      </w:r>
      <w:proofErr w:type="spellEnd"/>
      <w:r w:rsidRPr="00DF7EE6">
        <w:rPr>
          <w:color w:val="auto"/>
          <w:sz w:val="18"/>
          <w:szCs w:val="18"/>
        </w:rPr>
        <w:t xml:space="preserve">, J.-J.; Sánchez, M.-J. Physical Comorbidities and Depression in Recent and Long-Term Adult Cancer Survivors: NHANES 2007–2018. </w:t>
      </w:r>
      <w:r w:rsidRPr="00DF7EE6">
        <w:rPr>
          <w:i/>
          <w:iCs/>
          <w:color w:val="auto"/>
          <w:sz w:val="18"/>
          <w:szCs w:val="18"/>
        </w:rPr>
        <w:t>Cancers</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13</w:t>
      </w:r>
      <w:r w:rsidRPr="00DF7EE6">
        <w:rPr>
          <w:bCs/>
          <w:color w:val="auto"/>
          <w:sz w:val="18"/>
          <w:szCs w:val="18"/>
        </w:rPr>
        <w:t>, 3368</w:t>
      </w:r>
      <w:r w:rsidRPr="00DF7EE6">
        <w:rPr>
          <w:color w:val="auto"/>
          <w:sz w:val="18"/>
          <w:szCs w:val="18"/>
        </w:rPr>
        <w:t>. https://doi.org/10.3390/cancers13133368.</w:t>
      </w:r>
    </w:p>
    <w:p w14:paraId="36A08C0E"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Bickel, G.; Nord, M.; Price, C.; Hamilton, W.; Cook, J. </w:t>
      </w:r>
      <w:r w:rsidRPr="00DF7EE6">
        <w:rPr>
          <w:i/>
          <w:color w:val="auto"/>
          <w:sz w:val="18"/>
          <w:szCs w:val="18"/>
        </w:rPr>
        <w:t>Guide to Measuring Household Food Security</w:t>
      </w:r>
      <w:r w:rsidRPr="00DF7EE6">
        <w:rPr>
          <w:color w:val="auto"/>
          <w:sz w:val="18"/>
          <w:szCs w:val="18"/>
        </w:rPr>
        <w:t xml:space="preserve">; U.S. </w:t>
      </w:r>
      <w:r w:rsidRPr="00DF7EE6">
        <w:rPr>
          <w:color w:val="auto"/>
          <w:sz w:val="18"/>
          <w:szCs w:val="18"/>
          <w:highlight w:val="yellow"/>
        </w:rPr>
        <w:t>Department of Agriculture: Washington, DC, USA</w:t>
      </w:r>
      <w:r w:rsidRPr="00DF7EE6">
        <w:rPr>
          <w:color w:val="auto"/>
          <w:sz w:val="18"/>
          <w:szCs w:val="18"/>
        </w:rPr>
        <w:t>, 2000.</w:t>
      </w:r>
    </w:p>
    <w:p w14:paraId="4829B7B2" w14:textId="5F3ADD1D"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U.S. Household Food Insecurity Survey Module: Three-Stage Design, With Screeners.</w:t>
      </w:r>
      <w:r w:rsidRPr="00DF7EE6">
        <w:rPr>
          <w:sz w:val="18"/>
          <w:szCs w:val="18"/>
        </w:rPr>
        <w:t xml:space="preserve"> Available online: </w:t>
      </w:r>
      <w:r w:rsidRPr="00DF7EE6">
        <w:rPr>
          <w:color w:val="auto"/>
          <w:sz w:val="18"/>
          <w:szCs w:val="18"/>
        </w:rPr>
        <w:t>https://www.ers.usda.gov/media/8271/hh2012.pdf (</w:t>
      </w:r>
      <w:r w:rsidRPr="00DF7EE6">
        <w:rPr>
          <w:color w:val="auto"/>
          <w:sz w:val="18"/>
          <w:szCs w:val="18"/>
          <w:highlight w:val="yellow"/>
        </w:rPr>
        <w:t>accessed on</w:t>
      </w:r>
      <w:ins w:id="171" w:author="Maino Vieytes, Christian Augusto" w:date="2022-10-27T10:39:00Z">
        <w:r w:rsidR="00E962B4">
          <w:rPr>
            <w:color w:val="auto"/>
            <w:sz w:val="18"/>
            <w:szCs w:val="18"/>
          </w:rPr>
          <w:t xml:space="preserve"> 27 October 2022</w:t>
        </w:r>
      </w:ins>
      <w:r w:rsidRPr="00DF7EE6">
        <w:rPr>
          <w:color w:val="auto"/>
          <w:sz w:val="18"/>
          <w:szCs w:val="18"/>
        </w:rPr>
        <w:t>).</w:t>
      </w:r>
    </w:p>
    <w:p w14:paraId="037913D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Lee, J.S.; </w:t>
      </w:r>
      <w:proofErr w:type="spellStart"/>
      <w:r w:rsidRPr="00DF7EE6">
        <w:rPr>
          <w:color w:val="auto"/>
          <w:sz w:val="18"/>
          <w:szCs w:val="18"/>
        </w:rPr>
        <w:t>Frongillo</w:t>
      </w:r>
      <w:proofErr w:type="spellEnd"/>
      <w:r w:rsidRPr="00DF7EE6">
        <w:rPr>
          <w:color w:val="auto"/>
          <w:sz w:val="18"/>
          <w:szCs w:val="18"/>
        </w:rPr>
        <w:t xml:space="preserve">, E.A. Nutritional and Health Consequences Are Associated with Food Insecurity among U.S. Elderly Persons. </w:t>
      </w:r>
      <w:r w:rsidRPr="00DF7EE6">
        <w:rPr>
          <w:i/>
          <w:iCs/>
          <w:color w:val="auto"/>
          <w:sz w:val="18"/>
          <w:szCs w:val="18"/>
        </w:rPr>
        <w:t xml:space="preserve">J.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2001</w:t>
      </w:r>
      <w:r w:rsidRPr="00DF7EE6">
        <w:rPr>
          <w:bCs/>
          <w:color w:val="auto"/>
          <w:sz w:val="18"/>
          <w:szCs w:val="18"/>
        </w:rPr>
        <w:t xml:space="preserve">, </w:t>
      </w:r>
      <w:r w:rsidRPr="00DF7EE6">
        <w:rPr>
          <w:bCs/>
          <w:i/>
          <w:color w:val="auto"/>
          <w:sz w:val="18"/>
          <w:szCs w:val="18"/>
        </w:rPr>
        <w:t>131</w:t>
      </w:r>
      <w:r w:rsidRPr="00DF7EE6">
        <w:rPr>
          <w:bCs/>
          <w:color w:val="auto"/>
          <w:sz w:val="18"/>
          <w:szCs w:val="18"/>
        </w:rPr>
        <w:t>, 1503–1509</w:t>
      </w:r>
      <w:r w:rsidRPr="00DF7EE6">
        <w:rPr>
          <w:color w:val="auto"/>
          <w:sz w:val="18"/>
          <w:szCs w:val="18"/>
        </w:rPr>
        <w:t>. https://doi.org/10.1093/jn/131.5.1503.</w:t>
      </w:r>
    </w:p>
    <w:p w14:paraId="56FBC3D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Kohn, M.J.; Bell, J.F.; Grow, H.M.G.; Chan, G. Food Insecurity, Food Assistance and Weight Status in US Youth: New Evidence from </w:t>
      </w:r>
      <w:r w:rsidRPr="00E524A5">
        <w:rPr>
          <w:color w:val="auto"/>
          <w:sz w:val="18"/>
          <w:szCs w:val="18"/>
        </w:rPr>
        <w:t>NHANES 2007–08:</w:t>
      </w:r>
      <w:r w:rsidRPr="00DF7EE6">
        <w:rPr>
          <w:color w:val="auto"/>
          <w:sz w:val="18"/>
          <w:szCs w:val="18"/>
        </w:rPr>
        <w:t xml:space="preserve"> Food Insecurity, Assistance and Weight. </w:t>
      </w:r>
      <w:proofErr w:type="spellStart"/>
      <w:r w:rsidRPr="00DF7EE6">
        <w:rPr>
          <w:i/>
          <w:iCs/>
          <w:color w:val="auto"/>
          <w:sz w:val="18"/>
          <w:szCs w:val="18"/>
        </w:rPr>
        <w:t>Pediatr</w:t>
      </w:r>
      <w:proofErr w:type="spellEnd"/>
      <w:r w:rsidRPr="00DF7EE6">
        <w:rPr>
          <w:i/>
          <w:iCs/>
          <w:color w:val="auto"/>
          <w:sz w:val="18"/>
          <w:szCs w:val="18"/>
        </w:rPr>
        <w:t xml:space="preserve">. </w:t>
      </w:r>
      <w:proofErr w:type="spellStart"/>
      <w:r w:rsidRPr="00DF7EE6">
        <w:rPr>
          <w:i/>
          <w:iCs/>
          <w:color w:val="auto"/>
          <w:sz w:val="18"/>
          <w:szCs w:val="18"/>
        </w:rPr>
        <w:t>Obes</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2014</w:t>
      </w:r>
      <w:r w:rsidRPr="00DF7EE6">
        <w:rPr>
          <w:bCs/>
          <w:color w:val="auto"/>
          <w:sz w:val="18"/>
          <w:szCs w:val="18"/>
        </w:rPr>
        <w:t xml:space="preserve">, </w:t>
      </w:r>
      <w:r w:rsidRPr="00DF7EE6">
        <w:rPr>
          <w:bCs/>
          <w:i/>
          <w:color w:val="auto"/>
          <w:sz w:val="18"/>
          <w:szCs w:val="18"/>
        </w:rPr>
        <w:t>9</w:t>
      </w:r>
      <w:r w:rsidRPr="00DF7EE6">
        <w:rPr>
          <w:bCs/>
          <w:color w:val="auto"/>
          <w:sz w:val="18"/>
          <w:szCs w:val="18"/>
        </w:rPr>
        <w:t>, 155–166</w:t>
      </w:r>
      <w:r w:rsidRPr="00DF7EE6">
        <w:rPr>
          <w:color w:val="auto"/>
          <w:sz w:val="18"/>
          <w:szCs w:val="18"/>
        </w:rPr>
        <w:t>. https://doi.org/10.1111/j.2047-6310.2012.00143.x.</w:t>
      </w:r>
    </w:p>
    <w:p w14:paraId="13954F6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Johnson, C.; Paulose-Ram, R.; Ogden, C.L.; Carroll, M.; </w:t>
      </w:r>
      <w:proofErr w:type="spellStart"/>
      <w:r w:rsidRPr="00DF7EE6">
        <w:rPr>
          <w:color w:val="auto"/>
          <w:sz w:val="18"/>
          <w:szCs w:val="18"/>
        </w:rPr>
        <w:t>Kruszan</w:t>
      </w:r>
      <w:proofErr w:type="spellEnd"/>
      <w:r w:rsidRPr="00DF7EE6">
        <w:rPr>
          <w:color w:val="auto"/>
          <w:sz w:val="18"/>
          <w:szCs w:val="18"/>
        </w:rPr>
        <w:t xml:space="preserve">-Moran, D.; Dohrmann, S.; Curtin, L. </w:t>
      </w:r>
      <w:r w:rsidRPr="00DF7EE6">
        <w:rPr>
          <w:i/>
          <w:color w:val="auto"/>
          <w:sz w:val="18"/>
          <w:szCs w:val="18"/>
        </w:rPr>
        <w:t>National Health and Nutrition Examination Survey. Analytics Guidelines, 1999–2010</w:t>
      </w:r>
      <w:r w:rsidRPr="00DF7EE6">
        <w:rPr>
          <w:color w:val="auto"/>
          <w:sz w:val="18"/>
          <w:szCs w:val="18"/>
        </w:rPr>
        <w:t xml:space="preserve">; Vital and Health Statistics </w:t>
      </w:r>
      <w:r w:rsidRPr="00E524A5">
        <w:rPr>
          <w:color w:val="auto"/>
          <w:sz w:val="18"/>
          <w:szCs w:val="18"/>
        </w:rPr>
        <w:t xml:space="preserve">Series </w:t>
      </w:r>
      <w:commentRangeStart w:id="172"/>
      <w:commentRangeStart w:id="173"/>
      <w:r w:rsidRPr="00E524A5">
        <w:rPr>
          <w:color w:val="auto"/>
          <w:sz w:val="18"/>
          <w:szCs w:val="18"/>
          <w:highlight w:val="yellow"/>
        </w:rPr>
        <w:t>2</w:t>
      </w:r>
      <w:commentRangeEnd w:id="172"/>
      <w:r>
        <w:rPr>
          <w:rStyle w:val="CommentReference"/>
        </w:rPr>
        <w:commentReference w:id="172"/>
      </w:r>
      <w:commentRangeEnd w:id="173"/>
      <w:r w:rsidR="00E962B4">
        <w:rPr>
          <w:rStyle w:val="CommentReference"/>
        </w:rPr>
        <w:commentReference w:id="173"/>
      </w:r>
      <w:r w:rsidRPr="00DF7EE6">
        <w:rPr>
          <w:color w:val="auto"/>
          <w:sz w:val="18"/>
          <w:szCs w:val="18"/>
        </w:rPr>
        <w:t xml:space="preserve">; </w:t>
      </w:r>
      <w:r w:rsidRPr="00DF7EE6">
        <w:rPr>
          <w:iCs/>
          <w:color w:val="auto"/>
          <w:sz w:val="18"/>
          <w:szCs w:val="18"/>
          <w:highlight w:val="yellow"/>
        </w:rPr>
        <w:t>United States Department of Health and Human Services</w:t>
      </w:r>
      <w:r w:rsidRPr="00DF7EE6">
        <w:rPr>
          <w:bCs/>
          <w:color w:val="auto"/>
          <w:sz w:val="18"/>
          <w:szCs w:val="18"/>
          <w:highlight w:val="yellow"/>
        </w:rPr>
        <w:t xml:space="preserve">: Washington, DC, USA; Centers for Disease Control and Prevention: Atlanta, GA, USA; National Center for Health Statistics: Hyattsville, </w:t>
      </w:r>
      <w:r w:rsidRPr="00DF7EE6">
        <w:rPr>
          <w:sz w:val="18"/>
          <w:szCs w:val="18"/>
          <w:highlight w:val="yellow"/>
        </w:rPr>
        <w:t>MD</w:t>
      </w:r>
      <w:r w:rsidRPr="00DF7EE6">
        <w:rPr>
          <w:bCs/>
          <w:color w:val="auto"/>
          <w:sz w:val="18"/>
          <w:szCs w:val="18"/>
          <w:highlight w:val="yellow"/>
        </w:rPr>
        <w:t xml:space="preserve">, USA, </w:t>
      </w:r>
      <w:r w:rsidRPr="00DF7EE6">
        <w:rPr>
          <w:bCs/>
          <w:color w:val="auto"/>
          <w:sz w:val="18"/>
          <w:szCs w:val="18"/>
        </w:rPr>
        <w:t>2013</w:t>
      </w:r>
      <w:r w:rsidRPr="00DF7EE6">
        <w:rPr>
          <w:color w:val="auto"/>
          <w:sz w:val="18"/>
          <w:szCs w:val="18"/>
        </w:rPr>
        <w:t>; pp. 1–16.</w:t>
      </w:r>
    </w:p>
    <w:p w14:paraId="6212CCCC" w14:textId="4B7DF899"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highlight w:val="yellow"/>
        </w:rPr>
      </w:pPr>
      <w:commentRangeStart w:id="174"/>
      <w:commentRangeStart w:id="175"/>
      <w:r w:rsidRPr="00DF7EE6">
        <w:rPr>
          <w:color w:val="auto"/>
          <w:sz w:val="18"/>
          <w:szCs w:val="18"/>
          <w:highlight w:val="yellow"/>
        </w:rPr>
        <w:t xml:space="preserve">Goldberg, R. PROC FACTOR: How to Interpret the Output of a </w:t>
      </w:r>
      <w:proofErr w:type="spellStart"/>
      <w:r w:rsidRPr="00DF7EE6">
        <w:rPr>
          <w:color w:val="auto"/>
          <w:sz w:val="18"/>
          <w:szCs w:val="18"/>
          <w:highlight w:val="yellow"/>
        </w:rPr>
        <w:t>Realworld</w:t>
      </w:r>
      <w:proofErr w:type="spellEnd"/>
      <w:r w:rsidRPr="00DF7EE6">
        <w:rPr>
          <w:color w:val="auto"/>
          <w:sz w:val="18"/>
          <w:szCs w:val="18"/>
          <w:highlight w:val="yellow"/>
        </w:rPr>
        <w:t xml:space="preserve"> Example.</w:t>
      </w:r>
      <w:commentRangeEnd w:id="174"/>
      <w:r w:rsidRPr="00DF7EE6">
        <w:rPr>
          <w:rStyle w:val="CommentReference"/>
          <w:sz w:val="18"/>
          <w:szCs w:val="18"/>
        </w:rPr>
        <w:commentReference w:id="174"/>
      </w:r>
      <w:commentRangeEnd w:id="175"/>
      <w:r w:rsidR="00E962B4">
        <w:rPr>
          <w:rStyle w:val="CommentReference"/>
        </w:rPr>
        <w:commentReference w:id="175"/>
      </w:r>
      <w:ins w:id="176" w:author="Maino Vieytes, Christian Augusto" w:date="2022-10-27T10:43:00Z">
        <w:r w:rsidR="00E962B4">
          <w:rPr>
            <w:color w:val="auto"/>
            <w:sz w:val="18"/>
            <w:szCs w:val="18"/>
            <w:highlight w:val="yellow"/>
          </w:rPr>
          <w:t xml:space="preserve"> Available online: </w:t>
        </w:r>
        <w:r w:rsidR="00E962B4">
          <w:rPr>
            <w:color w:val="auto"/>
            <w:sz w:val="18"/>
            <w:szCs w:val="18"/>
          </w:rPr>
          <w:fldChar w:fldCharType="begin"/>
        </w:r>
        <w:r w:rsidR="00E962B4">
          <w:rPr>
            <w:color w:val="auto"/>
            <w:sz w:val="18"/>
            <w:szCs w:val="18"/>
          </w:rPr>
          <w:instrText xml:space="preserve"> HYPERLINK "</w:instrText>
        </w:r>
        <w:r w:rsidR="00E962B4" w:rsidRPr="00E962B4">
          <w:rPr>
            <w:color w:val="auto"/>
            <w:sz w:val="18"/>
            <w:szCs w:val="18"/>
          </w:rPr>
          <w:instrText>https://support.sas.com/resources/papers/proceedings/proceedings/sugi22/STATS/PAPER268.PDF</w:instrText>
        </w:r>
        <w:r w:rsidR="00E962B4">
          <w:rPr>
            <w:color w:val="auto"/>
            <w:sz w:val="18"/>
            <w:szCs w:val="18"/>
          </w:rPr>
          <w:instrText xml:space="preserve">" </w:instrText>
        </w:r>
        <w:r w:rsidR="00E962B4">
          <w:rPr>
            <w:color w:val="auto"/>
            <w:sz w:val="18"/>
            <w:szCs w:val="18"/>
          </w:rPr>
          <w:fldChar w:fldCharType="separate"/>
        </w:r>
        <w:r w:rsidR="00E962B4" w:rsidRPr="008C26A1">
          <w:rPr>
            <w:rStyle w:val="Hyperlink"/>
            <w:sz w:val="18"/>
            <w:szCs w:val="18"/>
          </w:rPr>
          <w:t>https://support.sas.com/resources/papers/proceedings/proceedings/sugi22/STATS/PAPER268.PDF</w:t>
        </w:r>
        <w:r w:rsidR="00E962B4">
          <w:rPr>
            <w:color w:val="auto"/>
            <w:sz w:val="18"/>
            <w:szCs w:val="18"/>
          </w:rPr>
          <w:fldChar w:fldCharType="end"/>
        </w:r>
        <w:r w:rsidR="00E962B4">
          <w:rPr>
            <w:color w:val="auto"/>
            <w:sz w:val="18"/>
            <w:szCs w:val="18"/>
          </w:rPr>
          <w:t xml:space="preserve"> (accessed on 27 October 2022).</w:t>
        </w:r>
      </w:ins>
    </w:p>
    <w:p w14:paraId="06478D6C"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Tsuruga</w:t>
      </w:r>
      <w:proofErr w:type="spellEnd"/>
      <w:r w:rsidRPr="00DF7EE6">
        <w:rPr>
          <w:color w:val="auto"/>
          <w:sz w:val="18"/>
          <w:szCs w:val="18"/>
        </w:rPr>
        <w:t xml:space="preserve">, K.; Sugawara, N.; Sato, Y.; Saito, M.; </w:t>
      </w:r>
      <w:proofErr w:type="spellStart"/>
      <w:r w:rsidRPr="00DF7EE6">
        <w:rPr>
          <w:color w:val="auto"/>
          <w:sz w:val="18"/>
          <w:szCs w:val="18"/>
        </w:rPr>
        <w:t>Furukori</w:t>
      </w:r>
      <w:proofErr w:type="spellEnd"/>
      <w:r w:rsidRPr="00DF7EE6">
        <w:rPr>
          <w:color w:val="auto"/>
          <w:sz w:val="18"/>
          <w:szCs w:val="18"/>
        </w:rPr>
        <w:t xml:space="preserve">, H.; </w:t>
      </w:r>
      <w:proofErr w:type="spellStart"/>
      <w:r w:rsidRPr="00DF7EE6">
        <w:rPr>
          <w:color w:val="auto"/>
          <w:sz w:val="18"/>
          <w:szCs w:val="18"/>
        </w:rPr>
        <w:t>Nakagami</w:t>
      </w:r>
      <w:proofErr w:type="spellEnd"/>
      <w:r w:rsidRPr="00DF7EE6">
        <w:rPr>
          <w:color w:val="auto"/>
          <w:sz w:val="18"/>
          <w:szCs w:val="18"/>
        </w:rPr>
        <w:t xml:space="preserve">, T.; Nakamura, K.; Takahashi, I.; </w:t>
      </w:r>
      <w:proofErr w:type="spellStart"/>
      <w:r w:rsidRPr="00DF7EE6">
        <w:rPr>
          <w:color w:val="auto"/>
          <w:sz w:val="18"/>
          <w:szCs w:val="18"/>
        </w:rPr>
        <w:t>Nakaji</w:t>
      </w:r>
      <w:proofErr w:type="spellEnd"/>
      <w:r w:rsidRPr="00DF7EE6">
        <w:rPr>
          <w:color w:val="auto"/>
          <w:sz w:val="18"/>
          <w:szCs w:val="18"/>
        </w:rPr>
        <w:t xml:space="preserve">, S.; </w:t>
      </w:r>
      <w:proofErr w:type="spellStart"/>
      <w:r w:rsidRPr="00DF7EE6">
        <w:rPr>
          <w:color w:val="auto"/>
          <w:sz w:val="18"/>
          <w:szCs w:val="18"/>
        </w:rPr>
        <w:t>Yasui-Furukori</w:t>
      </w:r>
      <w:proofErr w:type="spellEnd"/>
      <w:r w:rsidRPr="00DF7EE6">
        <w:rPr>
          <w:color w:val="auto"/>
          <w:sz w:val="18"/>
          <w:szCs w:val="18"/>
        </w:rPr>
        <w:t xml:space="preserve">, N. Dietary Patterns and Schizophrenia: A Comparison with Healthy Controls. </w:t>
      </w:r>
      <w:proofErr w:type="spellStart"/>
      <w:r w:rsidRPr="00DF7EE6">
        <w:rPr>
          <w:i/>
          <w:color w:val="auto"/>
          <w:sz w:val="18"/>
          <w:szCs w:val="18"/>
        </w:rPr>
        <w:t>Neuropsychiatr</w:t>
      </w:r>
      <w:proofErr w:type="spellEnd"/>
      <w:r w:rsidRPr="00DF7EE6">
        <w:rPr>
          <w:i/>
          <w:color w:val="auto"/>
          <w:sz w:val="18"/>
          <w:szCs w:val="18"/>
        </w:rPr>
        <w:t xml:space="preserve">. Dis. </w:t>
      </w:r>
      <w:r w:rsidRPr="00DF7EE6">
        <w:rPr>
          <w:i/>
          <w:iCs/>
          <w:color w:val="auto"/>
          <w:sz w:val="18"/>
          <w:szCs w:val="18"/>
        </w:rPr>
        <w:t xml:space="preserve">Treat. </w:t>
      </w:r>
      <w:r w:rsidRPr="00DF7EE6">
        <w:rPr>
          <w:b/>
          <w:bCs/>
          <w:color w:val="auto"/>
          <w:sz w:val="18"/>
          <w:szCs w:val="18"/>
        </w:rPr>
        <w:t>2015</w:t>
      </w:r>
      <w:r w:rsidRPr="00DF7EE6">
        <w:rPr>
          <w:bCs/>
          <w:color w:val="auto"/>
          <w:sz w:val="18"/>
          <w:szCs w:val="18"/>
        </w:rPr>
        <w:t xml:space="preserve">, </w:t>
      </w:r>
      <w:r w:rsidRPr="00DF7EE6">
        <w:rPr>
          <w:bCs/>
          <w:i/>
          <w:color w:val="auto"/>
          <w:sz w:val="18"/>
          <w:szCs w:val="18"/>
        </w:rPr>
        <w:t>11</w:t>
      </w:r>
      <w:r w:rsidRPr="00DF7EE6">
        <w:rPr>
          <w:bCs/>
          <w:color w:val="auto"/>
          <w:sz w:val="18"/>
          <w:szCs w:val="18"/>
        </w:rPr>
        <w:t>, 1115–1120</w:t>
      </w:r>
      <w:r w:rsidRPr="00DF7EE6">
        <w:rPr>
          <w:color w:val="auto"/>
          <w:sz w:val="18"/>
          <w:szCs w:val="18"/>
        </w:rPr>
        <w:t>. https://doi.org/10.2147/NDT.S74760.</w:t>
      </w:r>
    </w:p>
    <w:p w14:paraId="02091D83"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Kopp, W. How Western Diet And Lifestyle Drive The Pandemic Of Obesity And Civilization Diseases. </w:t>
      </w:r>
      <w:r w:rsidRPr="00DF7EE6">
        <w:rPr>
          <w:i/>
          <w:iCs/>
          <w:color w:val="auto"/>
          <w:sz w:val="18"/>
          <w:szCs w:val="18"/>
        </w:rPr>
        <w:t xml:space="preserve">Diabetes </w:t>
      </w:r>
      <w:proofErr w:type="spellStart"/>
      <w:r w:rsidRPr="00DF7EE6">
        <w:rPr>
          <w:i/>
          <w:iCs/>
          <w:color w:val="auto"/>
          <w:sz w:val="18"/>
          <w:szCs w:val="18"/>
        </w:rPr>
        <w:t>Metab</w:t>
      </w:r>
      <w:proofErr w:type="spellEnd"/>
      <w:r w:rsidRPr="00DF7EE6">
        <w:rPr>
          <w:i/>
          <w:iCs/>
          <w:color w:val="auto"/>
          <w:sz w:val="18"/>
          <w:szCs w:val="18"/>
        </w:rPr>
        <w:t xml:space="preserve">. </w:t>
      </w:r>
      <w:proofErr w:type="spellStart"/>
      <w:r w:rsidRPr="00DF7EE6">
        <w:rPr>
          <w:i/>
          <w:iCs/>
          <w:color w:val="auto"/>
          <w:sz w:val="18"/>
          <w:szCs w:val="18"/>
        </w:rPr>
        <w:t>Syndr</w:t>
      </w:r>
      <w:proofErr w:type="spellEnd"/>
      <w:r w:rsidRPr="00DF7EE6">
        <w:rPr>
          <w:i/>
          <w:iCs/>
          <w:color w:val="auto"/>
          <w:sz w:val="18"/>
          <w:szCs w:val="18"/>
        </w:rPr>
        <w:t xml:space="preserve">. </w:t>
      </w:r>
      <w:proofErr w:type="spellStart"/>
      <w:r w:rsidRPr="00DF7EE6">
        <w:rPr>
          <w:i/>
          <w:iCs/>
          <w:color w:val="auto"/>
          <w:sz w:val="18"/>
          <w:szCs w:val="18"/>
        </w:rPr>
        <w:t>Obes</w:t>
      </w:r>
      <w:proofErr w:type="spellEnd"/>
      <w:r w:rsidRPr="00DF7EE6">
        <w:rPr>
          <w:i/>
          <w:iCs/>
          <w:color w:val="auto"/>
          <w:sz w:val="18"/>
          <w:szCs w:val="18"/>
        </w:rPr>
        <w:t xml:space="preserve">. Targets </w:t>
      </w:r>
      <w:proofErr w:type="spellStart"/>
      <w:r w:rsidRPr="00DF7EE6">
        <w:rPr>
          <w:i/>
          <w:iCs/>
          <w:color w:val="auto"/>
          <w:sz w:val="18"/>
          <w:szCs w:val="18"/>
        </w:rPr>
        <w:t>Ther</w:t>
      </w:r>
      <w:proofErr w:type="spellEnd"/>
      <w:r w:rsidRPr="00DF7EE6">
        <w:rPr>
          <w:i/>
          <w:iCs/>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12</w:t>
      </w:r>
      <w:r w:rsidRPr="00DF7EE6">
        <w:rPr>
          <w:bCs/>
          <w:color w:val="auto"/>
          <w:sz w:val="18"/>
          <w:szCs w:val="18"/>
        </w:rPr>
        <w:t>, 2221–2236</w:t>
      </w:r>
      <w:r w:rsidRPr="00DF7EE6">
        <w:rPr>
          <w:color w:val="auto"/>
          <w:sz w:val="18"/>
          <w:szCs w:val="18"/>
        </w:rPr>
        <w:t>. https://doi.org/10.2147/DMSO.S216791.</w:t>
      </w:r>
    </w:p>
    <w:p w14:paraId="32BDE3B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Azzam, A. Is the World Converging to a ‘Western Diet’? </w:t>
      </w:r>
      <w:r w:rsidRPr="00DF7EE6">
        <w:rPr>
          <w:i/>
          <w:iCs/>
          <w:color w:val="auto"/>
          <w:sz w:val="18"/>
          <w:szCs w:val="18"/>
        </w:rPr>
        <w:t xml:space="preserve">Public Health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24</w:t>
      </w:r>
      <w:r w:rsidRPr="00DF7EE6">
        <w:rPr>
          <w:bCs/>
          <w:color w:val="auto"/>
          <w:sz w:val="18"/>
          <w:szCs w:val="18"/>
        </w:rPr>
        <w:t>, 309–317</w:t>
      </w:r>
      <w:r w:rsidRPr="00DF7EE6">
        <w:rPr>
          <w:color w:val="auto"/>
          <w:sz w:val="18"/>
          <w:szCs w:val="18"/>
        </w:rPr>
        <w:t>. https://doi.org/10.1017/S136898002000350X.</w:t>
      </w:r>
    </w:p>
    <w:p w14:paraId="39D49A2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Arthur, A.E.; Peterson, K.E.; </w:t>
      </w:r>
      <w:proofErr w:type="spellStart"/>
      <w:r w:rsidRPr="00DF7EE6">
        <w:rPr>
          <w:color w:val="auto"/>
          <w:sz w:val="18"/>
          <w:szCs w:val="18"/>
        </w:rPr>
        <w:t>Rozek</w:t>
      </w:r>
      <w:proofErr w:type="spellEnd"/>
      <w:r w:rsidRPr="00DF7EE6">
        <w:rPr>
          <w:color w:val="auto"/>
          <w:sz w:val="18"/>
          <w:szCs w:val="18"/>
        </w:rPr>
        <w:t xml:space="preserve">, L.S.; Taylor, J.M.G.; Light, E.; </w:t>
      </w:r>
      <w:proofErr w:type="spellStart"/>
      <w:r w:rsidRPr="00DF7EE6">
        <w:rPr>
          <w:color w:val="auto"/>
          <w:sz w:val="18"/>
          <w:szCs w:val="18"/>
        </w:rPr>
        <w:t>Chepeha</w:t>
      </w:r>
      <w:proofErr w:type="spellEnd"/>
      <w:r w:rsidRPr="00DF7EE6">
        <w:rPr>
          <w:color w:val="auto"/>
          <w:sz w:val="18"/>
          <w:szCs w:val="18"/>
        </w:rPr>
        <w:t xml:space="preserve">, D.B.; Hébert, J.R.; Terrell, J.E.; Wolf, G.T.; Duffy, S.A.; et al. Pretreatment Dietary Patterns, Weight Status, and Head and Neck Squamous Cell Carcinoma Prognosis. </w:t>
      </w:r>
      <w:r w:rsidRPr="00DF7EE6">
        <w:rPr>
          <w:i/>
          <w:iCs/>
          <w:color w:val="auto"/>
          <w:sz w:val="18"/>
          <w:szCs w:val="18"/>
        </w:rPr>
        <w:t xml:space="preserve">Am. J. Clin.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2013</w:t>
      </w:r>
      <w:r w:rsidRPr="00DF7EE6">
        <w:rPr>
          <w:bCs/>
          <w:color w:val="auto"/>
          <w:sz w:val="18"/>
          <w:szCs w:val="18"/>
        </w:rPr>
        <w:t xml:space="preserve">, </w:t>
      </w:r>
      <w:r w:rsidRPr="00DF7EE6">
        <w:rPr>
          <w:bCs/>
          <w:i/>
          <w:color w:val="auto"/>
          <w:sz w:val="18"/>
          <w:szCs w:val="18"/>
        </w:rPr>
        <w:t>97</w:t>
      </w:r>
      <w:r w:rsidRPr="00DF7EE6">
        <w:rPr>
          <w:bCs/>
          <w:color w:val="auto"/>
          <w:sz w:val="18"/>
          <w:szCs w:val="18"/>
        </w:rPr>
        <w:t>, 360–368</w:t>
      </w:r>
      <w:r w:rsidRPr="00DF7EE6">
        <w:rPr>
          <w:color w:val="auto"/>
          <w:sz w:val="18"/>
          <w:szCs w:val="18"/>
        </w:rPr>
        <w:t>. https://doi.org/10.3945/ajcn.112.044859.</w:t>
      </w:r>
    </w:p>
    <w:p w14:paraId="2C2A9207"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El Zein, A.; Colby, S.E.; Zhou, W.; </w:t>
      </w:r>
      <w:proofErr w:type="spellStart"/>
      <w:r w:rsidRPr="00DF7EE6">
        <w:rPr>
          <w:color w:val="auto"/>
          <w:sz w:val="18"/>
          <w:szCs w:val="18"/>
        </w:rPr>
        <w:t>Shelnutt</w:t>
      </w:r>
      <w:proofErr w:type="spellEnd"/>
      <w:r w:rsidRPr="00DF7EE6">
        <w:rPr>
          <w:color w:val="auto"/>
          <w:sz w:val="18"/>
          <w:szCs w:val="18"/>
        </w:rPr>
        <w:t xml:space="preserve">, K.P.; Greene, G.W.; </w:t>
      </w:r>
      <w:proofErr w:type="spellStart"/>
      <w:r w:rsidRPr="00DF7EE6">
        <w:rPr>
          <w:color w:val="auto"/>
          <w:sz w:val="18"/>
          <w:szCs w:val="18"/>
        </w:rPr>
        <w:t>Horacek</w:t>
      </w:r>
      <w:proofErr w:type="spellEnd"/>
      <w:r w:rsidRPr="00DF7EE6">
        <w:rPr>
          <w:color w:val="auto"/>
          <w:sz w:val="18"/>
          <w:szCs w:val="18"/>
        </w:rPr>
        <w:t xml:space="preserve">, T.M.; Olfert, M.D.; Mathews, A.E. Food Insecurity Is Associated with Increased Risk of Obesity in US College Students. </w:t>
      </w:r>
      <w:proofErr w:type="spellStart"/>
      <w:r w:rsidRPr="00DF7EE6">
        <w:rPr>
          <w:i/>
          <w:iCs/>
          <w:color w:val="auto"/>
          <w:sz w:val="18"/>
          <w:szCs w:val="18"/>
        </w:rPr>
        <w:t>Curr</w:t>
      </w:r>
      <w:proofErr w:type="spellEnd"/>
      <w:r w:rsidRPr="00DF7EE6">
        <w:rPr>
          <w:i/>
          <w:iCs/>
          <w:color w:val="auto"/>
          <w:sz w:val="18"/>
          <w:szCs w:val="18"/>
        </w:rPr>
        <w:t xml:space="preserve">. Dev.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2020</w:t>
      </w:r>
      <w:r w:rsidRPr="00DF7EE6">
        <w:rPr>
          <w:color w:val="auto"/>
          <w:sz w:val="18"/>
          <w:szCs w:val="18"/>
        </w:rPr>
        <w:t xml:space="preserve">, </w:t>
      </w:r>
      <w:r w:rsidRPr="00DF7EE6">
        <w:rPr>
          <w:i/>
          <w:iCs/>
          <w:color w:val="auto"/>
          <w:sz w:val="18"/>
          <w:szCs w:val="18"/>
        </w:rPr>
        <w:t>4</w:t>
      </w:r>
      <w:r w:rsidRPr="00DF7EE6">
        <w:rPr>
          <w:color w:val="auto"/>
          <w:sz w:val="18"/>
          <w:szCs w:val="18"/>
        </w:rPr>
        <w:t>, nzaa120. https://doi.org/10.1093/cdn/nzaa120.</w:t>
      </w:r>
    </w:p>
    <w:p w14:paraId="7830D16F"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Larson, N.; Laska, M.N.; </w:t>
      </w:r>
      <w:proofErr w:type="spellStart"/>
      <w:r w:rsidRPr="00DF7EE6">
        <w:rPr>
          <w:color w:val="auto"/>
          <w:sz w:val="18"/>
          <w:szCs w:val="18"/>
        </w:rPr>
        <w:t>Neumark-Sztainer</w:t>
      </w:r>
      <w:proofErr w:type="spellEnd"/>
      <w:r w:rsidRPr="00DF7EE6">
        <w:rPr>
          <w:color w:val="auto"/>
          <w:sz w:val="18"/>
          <w:szCs w:val="18"/>
        </w:rPr>
        <w:t xml:space="preserve">, D. Food Insecurity, Diet Quality, Home Food Availability, and Health Risk Behaviors Among Emerging Adults: Findings From the EAT 2010–2018 Study. </w:t>
      </w:r>
      <w:r w:rsidRPr="00DF7EE6">
        <w:rPr>
          <w:i/>
          <w:iCs/>
          <w:color w:val="auto"/>
          <w:sz w:val="18"/>
          <w:szCs w:val="18"/>
        </w:rPr>
        <w:t>Am. J. Public Health</w:t>
      </w:r>
      <w:r w:rsidRPr="00DF7EE6">
        <w:rPr>
          <w:color w:val="auto"/>
          <w:sz w:val="18"/>
          <w:szCs w:val="18"/>
        </w:rPr>
        <w:t xml:space="preserve"> </w:t>
      </w:r>
      <w:r w:rsidRPr="00DF7EE6">
        <w:rPr>
          <w:b/>
          <w:bCs/>
          <w:color w:val="auto"/>
          <w:sz w:val="18"/>
          <w:szCs w:val="18"/>
        </w:rPr>
        <w:t>2020</w:t>
      </w:r>
      <w:r w:rsidRPr="00DF7EE6">
        <w:rPr>
          <w:bCs/>
          <w:color w:val="auto"/>
          <w:sz w:val="18"/>
          <w:szCs w:val="18"/>
        </w:rPr>
        <w:t xml:space="preserve">, </w:t>
      </w:r>
      <w:r w:rsidRPr="00DF7EE6">
        <w:rPr>
          <w:bCs/>
          <w:i/>
          <w:color w:val="auto"/>
          <w:sz w:val="18"/>
          <w:szCs w:val="18"/>
        </w:rPr>
        <w:t>110</w:t>
      </w:r>
      <w:r w:rsidRPr="00DF7EE6">
        <w:rPr>
          <w:bCs/>
          <w:color w:val="auto"/>
          <w:sz w:val="18"/>
          <w:szCs w:val="18"/>
        </w:rPr>
        <w:t>, 1422–1428</w:t>
      </w:r>
      <w:r w:rsidRPr="00DF7EE6">
        <w:rPr>
          <w:color w:val="auto"/>
          <w:sz w:val="18"/>
          <w:szCs w:val="18"/>
        </w:rPr>
        <w:t>. https://doi.org/10.2105/AJPH.2020.305783.</w:t>
      </w:r>
    </w:p>
    <w:p w14:paraId="03DF86B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Eicher-Miller, H.A.; Zhao, Y. Evidence for the Age-Specific Relationship of Food Insecurity and Key Dietary Outcomes among US Children and Adolescents. </w:t>
      </w:r>
      <w:proofErr w:type="spellStart"/>
      <w:r w:rsidRPr="00DF7EE6">
        <w:rPr>
          <w:i/>
          <w:iCs/>
          <w:color w:val="auto"/>
          <w:sz w:val="18"/>
          <w:szCs w:val="18"/>
        </w:rPr>
        <w:t>Nutr</w:t>
      </w:r>
      <w:proofErr w:type="spellEnd"/>
      <w:r w:rsidRPr="00DF7EE6">
        <w:rPr>
          <w:i/>
          <w:iCs/>
          <w:color w:val="auto"/>
          <w:sz w:val="18"/>
          <w:szCs w:val="18"/>
        </w:rPr>
        <w:t>. Res. Rev.</w:t>
      </w:r>
      <w:r w:rsidRPr="00DF7EE6">
        <w:rPr>
          <w:color w:val="auto"/>
          <w:sz w:val="18"/>
          <w:szCs w:val="18"/>
        </w:rPr>
        <w:t xml:space="preserve"> </w:t>
      </w:r>
      <w:r w:rsidRPr="00DF7EE6">
        <w:rPr>
          <w:b/>
          <w:bCs/>
          <w:color w:val="auto"/>
          <w:sz w:val="18"/>
          <w:szCs w:val="18"/>
        </w:rPr>
        <w:t>2018</w:t>
      </w:r>
      <w:r w:rsidRPr="00DF7EE6">
        <w:rPr>
          <w:bCs/>
          <w:color w:val="auto"/>
          <w:sz w:val="18"/>
          <w:szCs w:val="18"/>
        </w:rPr>
        <w:t xml:space="preserve">, </w:t>
      </w:r>
      <w:r w:rsidRPr="00DF7EE6">
        <w:rPr>
          <w:bCs/>
          <w:i/>
          <w:color w:val="auto"/>
          <w:sz w:val="18"/>
          <w:szCs w:val="18"/>
        </w:rPr>
        <w:t>31</w:t>
      </w:r>
      <w:r w:rsidRPr="00DF7EE6">
        <w:rPr>
          <w:bCs/>
          <w:color w:val="auto"/>
          <w:sz w:val="18"/>
          <w:szCs w:val="18"/>
        </w:rPr>
        <w:t>, 98–113</w:t>
      </w:r>
      <w:r w:rsidRPr="00DF7EE6">
        <w:rPr>
          <w:color w:val="auto"/>
          <w:sz w:val="18"/>
          <w:szCs w:val="18"/>
        </w:rPr>
        <w:t>. https://doi.org/10.1017/S0954422417000245.</w:t>
      </w:r>
    </w:p>
    <w:p w14:paraId="313ECF0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Shi, Y.; Davies, A.; Allman-</w:t>
      </w:r>
      <w:proofErr w:type="spellStart"/>
      <w:r w:rsidRPr="00DF7EE6">
        <w:rPr>
          <w:color w:val="auto"/>
          <w:sz w:val="18"/>
          <w:szCs w:val="18"/>
        </w:rPr>
        <w:t>Farinelli</w:t>
      </w:r>
      <w:proofErr w:type="spellEnd"/>
      <w:r w:rsidRPr="00DF7EE6">
        <w:rPr>
          <w:color w:val="auto"/>
          <w:sz w:val="18"/>
          <w:szCs w:val="18"/>
        </w:rPr>
        <w:t xml:space="preserve">, M. The Association Between Food Insecurity and Dietary Outcomes in University Students: A Systematic Review. </w:t>
      </w:r>
      <w:r w:rsidRPr="00DF7EE6">
        <w:rPr>
          <w:i/>
          <w:iCs/>
          <w:color w:val="auto"/>
          <w:sz w:val="18"/>
          <w:szCs w:val="18"/>
        </w:rPr>
        <w:t xml:space="preserve">J. Acad. </w:t>
      </w:r>
      <w:proofErr w:type="spellStart"/>
      <w:r w:rsidRPr="00DF7EE6">
        <w:rPr>
          <w:i/>
          <w:iCs/>
          <w:color w:val="auto"/>
          <w:sz w:val="18"/>
          <w:szCs w:val="18"/>
        </w:rPr>
        <w:t>Nutr</w:t>
      </w:r>
      <w:proofErr w:type="spellEnd"/>
      <w:r w:rsidRPr="00DF7EE6">
        <w:rPr>
          <w:i/>
          <w:iCs/>
          <w:color w:val="auto"/>
          <w:sz w:val="18"/>
          <w:szCs w:val="18"/>
        </w:rPr>
        <w:t>. Diet.</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121</w:t>
      </w:r>
      <w:r w:rsidRPr="00DF7EE6">
        <w:rPr>
          <w:bCs/>
          <w:color w:val="auto"/>
          <w:sz w:val="18"/>
          <w:szCs w:val="18"/>
        </w:rPr>
        <w:t>, 2475–2500</w:t>
      </w:r>
      <w:r w:rsidRPr="00DF7EE6">
        <w:rPr>
          <w:color w:val="auto"/>
          <w:sz w:val="18"/>
          <w:szCs w:val="18"/>
        </w:rPr>
        <w:t>.e1. https://doi.org/10.1016/j.jand.2021.07.015.</w:t>
      </w:r>
    </w:p>
    <w:p w14:paraId="5199F9A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Faught, E.L.; Williams, P.L.; Willows, N.D.; </w:t>
      </w:r>
      <w:proofErr w:type="spellStart"/>
      <w:r w:rsidRPr="00DF7EE6">
        <w:rPr>
          <w:color w:val="auto"/>
          <w:sz w:val="18"/>
          <w:szCs w:val="18"/>
        </w:rPr>
        <w:t>Asbridge</w:t>
      </w:r>
      <w:proofErr w:type="spellEnd"/>
      <w:r w:rsidRPr="00DF7EE6">
        <w:rPr>
          <w:color w:val="auto"/>
          <w:sz w:val="18"/>
          <w:szCs w:val="18"/>
        </w:rPr>
        <w:t xml:space="preserve">, M.; </w:t>
      </w:r>
      <w:proofErr w:type="spellStart"/>
      <w:r w:rsidRPr="00DF7EE6">
        <w:rPr>
          <w:color w:val="auto"/>
          <w:sz w:val="18"/>
          <w:szCs w:val="18"/>
        </w:rPr>
        <w:t>Veugelers</w:t>
      </w:r>
      <w:proofErr w:type="spellEnd"/>
      <w:r w:rsidRPr="00DF7EE6">
        <w:rPr>
          <w:color w:val="auto"/>
          <w:sz w:val="18"/>
          <w:szCs w:val="18"/>
        </w:rPr>
        <w:t xml:space="preserve">, P.J. The Association between Food Insecurity and Academic Achievement in Canadian School-Aged Children. </w:t>
      </w:r>
      <w:r w:rsidRPr="00DF7EE6">
        <w:rPr>
          <w:i/>
          <w:iCs/>
          <w:color w:val="auto"/>
          <w:sz w:val="18"/>
          <w:szCs w:val="18"/>
        </w:rPr>
        <w:t xml:space="preserve">Public Health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20</w:t>
      </w:r>
      <w:r w:rsidRPr="00DF7EE6">
        <w:rPr>
          <w:bCs/>
          <w:color w:val="auto"/>
          <w:sz w:val="18"/>
          <w:szCs w:val="18"/>
        </w:rPr>
        <w:t>, 2778–2785</w:t>
      </w:r>
      <w:r w:rsidRPr="00DF7EE6">
        <w:rPr>
          <w:color w:val="auto"/>
          <w:sz w:val="18"/>
          <w:szCs w:val="18"/>
        </w:rPr>
        <w:t>. https://doi.org/10.1017/S1368980017001562.</w:t>
      </w:r>
    </w:p>
    <w:p w14:paraId="1B0AF33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Mello, J.A.; </w:t>
      </w:r>
      <w:proofErr w:type="spellStart"/>
      <w:r w:rsidRPr="00DF7EE6">
        <w:rPr>
          <w:color w:val="auto"/>
          <w:sz w:val="18"/>
          <w:szCs w:val="18"/>
        </w:rPr>
        <w:t>Gans</w:t>
      </w:r>
      <w:proofErr w:type="spellEnd"/>
      <w:r w:rsidRPr="00DF7EE6">
        <w:rPr>
          <w:color w:val="auto"/>
          <w:sz w:val="18"/>
          <w:szCs w:val="18"/>
        </w:rPr>
        <w:t xml:space="preserve">, K.M.; </w:t>
      </w:r>
      <w:proofErr w:type="spellStart"/>
      <w:r w:rsidRPr="00DF7EE6">
        <w:rPr>
          <w:color w:val="auto"/>
          <w:sz w:val="18"/>
          <w:szCs w:val="18"/>
        </w:rPr>
        <w:t>Risica</w:t>
      </w:r>
      <w:proofErr w:type="spellEnd"/>
      <w:r w:rsidRPr="00DF7EE6">
        <w:rPr>
          <w:color w:val="auto"/>
          <w:sz w:val="18"/>
          <w:szCs w:val="18"/>
        </w:rPr>
        <w:t xml:space="preserve">, P.M.; </w:t>
      </w:r>
      <w:proofErr w:type="spellStart"/>
      <w:r w:rsidRPr="00DF7EE6">
        <w:rPr>
          <w:color w:val="auto"/>
          <w:sz w:val="18"/>
          <w:szCs w:val="18"/>
        </w:rPr>
        <w:t>Kirtania</w:t>
      </w:r>
      <w:proofErr w:type="spellEnd"/>
      <w:r w:rsidRPr="00DF7EE6">
        <w:rPr>
          <w:color w:val="auto"/>
          <w:sz w:val="18"/>
          <w:szCs w:val="18"/>
        </w:rPr>
        <w:t xml:space="preserve">, U.; </w:t>
      </w:r>
      <w:proofErr w:type="spellStart"/>
      <w:r w:rsidRPr="00DF7EE6">
        <w:rPr>
          <w:color w:val="auto"/>
          <w:sz w:val="18"/>
          <w:szCs w:val="18"/>
        </w:rPr>
        <w:t>Strolla</w:t>
      </w:r>
      <w:proofErr w:type="spellEnd"/>
      <w:r w:rsidRPr="00DF7EE6">
        <w:rPr>
          <w:color w:val="auto"/>
          <w:sz w:val="18"/>
          <w:szCs w:val="18"/>
        </w:rPr>
        <w:t xml:space="preserve">, L.O.; Fournier, L. How Is Food Insecurity Associated with Dietary Behaviors? An Analysis with Low-Income, Ethnically Diverse Participants in a Nutrition Intervention Study. </w:t>
      </w:r>
      <w:r w:rsidRPr="00DF7EE6">
        <w:rPr>
          <w:i/>
          <w:iCs/>
          <w:color w:val="auto"/>
          <w:sz w:val="18"/>
          <w:szCs w:val="18"/>
        </w:rPr>
        <w:t>J. Am. Diet. Assoc.</w:t>
      </w:r>
      <w:r w:rsidRPr="00DF7EE6">
        <w:rPr>
          <w:color w:val="auto"/>
          <w:sz w:val="18"/>
          <w:szCs w:val="18"/>
        </w:rPr>
        <w:t xml:space="preserve"> </w:t>
      </w:r>
      <w:r w:rsidRPr="00DF7EE6">
        <w:rPr>
          <w:b/>
          <w:bCs/>
          <w:color w:val="auto"/>
          <w:sz w:val="18"/>
          <w:szCs w:val="18"/>
        </w:rPr>
        <w:t>2010</w:t>
      </w:r>
      <w:r w:rsidRPr="00DF7EE6">
        <w:rPr>
          <w:bCs/>
          <w:color w:val="auto"/>
          <w:sz w:val="18"/>
          <w:szCs w:val="18"/>
        </w:rPr>
        <w:t xml:space="preserve">, </w:t>
      </w:r>
      <w:r w:rsidRPr="00DF7EE6">
        <w:rPr>
          <w:bCs/>
          <w:i/>
          <w:color w:val="auto"/>
          <w:sz w:val="18"/>
          <w:szCs w:val="18"/>
        </w:rPr>
        <w:t>110</w:t>
      </w:r>
      <w:r w:rsidRPr="00DF7EE6">
        <w:rPr>
          <w:bCs/>
          <w:color w:val="auto"/>
          <w:sz w:val="18"/>
          <w:szCs w:val="18"/>
        </w:rPr>
        <w:t>, 1906–1911</w:t>
      </w:r>
      <w:r w:rsidRPr="00DF7EE6">
        <w:rPr>
          <w:color w:val="auto"/>
          <w:sz w:val="18"/>
          <w:szCs w:val="18"/>
        </w:rPr>
        <w:t>. https://doi.org/10.1016/j.jada.2010.09.011.</w:t>
      </w:r>
    </w:p>
    <w:p w14:paraId="0E20D79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Zhao, J.; Li, Z.; Gao, Q.; Zhao, H.; Chen, S.; Huang, L.; Wang, W.; Wang, T. A Review of Statistical Methods for Dietary Pattern Analysis. </w:t>
      </w:r>
      <w:proofErr w:type="spellStart"/>
      <w:r w:rsidRPr="00DF7EE6">
        <w:rPr>
          <w:i/>
          <w:iCs/>
          <w:color w:val="auto"/>
          <w:sz w:val="18"/>
          <w:szCs w:val="18"/>
        </w:rPr>
        <w:t>Nutr</w:t>
      </w:r>
      <w:proofErr w:type="spellEnd"/>
      <w:r w:rsidRPr="00DF7EE6">
        <w:rPr>
          <w:i/>
          <w:iCs/>
          <w:color w:val="auto"/>
          <w:sz w:val="18"/>
          <w:szCs w:val="18"/>
        </w:rPr>
        <w:t>. J.</w:t>
      </w:r>
      <w:r w:rsidRPr="00DF7EE6">
        <w:rPr>
          <w:color w:val="auto"/>
          <w:sz w:val="18"/>
          <w:szCs w:val="18"/>
        </w:rPr>
        <w:t xml:space="preserve"> </w:t>
      </w:r>
      <w:r w:rsidRPr="00DF7EE6">
        <w:rPr>
          <w:b/>
          <w:bCs/>
          <w:color w:val="auto"/>
          <w:sz w:val="18"/>
          <w:szCs w:val="18"/>
        </w:rPr>
        <w:t>2021</w:t>
      </w:r>
      <w:r w:rsidRPr="00DF7EE6">
        <w:rPr>
          <w:bCs/>
          <w:color w:val="auto"/>
          <w:sz w:val="18"/>
          <w:szCs w:val="18"/>
        </w:rPr>
        <w:t xml:space="preserve">, </w:t>
      </w:r>
      <w:r w:rsidRPr="00DF7EE6">
        <w:rPr>
          <w:bCs/>
          <w:i/>
          <w:color w:val="auto"/>
          <w:sz w:val="18"/>
          <w:szCs w:val="18"/>
        </w:rPr>
        <w:t>20</w:t>
      </w:r>
      <w:r w:rsidRPr="00DF7EE6">
        <w:rPr>
          <w:bCs/>
          <w:color w:val="auto"/>
          <w:sz w:val="18"/>
          <w:szCs w:val="18"/>
        </w:rPr>
        <w:t>, 37</w:t>
      </w:r>
      <w:r w:rsidRPr="00DF7EE6">
        <w:rPr>
          <w:color w:val="auto"/>
          <w:sz w:val="18"/>
          <w:szCs w:val="18"/>
        </w:rPr>
        <w:t>. https://doi.org/10.1186/s12937-021-00692-7.</w:t>
      </w:r>
    </w:p>
    <w:p w14:paraId="1CFAF966"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Jung, N.M.; de </w:t>
      </w:r>
      <w:proofErr w:type="spellStart"/>
      <w:r w:rsidRPr="00DF7EE6">
        <w:rPr>
          <w:color w:val="auto"/>
          <w:sz w:val="18"/>
          <w:szCs w:val="18"/>
        </w:rPr>
        <w:t>Bairros</w:t>
      </w:r>
      <w:proofErr w:type="spellEnd"/>
      <w:r w:rsidRPr="00DF7EE6">
        <w:rPr>
          <w:color w:val="auto"/>
          <w:sz w:val="18"/>
          <w:szCs w:val="18"/>
        </w:rPr>
        <w:t xml:space="preserve">, F.S.; </w:t>
      </w:r>
      <w:proofErr w:type="spellStart"/>
      <w:r w:rsidRPr="00DF7EE6">
        <w:rPr>
          <w:color w:val="auto"/>
          <w:sz w:val="18"/>
          <w:szCs w:val="18"/>
        </w:rPr>
        <w:t>Pattussi</w:t>
      </w:r>
      <w:proofErr w:type="spellEnd"/>
      <w:r w:rsidRPr="00DF7EE6">
        <w:rPr>
          <w:color w:val="auto"/>
          <w:sz w:val="18"/>
          <w:szCs w:val="18"/>
        </w:rPr>
        <w:t xml:space="preserve">, M.P.; Pauli, S.; </w:t>
      </w:r>
      <w:proofErr w:type="spellStart"/>
      <w:r w:rsidRPr="00DF7EE6">
        <w:rPr>
          <w:color w:val="auto"/>
          <w:sz w:val="18"/>
          <w:szCs w:val="18"/>
        </w:rPr>
        <w:t>Neutzling</w:t>
      </w:r>
      <w:proofErr w:type="spellEnd"/>
      <w:r w:rsidRPr="00DF7EE6">
        <w:rPr>
          <w:color w:val="auto"/>
          <w:sz w:val="18"/>
          <w:szCs w:val="18"/>
        </w:rPr>
        <w:t xml:space="preserve">, M.B. Gender Differences in the Prevalence of Household Food Insecurity: A Systematic Review and Meta-Analysis. </w:t>
      </w:r>
      <w:r w:rsidRPr="00DF7EE6">
        <w:rPr>
          <w:i/>
          <w:iCs/>
          <w:color w:val="auto"/>
          <w:sz w:val="18"/>
          <w:szCs w:val="18"/>
        </w:rPr>
        <w:t xml:space="preserve">Public Health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20</w:t>
      </w:r>
      <w:r w:rsidRPr="00DF7EE6">
        <w:rPr>
          <w:bCs/>
          <w:color w:val="auto"/>
          <w:sz w:val="18"/>
          <w:szCs w:val="18"/>
        </w:rPr>
        <w:t>, 902–916</w:t>
      </w:r>
      <w:r w:rsidRPr="00DF7EE6">
        <w:rPr>
          <w:color w:val="auto"/>
          <w:sz w:val="18"/>
          <w:szCs w:val="18"/>
        </w:rPr>
        <w:t>. https://doi.org/10.1017/S1368980016002925.</w:t>
      </w:r>
    </w:p>
    <w:p w14:paraId="633E6D1C"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Martin, M.A.; Lippert, A.M. Feeding Her Children, but Risking Her Health: The Intersection of Gender, Household Food Insecurity and Obesity. </w:t>
      </w:r>
      <w:r w:rsidRPr="00DF7EE6">
        <w:rPr>
          <w:i/>
          <w:iCs/>
          <w:color w:val="auto"/>
          <w:sz w:val="18"/>
          <w:szCs w:val="18"/>
        </w:rPr>
        <w:t>Soc. Sci. Med.</w:t>
      </w:r>
      <w:r w:rsidRPr="00DF7EE6">
        <w:rPr>
          <w:color w:val="auto"/>
          <w:sz w:val="18"/>
          <w:szCs w:val="18"/>
        </w:rPr>
        <w:t xml:space="preserve"> </w:t>
      </w:r>
      <w:r w:rsidRPr="00DF7EE6">
        <w:rPr>
          <w:b/>
          <w:bCs/>
          <w:color w:val="auto"/>
          <w:sz w:val="18"/>
          <w:szCs w:val="18"/>
        </w:rPr>
        <w:t>2012</w:t>
      </w:r>
      <w:r w:rsidRPr="00DF7EE6">
        <w:rPr>
          <w:bCs/>
          <w:color w:val="auto"/>
          <w:sz w:val="18"/>
          <w:szCs w:val="18"/>
        </w:rPr>
        <w:t xml:space="preserve">, </w:t>
      </w:r>
      <w:r w:rsidRPr="00DF7EE6">
        <w:rPr>
          <w:bCs/>
          <w:i/>
          <w:color w:val="auto"/>
          <w:sz w:val="18"/>
          <w:szCs w:val="18"/>
        </w:rPr>
        <w:t>74</w:t>
      </w:r>
      <w:r w:rsidRPr="00DF7EE6">
        <w:rPr>
          <w:bCs/>
          <w:color w:val="auto"/>
          <w:sz w:val="18"/>
          <w:szCs w:val="18"/>
        </w:rPr>
        <w:t>, 1754–1764</w:t>
      </w:r>
      <w:r w:rsidRPr="00DF7EE6">
        <w:rPr>
          <w:color w:val="auto"/>
          <w:sz w:val="18"/>
          <w:szCs w:val="18"/>
        </w:rPr>
        <w:t>. https://doi.org/10.1016/j.socscimed.2011.11.013.</w:t>
      </w:r>
    </w:p>
    <w:p w14:paraId="6CECA7B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Franklin, B.; Jones, A.; Love, D.; Puckett, S.; Macklin, J.; White-Means, S. Exploring Mediators of Food Insecurity and Obesity: A Review of Recent Literature. </w:t>
      </w:r>
      <w:r w:rsidRPr="00DF7EE6">
        <w:rPr>
          <w:i/>
          <w:iCs/>
          <w:color w:val="auto"/>
          <w:sz w:val="18"/>
          <w:szCs w:val="18"/>
        </w:rPr>
        <w:t>J. Community Health</w:t>
      </w:r>
      <w:r w:rsidRPr="00DF7EE6">
        <w:rPr>
          <w:color w:val="auto"/>
          <w:sz w:val="18"/>
          <w:szCs w:val="18"/>
        </w:rPr>
        <w:t xml:space="preserve"> </w:t>
      </w:r>
      <w:r w:rsidRPr="00DF7EE6">
        <w:rPr>
          <w:b/>
          <w:bCs/>
          <w:color w:val="auto"/>
          <w:sz w:val="18"/>
          <w:szCs w:val="18"/>
        </w:rPr>
        <w:t>2012</w:t>
      </w:r>
      <w:r w:rsidRPr="00DF7EE6">
        <w:rPr>
          <w:bCs/>
          <w:color w:val="auto"/>
          <w:sz w:val="18"/>
          <w:szCs w:val="18"/>
        </w:rPr>
        <w:t xml:space="preserve">, </w:t>
      </w:r>
      <w:r w:rsidRPr="00DF7EE6">
        <w:rPr>
          <w:bCs/>
          <w:i/>
          <w:color w:val="auto"/>
          <w:sz w:val="18"/>
          <w:szCs w:val="18"/>
        </w:rPr>
        <w:t>37</w:t>
      </w:r>
      <w:r w:rsidRPr="00DF7EE6">
        <w:rPr>
          <w:bCs/>
          <w:color w:val="auto"/>
          <w:sz w:val="18"/>
          <w:szCs w:val="18"/>
        </w:rPr>
        <w:t>, 253–264</w:t>
      </w:r>
      <w:r w:rsidRPr="00DF7EE6">
        <w:rPr>
          <w:color w:val="auto"/>
          <w:sz w:val="18"/>
          <w:szCs w:val="18"/>
        </w:rPr>
        <w:t>. https://doi.org/10.1007/s10900-011-9420-4.</w:t>
      </w:r>
    </w:p>
    <w:p w14:paraId="4DEAB11B"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Lohman, B.J.; </w:t>
      </w:r>
      <w:proofErr w:type="spellStart"/>
      <w:r w:rsidRPr="00DF7EE6">
        <w:rPr>
          <w:color w:val="auto"/>
          <w:sz w:val="18"/>
          <w:szCs w:val="18"/>
        </w:rPr>
        <w:t>Neppl</w:t>
      </w:r>
      <w:proofErr w:type="spellEnd"/>
      <w:r w:rsidRPr="00DF7EE6">
        <w:rPr>
          <w:color w:val="auto"/>
          <w:sz w:val="18"/>
          <w:szCs w:val="18"/>
        </w:rPr>
        <w:t xml:space="preserve">, T.K.; Lee, Y.; Diggs, O.N.; Russell, D. The Association between Household Food Insecurity and Body Mass Index: A Prospective Growth Curve Analysis. </w:t>
      </w:r>
      <w:r w:rsidRPr="00DF7EE6">
        <w:rPr>
          <w:i/>
          <w:iCs/>
          <w:color w:val="auto"/>
          <w:sz w:val="18"/>
          <w:szCs w:val="18"/>
        </w:rPr>
        <w:t xml:space="preserve">J. </w:t>
      </w:r>
      <w:proofErr w:type="spellStart"/>
      <w:r w:rsidRPr="00DF7EE6">
        <w:rPr>
          <w:i/>
          <w:iCs/>
          <w:color w:val="auto"/>
          <w:sz w:val="18"/>
          <w:szCs w:val="18"/>
        </w:rPr>
        <w:t>Pediatr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2018</w:t>
      </w:r>
      <w:r w:rsidRPr="00DF7EE6">
        <w:rPr>
          <w:bCs/>
          <w:color w:val="auto"/>
          <w:sz w:val="18"/>
          <w:szCs w:val="18"/>
        </w:rPr>
        <w:t xml:space="preserve">, </w:t>
      </w:r>
      <w:r w:rsidRPr="00DF7EE6">
        <w:rPr>
          <w:bCs/>
          <w:i/>
          <w:color w:val="auto"/>
          <w:sz w:val="18"/>
          <w:szCs w:val="18"/>
        </w:rPr>
        <w:t>202</w:t>
      </w:r>
      <w:r w:rsidRPr="00DF7EE6">
        <w:rPr>
          <w:bCs/>
          <w:color w:val="auto"/>
          <w:sz w:val="18"/>
          <w:szCs w:val="18"/>
        </w:rPr>
        <w:t>, 115–120</w:t>
      </w:r>
      <w:r w:rsidRPr="00DF7EE6">
        <w:rPr>
          <w:color w:val="auto"/>
          <w:sz w:val="18"/>
          <w:szCs w:val="18"/>
        </w:rPr>
        <w:t>.e1. https://doi.org/10.1016/j.jpeds.2018.05.052.</w:t>
      </w:r>
    </w:p>
    <w:p w14:paraId="3F99377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Nettle, D.; Andrews, C.; Bateson, M. Food Insecurity as a Driver of Obesity in Humans: The Insurance Hypothesis. </w:t>
      </w:r>
      <w:proofErr w:type="spellStart"/>
      <w:r w:rsidRPr="00DF7EE6">
        <w:rPr>
          <w:i/>
          <w:iCs/>
          <w:color w:val="auto"/>
          <w:sz w:val="18"/>
          <w:szCs w:val="18"/>
        </w:rPr>
        <w:t>Behav</w:t>
      </w:r>
      <w:proofErr w:type="spellEnd"/>
      <w:r w:rsidRPr="00DF7EE6">
        <w:rPr>
          <w:i/>
          <w:iCs/>
          <w:color w:val="auto"/>
          <w:sz w:val="18"/>
          <w:szCs w:val="18"/>
        </w:rPr>
        <w:t>. Brain Sci.</w:t>
      </w:r>
      <w:r w:rsidRPr="00DF7EE6">
        <w:rPr>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40</w:t>
      </w:r>
      <w:r w:rsidRPr="00DF7EE6">
        <w:rPr>
          <w:bCs/>
          <w:color w:val="auto"/>
          <w:sz w:val="18"/>
          <w:szCs w:val="18"/>
        </w:rPr>
        <w:t>, e105</w:t>
      </w:r>
      <w:r w:rsidRPr="00DF7EE6">
        <w:rPr>
          <w:color w:val="auto"/>
          <w:sz w:val="18"/>
          <w:szCs w:val="18"/>
        </w:rPr>
        <w:t>. https://doi.org/10.1017/S0140525X16000947.</w:t>
      </w:r>
    </w:p>
    <w:p w14:paraId="73F0D3B2"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Rasmusson</w:t>
      </w:r>
      <w:proofErr w:type="spellEnd"/>
      <w:r w:rsidRPr="00DF7EE6">
        <w:rPr>
          <w:color w:val="auto"/>
          <w:sz w:val="18"/>
          <w:szCs w:val="18"/>
        </w:rPr>
        <w:t xml:space="preserve">, G.; </w:t>
      </w:r>
      <w:proofErr w:type="spellStart"/>
      <w:r w:rsidRPr="00DF7EE6">
        <w:rPr>
          <w:color w:val="auto"/>
          <w:sz w:val="18"/>
          <w:szCs w:val="18"/>
        </w:rPr>
        <w:t>Lydecker</w:t>
      </w:r>
      <w:proofErr w:type="spellEnd"/>
      <w:r w:rsidRPr="00DF7EE6">
        <w:rPr>
          <w:color w:val="auto"/>
          <w:sz w:val="18"/>
          <w:szCs w:val="18"/>
        </w:rPr>
        <w:t xml:space="preserve">, J.A.; </w:t>
      </w:r>
      <w:proofErr w:type="spellStart"/>
      <w:r w:rsidRPr="00DF7EE6">
        <w:rPr>
          <w:color w:val="auto"/>
          <w:sz w:val="18"/>
          <w:szCs w:val="18"/>
        </w:rPr>
        <w:t>Coffino</w:t>
      </w:r>
      <w:proofErr w:type="spellEnd"/>
      <w:r w:rsidRPr="00DF7EE6">
        <w:rPr>
          <w:color w:val="auto"/>
          <w:sz w:val="18"/>
          <w:szCs w:val="18"/>
        </w:rPr>
        <w:t xml:space="preserve">, J.A.; White, M.A.; </w:t>
      </w:r>
      <w:proofErr w:type="spellStart"/>
      <w:r w:rsidRPr="00DF7EE6">
        <w:rPr>
          <w:color w:val="auto"/>
          <w:sz w:val="18"/>
          <w:szCs w:val="18"/>
        </w:rPr>
        <w:t>Grilo</w:t>
      </w:r>
      <w:proofErr w:type="spellEnd"/>
      <w:r w:rsidRPr="00DF7EE6">
        <w:rPr>
          <w:color w:val="auto"/>
          <w:sz w:val="18"/>
          <w:szCs w:val="18"/>
        </w:rPr>
        <w:t xml:space="preserve">, C.M. Household Food Insecurity Is Associated with Binge-Eating Disorder and Obesity. </w:t>
      </w:r>
      <w:r w:rsidRPr="00DF7EE6">
        <w:rPr>
          <w:i/>
          <w:color w:val="auto"/>
          <w:sz w:val="18"/>
          <w:szCs w:val="18"/>
        </w:rPr>
        <w:t xml:space="preserve">Int. J. Eat. </w:t>
      </w:r>
      <w:proofErr w:type="spellStart"/>
      <w:r w:rsidRPr="00DF7EE6">
        <w:rPr>
          <w:i/>
          <w:color w:val="auto"/>
          <w:sz w:val="18"/>
          <w:szCs w:val="18"/>
        </w:rPr>
        <w:t>Disord</w:t>
      </w:r>
      <w:proofErr w:type="spellEnd"/>
      <w:r w:rsidRPr="00DF7EE6">
        <w:rPr>
          <w:i/>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52</w:t>
      </w:r>
      <w:r w:rsidRPr="00DF7EE6">
        <w:rPr>
          <w:bCs/>
          <w:color w:val="auto"/>
          <w:sz w:val="18"/>
          <w:szCs w:val="18"/>
        </w:rPr>
        <w:t>, 28–35</w:t>
      </w:r>
      <w:r w:rsidRPr="00DF7EE6">
        <w:rPr>
          <w:color w:val="auto"/>
          <w:sz w:val="18"/>
          <w:szCs w:val="18"/>
        </w:rPr>
        <w:t>. https://doi.org/10.1002/eat.22990.</w:t>
      </w:r>
    </w:p>
    <w:p w14:paraId="78F65836"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lastRenderedPageBreak/>
        <w:t xml:space="preserve">Trego, M.L.; Baba, Z.M.; </w:t>
      </w:r>
      <w:proofErr w:type="spellStart"/>
      <w:r w:rsidRPr="00DF7EE6">
        <w:rPr>
          <w:color w:val="auto"/>
          <w:sz w:val="18"/>
          <w:szCs w:val="18"/>
        </w:rPr>
        <w:t>DiSantis</w:t>
      </w:r>
      <w:proofErr w:type="spellEnd"/>
      <w:r w:rsidRPr="00DF7EE6">
        <w:rPr>
          <w:color w:val="auto"/>
          <w:sz w:val="18"/>
          <w:szCs w:val="18"/>
        </w:rPr>
        <w:t xml:space="preserve">, K.I.; Longacre, M.L. Food Insecurity among Adult Cancer Survivors in the United States. </w:t>
      </w:r>
      <w:r w:rsidRPr="00DF7EE6">
        <w:rPr>
          <w:i/>
          <w:color w:val="auto"/>
          <w:sz w:val="18"/>
          <w:szCs w:val="18"/>
        </w:rPr>
        <w:t xml:space="preserve">J. </w:t>
      </w:r>
      <w:r w:rsidRPr="00DF7EE6">
        <w:rPr>
          <w:i/>
          <w:iCs/>
          <w:color w:val="auto"/>
          <w:sz w:val="18"/>
          <w:szCs w:val="18"/>
        </w:rPr>
        <w:t xml:space="preserve">Cancer </w:t>
      </w:r>
      <w:proofErr w:type="spellStart"/>
      <w:r w:rsidRPr="00DF7EE6">
        <w:rPr>
          <w:i/>
          <w:iCs/>
          <w:color w:val="auto"/>
          <w:sz w:val="18"/>
          <w:szCs w:val="18"/>
        </w:rPr>
        <w:t>Surviv</w:t>
      </w:r>
      <w:proofErr w:type="spellEnd"/>
      <w:r w:rsidRPr="00DF7EE6">
        <w:rPr>
          <w:i/>
          <w:iCs/>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13</w:t>
      </w:r>
      <w:r w:rsidRPr="00DF7EE6">
        <w:rPr>
          <w:bCs/>
          <w:color w:val="auto"/>
          <w:sz w:val="18"/>
          <w:szCs w:val="18"/>
        </w:rPr>
        <w:t>, 641–652</w:t>
      </w:r>
      <w:r w:rsidRPr="00DF7EE6">
        <w:rPr>
          <w:color w:val="auto"/>
          <w:sz w:val="18"/>
          <w:szCs w:val="18"/>
        </w:rPr>
        <w:t>. https://doi.org/10.1007/s11764-019-00783-9.</w:t>
      </w:r>
    </w:p>
    <w:p w14:paraId="1DA2F5E6"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Patel, K.G.; </w:t>
      </w:r>
      <w:proofErr w:type="spellStart"/>
      <w:r w:rsidRPr="00DF7EE6">
        <w:rPr>
          <w:color w:val="auto"/>
          <w:sz w:val="18"/>
          <w:szCs w:val="18"/>
        </w:rPr>
        <w:t>Borno</w:t>
      </w:r>
      <w:proofErr w:type="spellEnd"/>
      <w:r w:rsidRPr="00DF7EE6">
        <w:rPr>
          <w:color w:val="auto"/>
          <w:sz w:val="18"/>
          <w:szCs w:val="18"/>
        </w:rPr>
        <w:t xml:space="preserve">, H.T.; Seligman, H.K. Food Insecurity Screening: A Missing Piece in Cancer Management. </w:t>
      </w:r>
      <w:r w:rsidRPr="00DF7EE6">
        <w:rPr>
          <w:i/>
          <w:iCs/>
          <w:color w:val="auto"/>
          <w:sz w:val="18"/>
          <w:szCs w:val="18"/>
        </w:rPr>
        <w:t>Cancer</w:t>
      </w:r>
      <w:r w:rsidRPr="00DF7EE6">
        <w:rPr>
          <w:color w:val="auto"/>
          <w:sz w:val="18"/>
          <w:szCs w:val="18"/>
        </w:rPr>
        <w:t xml:space="preserve"> </w:t>
      </w:r>
      <w:r w:rsidRPr="00DF7EE6">
        <w:rPr>
          <w:b/>
          <w:bCs/>
          <w:color w:val="auto"/>
          <w:sz w:val="18"/>
          <w:szCs w:val="18"/>
        </w:rPr>
        <w:t>2019</w:t>
      </w:r>
      <w:r w:rsidRPr="00DF7EE6">
        <w:rPr>
          <w:bCs/>
          <w:color w:val="auto"/>
          <w:sz w:val="18"/>
          <w:szCs w:val="18"/>
        </w:rPr>
        <w:t xml:space="preserve">, </w:t>
      </w:r>
      <w:r w:rsidRPr="00DF7EE6">
        <w:rPr>
          <w:bCs/>
          <w:i/>
          <w:color w:val="auto"/>
          <w:sz w:val="18"/>
          <w:szCs w:val="18"/>
        </w:rPr>
        <w:t>125</w:t>
      </w:r>
      <w:r w:rsidRPr="00DF7EE6">
        <w:rPr>
          <w:bCs/>
          <w:color w:val="auto"/>
          <w:sz w:val="18"/>
          <w:szCs w:val="18"/>
        </w:rPr>
        <w:t>, 3494–3501</w:t>
      </w:r>
      <w:r w:rsidRPr="00DF7EE6">
        <w:rPr>
          <w:color w:val="auto"/>
          <w:sz w:val="18"/>
          <w:szCs w:val="18"/>
        </w:rPr>
        <w:t>. https://doi.org/10.1002/cncr.32291.</w:t>
      </w:r>
    </w:p>
    <w:p w14:paraId="0FC029C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Gany</w:t>
      </w:r>
      <w:proofErr w:type="spellEnd"/>
      <w:r w:rsidRPr="00DF7EE6">
        <w:rPr>
          <w:color w:val="auto"/>
          <w:sz w:val="18"/>
          <w:szCs w:val="18"/>
        </w:rPr>
        <w:t xml:space="preserve">, F.; Lee, T.; Ramirez, J.; Massie, D.; Moran, A.; Crist, M.; McNish, T.; Winkel, G.; </w:t>
      </w:r>
      <w:proofErr w:type="spellStart"/>
      <w:r w:rsidRPr="00DF7EE6">
        <w:rPr>
          <w:color w:val="auto"/>
          <w:sz w:val="18"/>
          <w:szCs w:val="18"/>
        </w:rPr>
        <w:t>Leng</w:t>
      </w:r>
      <w:proofErr w:type="spellEnd"/>
      <w:r w:rsidRPr="00DF7EE6">
        <w:rPr>
          <w:color w:val="auto"/>
          <w:sz w:val="18"/>
          <w:szCs w:val="18"/>
        </w:rPr>
        <w:t xml:space="preserve">, J.C.F. Do Our Patients Have Enough to Eat?: Food Insecurity among Urban Low-Income Cancer Patients. </w:t>
      </w:r>
      <w:r w:rsidRPr="00DF7EE6">
        <w:rPr>
          <w:i/>
          <w:color w:val="auto"/>
          <w:sz w:val="18"/>
          <w:szCs w:val="18"/>
        </w:rPr>
        <w:t xml:space="preserve">J. </w:t>
      </w:r>
      <w:r w:rsidRPr="00DF7EE6">
        <w:rPr>
          <w:i/>
          <w:iCs/>
          <w:color w:val="auto"/>
          <w:sz w:val="18"/>
          <w:szCs w:val="18"/>
        </w:rPr>
        <w:t>Health Care Poor Underserved</w:t>
      </w:r>
      <w:r w:rsidRPr="00DF7EE6">
        <w:rPr>
          <w:color w:val="auto"/>
          <w:sz w:val="18"/>
          <w:szCs w:val="18"/>
        </w:rPr>
        <w:t xml:space="preserve"> </w:t>
      </w:r>
      <w:r w:rsidRPr="00DF7EE6">
        <w:rPr>
          <w:b/>
          <w:bCs/>
          <w:color w:val="auto"/>
          <w:sz w:val="18"/>
          <w:szCs w:val="18"/>
        </w:rPr>
        <w:t>2014</w:t>
      </w:r>
      <w:r w:rsidRPr="00DF7EE6">
        <w:rPr>
          <w:bCs/>
          <w:color w:val="auto"/>
          <w:sz w:val="18"/>
          <w:szCs w:val="18"/>
        </w:rPr>
        <w:t xml:space="preserve">, </w:t>
      </w:r>
      <w:r w:rsidRPr="00DF7EE6">
        <w:rPr>
          <w:bCs/>
          <w:i/>
          <w:color w:val="auto"/>
          <w:sz w:val="18"/>
          <w:szCs w:val="18"/>
        </w:rPr>
        <w:t>25</w:t>
      </w:r>
      <w:r w:rsidRPr="00DF7EE6">
        <w:rPr>
          <w:bCs/>
          <w:color w:val="auto"/>
          <w:sz w:val="18"/>
          <w:szCs w:val="18"/>
        </w:rPr>
        <w:t>, 1153–1168</w:t>
      </w:r>
      <w:r w:rsidRPr="00DF7EE6">
        <w:rPr>
          <w:color w:val="auto"/>
          <w:sz w:val="18"/>
          <w:szCs w:val="18"/>
        </w:rPr>
        <w:t>. https://doi.org/10.1353/hpu.2014.0145.</w:t>
      </w:r>
    </w:p>
    <w:p w14:paraId="5A0FC47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Gany</w:t>
      </w:r>
      <w:proofErr w:type="spellEnd"/>
      <w:r w:rsidRPr="00DF7EE6">
        <w:rPr>
          <w:color w:val="auto"/>
          <w:sz w:val="18"/>
          <w:szCs w:val="18"/>
        </w:rPr>
        <w:t xml:space="preserve">, F.; Bari, S.; Crist, M.; Moran, A.; Rastogi, N.; </w:t>
      </w:r>
      <w:proofErr w:type="spellStart"/>
      <w:r w:rsidRPr="00DF7EE6">
        <w:rPr>
          <w:color w:val="auto"/>
          <w:sz w:val="18"/>
          <w:szCs w:val="18"/>
        </w:rPr>
        <w:t>Leng</w:t>
      </w:r>
      <w:proofErr w:type="spellEnd"/>
      <w:r w:rsidRPr="00DF7EE6">
        <w:rPr>
          <w:color w:val="auto"/>
          <w:sz w:val="18"/>
          <w:szCs w:val="18"/>
        </w:rPr>
        <w:t xml:space="preserve">, J. Food Insecurity: Limitations of Emergency Food Resources for Our Patients. </w:t>
      </w:r>
      <w:r w:rsidRPr="00DF7EE6">
        <w:rPr>
          <w:i/>
          <w:color w:val="auto"/>
          <w:sz w:val="18"/>
          <w:szCs w:val="18"/>
        </w:rPr>
        <w:t xml:space="preserve">J. </w:t>
      </w:r>
      <w:r w:rsidRPr="00DF7EE6">
        <w:rPr>
          <w:i/>
          <w:iCs/>
          <w:color w:val="auto"/>
          <w:sz w:val="18"/>
          <w:szCs w:val="18"/>
        </w:rPr>
        <w:t xml:space="preserve">Urban Health N. Y. Acad. Med. </w:t>
      </w:r>
      <w:r w:rsidRPr="00DF7EE6">
        <w:rPr>
          <w:b/>
          <w:bCs/>
          <w:color w:val="auto"/>
          <w:sz w:val="18"/>
          <w:szCs w:val="18"/>
        </w:rPr>
        <w:t>2013</w:t>
      </w:r>
      <w:r w:rsidRPr="00DF7EE6">
        <w:rPr>
          <w:bCs/>
          <w:color w:val="auto"/>
          <w:sz w:val="18"/>
          <w:szCs w:val="18"/>
        </w:rPr>
        <w:t xml:space="preserve">, </w:t>
      </w:r>
      <w:r w:rsidRPr="00DF7EE6">
        <w:rPr>
          <w:bCs/>
          <w:i/>
          <w:color w:val="auto"/>
          <w:sz w:val="18"/>
          <w:szCs w:val="18"/>
        </w:rPr>
        <w:t>90</w:t>
      </w:r>
      <w:r w:rsidRPr="00DF7EE6">
        <w:rPr>
          <w:bCs/>
          <w:color w:val="auto"/>
          <w:sz w:val="18"/>
          <w:szCs w:val="18"/>
        </w:rPr>
        <w:t>, 552–558</w:t>
      </w:r>
      <w:r w:rsidRPr="00DF7EE6">
        <w:rPr>
          <w:color w:val="auto"/>
          <w:sz w:val="18"/>
          <w:szCs w:val="18"/>
        </w:rPr>
        <w:t>. https://doi.org/10.1007/s11524-012-9750-2.</w:t>
      </w:r>
    </w:p>
    <w:p w14:paraId="29F09E70"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McConville, K. </w:t>
      </w:r>
      <w:r w:rsidRPr="00DF7EE6">
        <w:rPr>
          <w:i/>
          <w:color w:val="auto"/>
          <w:sz w:val="18"/>
          <w:szCs w:val="18"/>
        </w:rPr>
        <w:t>Improved Estimation for Complex Surveys Using Modern Regression Techniques</w:t>
      </w:r>
      <w:r w:rsidRPr="00DF7EE6">
        <w:rPr>
          <w:color w:val="auto"/>
          <w:sz w:val="18"/>
          <w:szCs w:val="18"/>
        </w:rPr>
        <w:t xml:space="preserve">; </w:t>
      </w:r>
      <w:r w:rsidRPr="00DF7EE6">
        <w:rPr>
          <w:iCs/>
          <w:color w:val="auto"/>
          <w:sz w:val="18"/>
          <w:szCs w:val="18"/>
        </w:rPr>
        <w:t>Colorado State University:</w:t>
      </w:r>
      <w:r w:rsidRPr="00DF7EE6">
        <w:rPr>
          <w:i/>
          <w:iCs/>
          <w:color w:val="auto"/>
          <w:sz w:val="18"/>
          <w:szCs w:val="18"/>
        </w:rPr>
        <w:t xml:space="preserve"> </w:t>
      </w:r>
      <w:r w:rsidRPr="00DF7EE6">
        <w:rPr>
          <w:iCs/>
          <w:color w:val="auto"/>
          <w:sz w:val="18"/>
          <w:szCs w:val="18"/>
        </w:rPr>
        <w:t xml:space="preserve">Fort Collins, CO, USA, </w:t>
      </w:r>
      <w:commentRangeStart w:id="177"/>
      <w:commentRangeStart w:id="178"/>
      <w:r w:rsidRPr="00DF7EE6">
        <w:rPr>
          <w:iCs/>
          <w:color w:val="auto"/>
          <w:sz w:val="18"/>
          <w:szCs w:val="18"/>
          <w:highlight w:val="yellow"/>
        </w:rPr>
        <w:t>2011</w:t>
      </w:r>
      <w:commentRangeEnd w:id="177"/>
      <w:r w:rsidRPr="00DF7EE6">
        <w:rPr>
          <w:rStyle w:val="CommentReference"/>
          <w:sz w:val="18"/>
          <w:szCs w:val="18"/>
        </w:rPr>
        <w:commentReference w:id="177"/>
      </w:r>
      <w:commentRangeEnd w:id="178"/>
      <w:r w:rsidR="006F2D2D">
        <w:rPr>
          <w:rStyle w:val="CommentReference"/>
        </w:rPr>
        <w:commentReference w:id="178"/>
      </w:r>
      <w:r w:rsidRPr="00DF7EE6">
        <w:rPr>
          <w:color w:val="auto"/>
          <w:sz w:val="18"/>
          <w:szCs w:val="18"/>
        </w:rPr>
        <w:t>.</w:t>
      </w:r>
    </w:p>
    <w:p w14:paraId="0EFAF1AD"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McConville, K.S.; </w:t>
      </w:r>
      <w:proofErr w:type="spellStart"/>
      <w:r w:rsidRPr="00DF7EE6">
        <w:rPr>
          <w:color w:val="auto"/>
          <w:sz w:val="18"/>
          <w:szCs w:val="18"/>
        </w:rPr>
        <w:t>Breidt</w:t>
      </w:r>
      <w:proofErr w:type="spellEnd"/>
      <w:r w:rsidRPr="00DF7EE6">
        <w:rPr>
          <w:color w:val="auto"/>
          <w:sz w:val="18"/>
          <w:szCs w:val="18"/>
        </w:rPr>
        <w:t xml:space="preserve">, F.J.; Lee, T.C.M.; </w:t>
      </w:r>
      <w:proofErr w:type="spellStart"/>
      <w:r w:rsidRPr="00DF7EE6">
        <w:rPr>
          <w:color w:val="auto"/>
          <w:sz w:val="18"/>
          <w:szCs w:val="18"/>
        </w:rPr>
        <w:t>Moisen</w:t>
      </w:r>
      <w:proofErr w:type="spellEnd"/>
      <w:r w:rsidRPr="00DF7EE6">
        <w:rPr>
          <w:color w:val="auto"/>
          <w:sz w:val="18"/>
          <w:szCs w:val="18"/>
        </w:rPr>
        <w:t xml:space="preserve">, G.G. Model-Assisted Survey Regression Estimation with the Lasso. </w:t>
      </w:r>
      <w:r w:rsidRPr="00DF7EE6">
        <w:rPr>
          <w:i/>
          <w:color w:val="auto"/>
          <w:sz w:val="18"/>
          <w:szCs w:val="18"/>
        </w:rPr>
        <w:t xml:space="preserve">J. </w:t>
      </w:r>
      <w:proofErr w:type="spellStart"/>
      <w:r w:rsidRPr="00DF7EE6">
        <w:rPr>
          <w:i/>
          <w:color w:val="auto"/>
          <w:sz w:val="18"/>
          <w:szCs w:val="18"/>
        </w:rPr>
        <w:t>Surv</w:t>
      </w:r>
      <w:proofErr w:type="spellEnd"/>
      <w:r w:rsidRPr="00DF7EE6">
        <w:rPr>
          <w:i/>
          <w:color w:val="auto"/>
          <w:sz w:val="18"/>
          <w:szCs w:val="18"/>
        </w:rPr>
        <w:t xml:space="preserve">. Stat. </w:t>
      </w:r>
      <w:proofErr w:type="spellStart"/>
      <w:r w:rsidRPr="00DF7EE6">
        <w:rPr>
          <w:i/>
          <w:iCs/>
          <w:color w:val="auto"/>
          <w:sz w:val="18"/>
          <w:szCs w:val="18"/>
        </w:rPr>
        <w:t>Methodol</w:t>
      </w:r>
      <w:proofErr w:type="spellEnd"/>
      <w:r w:rsidRPr="00DF7EE6">
        <w:rPr>
          <w:i/>
          <w:iCs/>
          <w:color w:val="auto"/>
          <w:sz w:val="18"/>
          <w:szCs w:val="18"/>
        </w:rPr>
        <w:t xml:space="preserve">. </w:t>
      </w:r>
      <w:r w:rsidRPr="00DF7EE6">
        <w:rPr>
          <w:b/>
          <w:bCs/>
          <w:color w:val="auto"/>
          <w:sz w:val="18"/>
          <w:szCs w:val="18"/>
        </w:rPr>
        <w:t>2017</w:t>
      </w:r>
      <w:r w:rsidRPr="00DF7EE6">
        <w:rPr>
          <w:bCs/>
          <w:color w:val="auto"/>
          <w:sz w:val="18"/>
          <w:szCs w:val="18"/>
        </w:rPr>
        <w:t xml:space="preserve">, </w:t>
      </w:r>
      <w:r w:rsidRPr="00DF7EE6">
        <w:rPr>
          <w:bCs/>
          <w:i/>
          <w:color w:val="auto"/>
          <w:sz w:val="18"/>
          <w:szCs w:val="18"/>
        </w:rPr>
        <w:t>5</w:t>
      </w:r>
      <w:r w:rsidRPr="00DF7EE6">
        <w:rPr>
          <w:bCs/>
          <w:color w:val="auto"/>
          <w:sz w:val="18"/>
          <w:szCs w:val="18"/>
        </w:rPr>
        <w:t>, 131–158</w:t>
      </w:r>
      <w:r w:rsidRPr="00DF7EE6">
        <w:rPr>
          <w:color w:val="auto"/>
          <w:sz w:val="18"/>
          <w:szCs w:val="18"/>
        </w:rPr>
        <w:t>. https://doi.org/10.1093/jssam/smw041.</w:t>
      </w:r>
    </w:p>
    <w:p w14:paraId="4C163C2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Fransen</w:t>
      </w:r>
      <w:proofErr w:type="spellEnd"/>
      <w:r w:rsidRPr="00DF7EE6">
        <w:rPr>
          <w:color w:val="auto"/>
          <w:sz w:val="18"/>
          <w:szCs w:val="18"/>
        </w:rPr>
        <w:t xml:space="preserve">, H.P.; May, A.M.; Stricker, M.D.; Boer, J.M.A.; Hennig, C.; </w:t>
      </w:r>
      <w:proofErr w:type="spellStart"/>
      <w:r w:rsidRPr="00DF7EE6">
        <w:rPr>
          <w:color w:val="auto"/>
          <w:sz w:val="18"/>
          <w:szCs w:val="18"/>
        </w:rPr>
        <w:t>Rosseel</w:t>
      </w:r>
      <w:proofErr w:type="spellEnd"/>
      <w:r w:rsidRPr="00DF7EE6">
        <w:rPr>
          <w:color w:val="auto"/>
          <w:sz w:val="18"/>
          <w:szCs w:val="18"/>
        </w:rPr>
        <w:t xml:space="preserve">, Y.; </w:t>
      </w:r>
      <w:proofErr w:type="spellStart"/>
      <w:r w:rsidRPr="00E73737">
        <w:rPr>
          <w:color w:val="auto"/>
          <w:sz w:val="18"/>
          <w:szCs w:val="18"/>
        </w:rPr>
        <w:t>Ocké</w:t>
      </w:r>
      <w:proofErr w:type="spellEnd"/>
      <w:r w:rsidRPr="00E73737">
        <w:rPr>
          <w:color w:val="auto"/>
          <w:sz w:val="18"/>
          <w:szCs w:val="18"/>
        </w:rPr>
        <w:t>, M</w:t>
      </w:r>
      <w:r w:rsidRPr="00DF7EE6">
        <w:rPr>
          <w:color w:val="auto"/>
          <w:sz w:val="18"/>
          <w:szCs w:val="18"/>
        </w:rPr>
        <w:t xml:space="preserve">.C.; </w:t>
      </w:r>
      <w:proofErr w:type="spellStart"/>
      <w:r w:rsidRPr="00DF7EE6">
        <w:rPr>
          <w:color w:val="auto"/>
          <w:sz w:val="18"/>
          <w:szCs w:val="18"/>
        </w:rPr>
        <w:t>Peeters</w:t>
      </w:r>
      <w:proofErr w:type="spellEnd"/>
      <w:r w:rsidRPr="00DF7EE6">
        <w:rPr>
          <w:color w:val="auto"/>
          <w:sz w:val="18"/>
          <w:szCs w:val="18"/>
        </w:rPr>
        <w:t xml:space="preserve">, P.H.M.; </w:t>
      </w:r>
      <w:proofErr w:type="spellStart"/>
      <w:r w:rsidRPr="00DF7EE6">
        <w:rPr>
          <w:color w:val="auto"/>
          <w:sz w:val="18"/>
          <w:szCs w:val="18"/>
        </w:rPr>
        <w:t>Beulens</w:t>
      </w:r>
      <w:proofErr w:type="spellEnd"/>
      <w:r w:rsidRPr="00DF7EE6">
        <w:rPr>
          <w:color w:val="auto"/>
          <w:sz w:val="18"/>
          <w:szCs w:val="18"/>
        </w:rPr>
        <w:t xml:space="preserve">, J.W.J. A Posteriori Dietary Patterns: How Many Patterns to Retain? </w:t>
      </w:r>
      <w:r w:rsidRPr="00DF7EE6">
        <w:rPr>
          <w:i/>
          <w:iCs/>
          <w:color w:val="auto"/>
          <w:sz w:val="18"/>
          <w:szCs w:val="18"/>
        </w:rPr>
        <w:t xml:space="preserve">J. </w:t>
      </w:r>
      <w:proofErr w:type="spellStart"/>
      <w:r w:rsidRPr="00DF7EE6">
        <w:rPr>
          <w:i/>
          <w:iCs/>
          <w:color w:val="auto"/>
          <w:sz w:val="18"/>
          <w:szCs w:val="18"/>
        </w:rPr>
        <w:t>Nutr</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2014</w:t>
      </w:r>
      <w:r w:rsidRPr="00DF7EE6">
        <w:rPr>
          <w:bCs/>
          <w:color w:val="auto"/>
          <w:sz w:val="18"/>
          <w:szCs w:val="18"/>
        </w:rPr>
        <w:t xml:space="preserve">, </w:t>
      </w:r>
      <w:r w:rsidRPr="00DF7EE6">
        <w:rPr>
          <w:bCs/>
          <w:i/>
          <w:color w:val="auto"/>
          <w:sz w:val="18"/>
          <w:szCs w:val="18"/>
        </w:rPr>
        <w:t>144</w:t>
      </w:r>
      <w:r w:rsidRPr="00DF7EE6">
        <w:rPr>
          <w:bCs/>
          <w:color w:val="auto"/>
          <w:sz w:val="18"/>
          <w:szCs w:val="18"/>
        </w:rPr>
        <w:t>, 1274–1282</w:t>
      </w:r>
      <w:r w:rsidRPr="00DF7EE6">
        <w:rPr>
          <w:color w:val="auto"/>
          <w:sz w:val="18"/>
          <w:szCs w:val="18"/>
        </w:rPr>
        <w:t>. https://doi.org/10.3945/jn.113.188680.</w:t>
      </w:r>
    </w:p>
    <w:p w14:paraId="0C0EC139"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Kant, A.K. Dietary Patterns and Health Outcomes. </w:t>
      </w:r>
      <w:r w:rsidRPr="00DF7EE6">
        <w:rPr>
          <w:i/>
          <w:iCs/>
          <w:color w:val="auto"/>
          <w:sz w:val="18"/>
          <w:szCs w:val="18"/>
        </w:rPr>
        <w:t>J. Am. Diet. Assoc.</w:t>
      </w:r>
      <w:r w:rsidRPr="00DF7EE6">
        <w:rPr>
          <w:color w:val="auto"/>
          <w:sz w:val="18"/>
          <w:szCs w:val="18"/>
        </w:rPr>
        <w:t xml:space="preserve"> </w:t>
      </w:r>
      <w:r w:rsidRPr="00DF7EE6">
        <w:rPr>
          <w:b/>
          <w:bCs/>
          <w:color w:val="auto"/>
          <w:sz w:val="18"/>
          <w:szCs w:val="18"/>
        </w:rPr>
        <w:t>2004</w:t>
      </w:r>
      <w:r w:rsidRPr="00DF7EE6">
        <w:rPr>
          <w:bCs/>
          <w:color w:val="auto"/>
          <w:sz w:val="18"/>
          <w:szCs w:val="18"/>
        </w:rPr>
        <w:t xml:space="preserve">, </w:t>
      </w:r>
      <w:r w:rsidRPr="00DF7EE6">
        <w:rPr>
          <w:bCs/>
          <w:i/>
          <w:color w:val="auto"/>
          <w:sz w:val="18"/>
          <w:szCs w:val="18"/>
        </w:rPr>
        <w:t>104</w:t>
      </w:r>
      <w:r w:rsidRPr="00DF7EE6">
        <w:rPr>
          <w:bCs/>
          <w:color w:val="auto"/>
          <w:sz w:val="18"/>
          <w:szCs w:val="18"/>
        </w:rPr>
        <w:t>, 615–635</w:t>
      </w:r>
      <w:r w:rsidRPr="00DF7EE6">
        <w:rPr>
          <w:color w:val="auto"/>
          <w:sz w:val="18"/>
          <w:szCs w:val="18"/>
        </w:rPr>
        <w:t>. https://doi.org/10.1016/j.jada.2004.01.010.</w:t>
      </w:r>
    </w:p>
    <w:p w14:paraId="2D17506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Abdi, H.; Williams, L.J. Principal Component Analysis: Principal Component Analysis. </w:t>
      </w:r>
      <w:r w:rsidRPr="00DF7EE6">
        <w:rPr>
          <w:i/>
          <w:iCs/>
          <w:color w:val="auto"/>
          <w:sz w:val="18"/>
          <w:szCs w:val="18"/>
        </w:rPr>
        <w:t xml:space="preserve">Wiley </w:t>
      </w:r>
      <w:proofErr w:type="spellStart"/>
      <w:r w:rsidRPr="00DF7EE6">
        <w:rPr>
          <w:i/>
          <w:iCs/>
          <w:color w:val="auto"/>
          <w:sz w:val="18"/>
          <w:szCs w:val="18"/>
        </w:rPr>
        <w:t>Interdiscip</w:t>
      </w:r>
      <w:proofErr w:type="spellEnd"/>
      <w:r w:rsidRPr="00DF7EE6">
        <w:rPr>
          <w:i/>
          <w:iCs/>
          <w:color w:val="auto"/>
          <w:sz w:val="18"/>
          <w:szCs w:val="18"/>
        </w:rPr>
        <w:t xml:space="preserve">. Rev. </w:t>
      </w:r>
      <w:proofErr w:type="spellStart"/>
      <w:r w:rsidRPr="00DF7EE6">
        <w:rPr>
          <w:i/>
          <w:iCs/>
          <w:color w:val="auto"/>
          <w:sz w:val="18"/>
          <w:szCs w:val="18"/>
        </w:rPr>
        <w:t>Comput</w:t>
      </w:r>
      <w:proofErr w:type="spellEnd"/>
      <w:r w:rsidRPr="00DF7EE6">
        <w:rPr>
          <w:i/>
          <w:iCs/>
          <w:color w:val="auto"/>
          <w:sz w:val="18"/>
          <w:szCs w:val="18"/>
        </w:rPr>
        <w:t xml:space="preserve">. Stat. </w:t>
      </w:r>
      <w:r w:rsidRPr="00DF7EE6">
        <w:rPr>
          <w:b/>
          <w:bCs/>
          <w:color w:val="auto"/>
          <w:sz w:val="18"/>
          <w:szCs w:val="18"/>
        </w:rPr>
        <w:t>2010</w:t>
      </w:r>
      <w:r w:rsidRPr="00DF7EE6">
        <w:rPr>
          <w:bCs/>
          <w:color w:val="auto"/>
          <w:sz w:val="18"/>
          <w:szCs w:val="18"/>
        </w:rPr>
        <w:t xml:space="preserve">, </w:t>
      </w:r>
      <w:r w:rsidRPr="00DF7EE6">
        <w:rPr>
          <w:bCs/>
          <w:i/>
          <w:color w:val="auto"/>
          <w:sz w:val="18"/>
          <w:szCs w:val="18"/>
        </w:rPr>
        <w:t>2</w:t>
      </w:r>
      <w:r w:rsidRPr="00DF7EE6">
        <w:rPr>
          <w:bCs/>
          <w:color w:val="auto"/>
          <w:sz w:val="18"/>
          <w:szCs w:val="18"/>
        </w:rPr>
        <w:t>, 433–459</w:t>
      </w:r>
      <w:r w:rsidRPr="00DF7EE6">
        <w:rPr>
          <w:color w:val="auto"/>
          <w:sz w:val="18"/>
          <w:szCs w:val="18"/>
        </w:rPr>
        <w:t>. https://doi.org/10.1002/wics.101.</w:t>
      </w:r>
    </w:p>
    <w:p w14:paraId="7273FE5E"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Lumley, T. Analysis of Complex Survey Samples. </w:t>
      </w:r>
      <w:r w:rsidRPr="00DF7EE6">
        <w:rPr>
          <w:i/>
          <w:iCs/>
          <w:color w:val="auto"/>
          <w:sz w:val="18"/>
          <w:szCs w:val="18"/>
        </w:rPr>
        <w:t xml:space="preserve">J. Stat. </w:t>
      </w:r>
      <w:proofErr w:type="spellStart"/>
      <w:r w:rsidRPr="00DF7EE6">
        <w:rPr>
          <w:i/>
          <w:iCs/>
          <w:color w:val="auto"/>
          <w:sz w:val="18"/>
          <w:szCs w:val="18"/>
        </w:rPr>
        <w:t>Softw</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2004</w:t>
      </w:r>
      <w:r w:rsidRPr="00DF7EE6">
        <w:rPr>
          <w:color w:val="auto"/>
          <w:sz w:val="18"/>
          <w:szCs w:val="18"/>
        </w:rPr>
        <w:t xml:space="preserve">, </w:t>
      </w:r>
      <w:r w:rsidRPr="00DF7EE6">
        <w:rPr>
          <w:i/>
          <w:iCs/>
          <w:color w:val="auto"/>
          <w:sz w:val="18"/>
          <w:szCs w:val="18"/>
        </w:rPr>
        <w:t>9</w:t>
      </w:r>
      <w:r w:rsidRPr="00DF7EE6">
        <w:rPr>
          <w:iCs/>
          <w:color w:val="auto"/>
          <w:sz w:val="18"/>
          <w:szCs w:val="18"/>
        </w:rPr>
        <w:t xml:space="preserve">, </w:t>
      </w:r>
      <w:commentRangeStart w:id="179"/>
      <w:commentRangeStart w:id="180"/>
      <w:r w:rsidRPr="00DF7EE6">
        <w:rPr>
          <w:iCs/>
          <w:color w:val="auto"/>
          <w:sz w:val="18"/>
          <w:szCs w:val="18"/>
          <w:highlight w:val="yellow"/>
        </w:rPr>
        <w:t>1–19</w:t>
      </w:r>
      <w:commentRangeEnd w:id="179"/>
      <w:r w:rsidRPr="00DF7EE6">
        <w:rPr>
          <w:rStyle w:val="CommentReference"/>
          <w:sz w:val="18"/>
          <w:szCs w:val="18"/>
        </w:rPr>
        <w:commentReference w:id="179"/>
      </w:r>
      <w:commentRangeEnd w:id="180"/>
      <w:r w:rsidR="00FC2681">
        <w:rPr>
          <w:rStyle w:val="CommentReference"/>
        </w:rPr>
        <w:commentReference w:id="180"/>
      </w:r>
      <w:r w:rsidRPr="00DF7EE6">
        <w:rPr>
          <w:color w:val="auto"/>
          <w:sz w:val="18"/>
          <w:szCs w:val="18"/>
        </w:rPr>
        <w:t>. https://doi.org/10.18637/jss.v009.i08.</w:t>
      </w:r>
    </w:p>
    <w:p w14:paraId="66F24785"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r w:rsidRPr="00DF7EE6">
        <w:rPr>
          <w:color w:val="auto"/>
          <w:sz w:val="18"/>
          <w:szCs w:val="18"/>
        </w:rPr>
        <w:t xml:space="preserve">Friedman, J.; Hastie, T.; </w:t>
      </w:r>
      <w:proofErr w:type="spellStart"/>
      <w:r w:rsidRPr="00DF7EE6">
        <w:rPr>
          <w:color w:val="auto"/>
          <w:sz w:val="18"/>
          <w:szCs w:val="18"/>
        </w:rPr>
        <w:t>Tibshirani</w:t>
      </w:r>
      <w:proofErr w:type="spellEnd"/>
      <w:r w:rsidRPr="00DF7EE6">
        <w:rPr>
          <w:color w:val="auto"/>
          <w:sz w:val="18"/>
          <w:szCs w:val="18"/>
        </w:rPr>
        <w:t xml:space="preserve">, R. Regularization Paths for Generalized Linear Models via Coordinate Descent. </w:t>
      </w:r>
      <w:r w:rsidRPr="00DF7EE6">
        <w:rPr>
          <w:i/>
          <w:iCs/>
          <w:color w:val="auto"/>
          <w:sz w:val="18"/>
          <w:szCs w:val="18"/>
        </w:rPr>
        <w:t xml:space="preserve">J. Stat. </w:t>
      </w:r>
      <w:proofErr w:type="spellStart"/>
      <w:r w:rsidRPr="00DF7EE6">
        <w:rPr>
          <w:i/>
          <w:iCs/>
          <w:color w:val="auto"/>
          <w:sz w:val="18"/>
          <w:szCs w:val="18"/>
        </w:rPr>
        <w:t>Softw</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2010</w:t>
      </w:r>
      <w:r w:rsidRPr="00DF7EE6">
        <w:rPr>
          <w:bCs/>
          <w:color w:val="auto"/>
          <w:sz w:val="18"/>
          <w:szCs w:val="18"/>
        </w:rPr>
        <w:t xml:space="preserve">, </w:t>
      </w:r>
      <w:r w:rsidRPr="00DF7EE6">
        <w:rPr>
          <w:bCs/>
          <w:i/>
          <w:color w:val="auto"/>
          <w:sz w:val="18"/>
          <w:szCs w:val="18"/>
        </w:rPr>
        <w:t>33</w:t>
      </w:r>
      <w:r w:rsidRPr="00DF7EE6">
        <w:rPr>
          <w:bCs/>
          <w:color w:val="auto"/>
          <w:sz w:val="18"/>
          <w:szCs w:val="18"/>
        </w:rPr>
        <w:t>, 1–22</w:t>
      </w:r>
      <w:r w:rsidRPr="00DF7EE6">
        <w:rPr>
          <w:color w:val="auto"/>
          <w:sz w:val="18"/>
          <w:szCs w:val="18"/>
        </w:rPr>
        <w:t>.</w:t>
      </w:r>
    </w:p>
    <w:p w14:paraId="77AE9E64" w14:textId="77777777" w:rsidR="003F235E" w:rsidRPr="00DF7EE6" w:rsidRDefault="003F235E" w:rsidP="003F235E">
      <w:pPr>
        <w:pStyle w:val="Bibliography"/>
        <w:numPr>
          <w:ilvl w:val="0"/>
          <w:numId w:val="29"/>
        </w:numPr>
        <w:tabs>
          <w:tab w:val="left" w:pos="500"/>
        </w:tabs>
        <w:adjustRightInd w:val="0"/>
        <w:snapToGrid w:val="0"/>
        <w:spacing w:line="228" w:lineRule="auto"/>
        <w:ind w:left="425" w:hanging="425"/>
        <w:rPr>
          <w:color w:val="auto"/>
          <w:sz w:val="18"/>
          <w:szCs w:val="18"/>
        </w:rPr>
      </w:pPr>
      <w:proofErr w:type="spellStart"/>
      <w:r w:rsidRPr="00DF7EE6">
        <w:rPr>
          <w:color w:val="auto"/>
          <w:sz w:val="18"/>
          <w:szCs w:val="18"/>
        </w:rPr>
        <w:t>Tibshirani</w:t>
      </w:r>
      <w:proofErr w:type="spellEnd"/>
      <w:r w:rsidRPr="00DF7EE6">
        <w:rPr>
          <w:color w:val="auto"/>
          <w:sz w:val="18"/>
          <w:szCs w:val="18"/>
        </w:rPr>
        <w:t xml:space="preserve">, R. Regression Shrinkage and Selection Via the Lasso. </w:t>
      </w:r>
      <w:r w:rsidRPr="00DF7EE6">
        <w:rPr>
          <w:i/>
          <w:iCs/>
          <w:color w:val="auto"/>
          <w:sz w:val="18"/>
          <w:szCs w:val="18"/>
        </w:rPr>
        <w:t xml:space="preserve">J. R. Stat. Soc. Ser. B </w:t>
      </w:r>
      <w:proofErr w:type="spellStart"/>
      <w:r w:rsidRPr="00DF7EE6">
        <w:rPr>
          <w:i/>
          <w:iCs/>
          <w:color w:val="auto"/>
          <w:sz w:val="18"/>
          <w:szCs w:val="18"/>
        </w:rPr>
        <w:t>Methodol</w:t>
      </w:r>
      <w:proofErr w:type="spellEnd"/>
      <w:r w:rsidRPr="00DF7EE6">
        <w:rPr>
          <w:i/>
          <w:iCs/>
          <w:color w:val="auto"/>
          <w:sz w:val="18"/>
          <w:szCs w:val="18"/>
        </w:rPr>
        <w:t>.</w:t>
      </w:r>
      <w:r w:rsidRPr="00DF7EE6">
        <w:rPr>
          <w:color w:val="auto"/>
          <w:sz w:val="18"/>
          <w:szCs w:val="18"/>
        </w:rPr>
        <w:t xml:space="preserve"> </w:t>
      </w:r>
      <w:r w:rsidRPr="00DF7EE6">
        <w:rPr>
          <w:b/>
          <w:bCs/>
          <w:color w:val="auto"/>
          <w:sz w:val="18"/>
          <w:szCs w:val="18"/>
        </w:rPr>
        <w:t>1996</w:t>
      </w:r>
      <w:r w:rsidRPr="00DF7EE6">
        <w:rPr>
          <w:bCs/>
          <w:color w:val="auto"/>
          <w:sz w:val="18"/>
          <w:szCs w:val="18"/>
        </w:rPr>
        <w:t xml:space="preserve">, </w:t>
      </w:r>
      <w:r w:rsidRPr="00DF7EE6">
        <w:rPr>
          <w:bCs/>
          <w:i/>
          <w:color w:val="auto"/>
          <w:sz w:val="18"/>
          <w:szCs w:val="18"/>
        </w:rPr>
        <w:t>58</w:t>
      </w:r>
      <w:r w:rsidRPr="00DF7EE6">
        <w:rPr>
          <w:bCs/>
          <w:color w:val="auto"/>
          <w:sz w:val="18"/>
          <w:szCs w:val="18"/>
        </w:rPr>
        <w:t>, 267–288</w:t>
      </w:r>
      <w:r w:rsidRPr="00DF7EE6">
        <w:rPr>
          <w:color w:val="auto"/>
          <w:sz w:val="18"/>
          <w:szCs w:val="18"/>
        </w:rPr>
        <w:t>. https://doi.org/10.1111/j.2517-6161.1996.tb02080.x.</w:t>
      </w:r>
    </w:p>
    <w:p w14:paraId="00FF63CF" w14:textId="2D6C4B46" w:rsidR="003F235E" w:rsidRPr="00DF7EE6" w:rsidRDefault="003F235E" w:rsidP="003F235E">
      <w:pPr>
        <w:pStyle w:val="Bibliography"/>
        <w:numPr>
          <w:ilvl w:val="0"/>
          <w:numId w:val="29"/>
        </w:numPr>
        <w:tabs>
          <w:tab w:val="left" w:pos="500"/>
        </w:tabs>
        <w:adjustRightInd w:val="0"/>
        <w:snapToGrid w:val="0"/>
        <w:spacing w:line="228" w:lineRule="auto"/>
        <w:ind w:left="425" w:hanging="425"/>
        <w:rPr>
          <w:sz w:val="18"/>
          <w:szCs w:val="18"/>
        </w:rPr>
      </w:pPr>
      <w:commentRangeStart w:id="181"/>
      <w:commentRangeStart w:id="182"/>
      <w:r w:rsidRPr="00DF7EE6">
        <w:rPr>
          <w:color w:val="auto"/>
          <w:sz w:val="18"/>
          <w:szCs w:val="18"/>
          <w:highlight w:val="yellow"/>
        </w:rPr>
        <w:t>Hastie, T.; Qian, J.; Tay, K. An Introduction to ‘</w:t>
      </w:r>
      <w:proofErr w:type="spellStart"/>
      <w:r w:rsidRPr="00DF7EE6">
        <w:rPr>
          <w:color w:val="auto"/>
          <w:sz w:val="18"/>
          <w:szCs w:val="18"/>
          <w:highlight w:val="yellow"/>
        </w:rPr>
        <w:t>glmnet</w:t>
      </w:r>
      <w:proofErr w:type="spellEnd"/>
      <w:r w:rsidRPr="00DF7EE6">
        <w:rPr>
          <w:color w:val="auto"/>
          <w:sz w:val="18"/>
          <w:szCs w:val="18"/>
          <w:highlight w:val="yellow"/>
        </w:rPr>
        <w:t>’</w:t>
      </w:r>
      <w:ins w:id="183" w:author="Maino Vieytes, Christian Augusto" w:date="2022-10-27T10:49:00Z">
        <w:r w:rsidR="00FC2681">
          <w:rPr>
            <w:color w:val="auto"/>
            <w:sz w:val="18"/>
            <w:szCs w:val="18"/>
            <w:highlight w:val="yellow"/>
          </w:rPr>
          <w:t>.</w:t>
        </w:r>
      </w:ins>
      <w:r w:rsidRPr="00DF7EE6">
        <w:rPr>
          <w:color w:val="auto"/>
          <w:sz w:val="18"/>
          <w:szCs w:val="18"/>
          <w:highlight w:val="yellow"/>
        </w:rPr>
        <w:t xml:space="preserve"> 2021</w:t>
      </w:r>
      <w:commentRangeEnd w:id="181"/>
      <w:r w:rsidRPr="00DF7EE6">
        <w:rPr>
          <w:rStyle w:val="CommentReference"/>
          <w:sz w:val="18"/>
          <w:szCs w:val="18"/>
        </w:rPr>
        <w:commentReference w:id="181"/>
      </w:r>
      <w:commentRangeEnd w:id="182"/>
      <w:r w:rsidR="00FC2681">
        <w:rPr>
          <w:rStyle w:val="CommentReference"/>
        </w:rPr>
        <w:commentReference w:id="182"/>
      </w:r>
      <w:r w:rsidRPr="00DF7EE6">
        <w:rPr>
          <w:color w:val="auto"/>
          <w:sz w:val="18"/>
          <w:szCs w:val="18"/>
        </w:rPr>
        <w:t>.</w:t>
      </w:r>
      <w:ins w:id="184" w:author="Maino Vieytes, Christian Augusto" w:date="2022-10-27T10:49:00Z">
        <w:r w:rsidR="00FC2681">
          <w:rPr>
            <w:color w:val="auto"/>
            <w:sz w:val="18"/>
            <w:szCs w:val="18"/>
          </w:rPr>
          <w:t xml:space="preserve">Available online: </w:t>
        </w:r>
        <w:r w:rsidR="00FC2681">
          <w:rPr>
            <w:color w:val="auto"/>
            <w:sz w:val="18"/>
            <w:szCs w:val="18"/>
          </w:rPr>
          <w:fldChar w:fldCharType="begin"/>
        </w:r>
        <w:r w:rsidR="00FC2681">
          <w:rPr>
            <w:color w:val="auto"/>
            <w:sz w:val="18"/>
            <w:szCs w:val="18"/>
          </w:rPr>
          <w:instrText xml:space="preserve"> HYPERLINK "</w:instrText>
        </w:r>
        <w:r w:rsidR="00FC2681" w:rsidRPr="00FC2681">
          <w:rPr>
            <w:color w:val="auto"/>
            <w:sz w:val="18"/>
            <w:szCs w:val="18"/>
          </w:rPr>
          <w:instrText>https://glmnet.stanford.edu/articles/glmnet.html</w:instrText>
        </w:r>
        <w:r w:rsidR="00FC2681">
          <w:rPr>
            <w:color w:val="auto"/>
            <w:sz w:val="18"/>
            <w:szCs w:val="18"/>
          </w:rPr>
          <w:instrText xml:space="preserve">" </w:instrText>
        </w:r>
        <w:r w:rsidR="00FC2681">
          <w:rPr>
            <w:color w:val="auto"/>
            <w:sz w:val="18"/>
            <w:szCs w:val="18"/>
          </w:rPr>
          <w:fldChar w:fldCharType="separate"/>
        </w:r>
        <w:r w:rsidR="00FC2681" w:rsidRPr="008C26A1">
          <w:rPr>
            <w:rStyle w:val="Hyperlink"/>
            <w:sz w:val="18"/>
            <w:szCs w:val="18"/>
          </w:rPr>
          <w:t>https://glmnet.stanford.edu/articles/glmnet.html</w:t>
        </w:r>
        <w:r w:rsidR="00FC2681">
          <w:rPr>
            <w:color w:val="auto"/>
            <w:sz w:val="18"/>
            <w:szCs w:val="18"/>
          </w:rPr>
          <w:fldChar w:fldCharType="end"/>
        </w:r>
        <w:r w:rsidR="00FC2681">
          <w:rPr>
            <w:color w:val="auto"/>
            <w:sz w:val="18"/>
            <w:szCs w:val="18"/>
          </w:rPr>
          <w:t xml:space="preserve"> (accessed on: 27 October 2022).</w:t>
        </w:r>
      </w:ins>
    </w:p>
    <w:p w14:paraId="0C2BA142" w14:textId="21639DEA" w:rsidR="00522304" w:rsidRPr="009769BC" w:rsidRDefault="00522304" w:rsidP="00994D76">
      <w:pPr>
        <w:pStyle w:val="MDPI71References"/>
        <w:numPr>
          <w:ilvl w:val="0"/>
          <w:numId w:val="0"/>
        </w:numPr>
      </w:pPr>
    </w:p>
    <w:sectPr w:rsidR="00522304" w:rsidRPr="009769BC" w:rsidSect="00541D21">
      <w:pgSz w:w="11906" w:h="16838" w:code="9"/>
      <w:pgMar w:top="1417" w:right="720" w:bottom="1077" w:left="720" w:header="1020" w:footer="340" w:gutter="0"/>
      <w:cols w:space="425"/>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DPI" w:date="2022-10-26T21:31:00Z" w:initials="M">
    <w:p w14:paraId="0C55970E" w14:textId="77777777" w:rsidR="00A131AF" w:rsidRDefault="00A131AF" w:rsidP="00A131A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Note:</w:t>
      </w:r>
    </w:p>
    <w:p w14:paraId="4A90A7A3" w14:textId="77777777" w:rsidR="00A131AF" w:rsidRDefault="00A131AF" w:rsidP="00A131AF">
      <w:pPr>
        <w:pStyle w:val="CommentText"/>
      </w:pPr>
      <w:r>
        <w:t>1. The initial layout for your manuscript was done by our layout team. Please do not change the layout, otherwise we cannot proceed to the next step.</w:t>
      </w:r>
    </w:p>
    <w:p w14:paraId="2A7BF0DB" w14:textId="77777777" w:rsidR="00A131AF" w:rsidRDefault="00A131AF" w:rsidP="00A131AF">
      <w:pPr>
        <w:pStyle w:val="CommentText"/>
      </w:pPr>
      <w:r>
        <w:t>2. Please do not delete our comments.</w:t>
      </w:r>
    </w:p>
    <w:p w14:paraId="6FD3D6D3" w14:textId="77777777" w:rsidR="00A131AF" w:rsidRDefault="00A131AF" w:rsidP="00A131AF">
      <w:pPr>
        <w:pStyle w:val="CommentText"/>
      </w:pPr>
      <w:r>
        <w:t>3. Please revise and answer all questions that we proposed. Such as: “It should be italic”; “I confirm”; “I have checked and revised all.”</w:t>
      </w:r>
    </w:p>
    <w:p w14:paraId="2CE5519E" w14:textId="77777777" w:rsidR="00A131AF" w:rsidRDefault="00A131AF" w:rsidP="00A131AF">
      <w:pPr>
        <w:pStyle w:val="CommentText"/>
      </w:pPr>
      <w:r>
        <w:t xml:space="preserve">4. Please directly correct on this version. </w:t>
      </w:r>
    </w:p>
    <w:p w14:paraId="452B4013" w14:textId="7478E2B4" w:rsidR="00A131AF" w:rsidRDefault="00A131AF" w:rsidP="00A131AF">
      <w:pPr>
        <w:pStyle w:val="CommentText"/>
      </w:pPr>
      <w:r>
        <w:t>5. Please make sure that all the symbols in the paper are of the same format.</w:t>
      </w:r>
    </w:p>
  </w:comment>
  <w:comment w:id="4" w:author="MDPI" w:date="2022-10-26T15:28:00Z" w:initials="M">
    <w:p w14:paraId="0266F968" w14:textId="77777777" w:rsidR="00A131AF" w:rsidRDefault="0065651F" w:rsidP="00A131A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rsidR="00A131AF">
        <w:t>Please confirm the author’s name in order to keep consent with our system.</w:t>
      </w:r>
    </w:p>
    <w:p w14:paraId="437ACA19" w14:textId="77777777" w:rsidR="00A131AF" w:rsidRDefault="00A131AF" w:rsidP="00A131AF">
      <w:pPr>
        <w:pStyle w:val="CommentText"/>
      </w:pPr>
      <w:r>
        <w:t>Please carefully check the accuracy of names and affiliations. Changes will not be possible after acceptance.</w:t>
      </w:r>
    </w:p>
    <w:p w14:paraId="081631A4" w14:textId="58A7E737" w:rsidR="0065651F" w:rsidRDefault="00A131AF" w:rsidP="00A131AF">
      <w:pPr>
        <w:pStyle w:val="CommentText"/>
      </w:pPr>
      <w:r w:rsidRPr="00A131AF">
        <w:rPr>
          <w:highlight w:val="yellow"/>
        </w:rPr>
        <w:t>This is an important note</w:t>
      </w:r>
      <w:r>
        <w:t xml:space="preserve"> to let you know that to protect the privacy of the author's contact information, we will only display the corresponding authors' contact information on the published paper. However, we hope the contact information of the other authors can also be confirmed or corrected during the proofreading stage, which will be recorded in our database to furnish the author's integrated publication history and also contribute to our future communications. </w:t>
      </w:r>
    </w:p>
  </w:comment>
  <w:comment w:id="5" w:author="Maino Vieytes, Christian Augusto" w:date="2022-10-27T07:34:00Z" w:initials="MVCA">
    <w:p w14:paraId="555B177B" w14:textId="77777777" w:rsidR="001225E5" w:rsidRDefault="001225E5" w:rsidP="00AA1B70">
      <w:pPr>
        <w:jc w:val="left"/>
      </w:pPr>
      <w:r>
        <w:rPr>
          <w:rStyle w:val="CommentReference"/>
        </w:rPr>
        <w:annotationRef/>
      </w:r>
      <w:r>
        <w:t>I confirm</w:t>
      </w:r>
    </w:p>
  </w:comment>
  <w:comment w:id="6" w:author="MDPI" w:date="2022-10-26T14:09:00Z" w:initials="M">
    <w:p w14:paraId="14B4B8E9" w14:textId="011391D3"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all author names carefully.</w:t>
      </w:r>
    </w:p>
  </w:comment>
  <w:comment w:id="7" w:author="Maino Vieytes, Christian Augusto" w:date="2022-10-27T07:38:00Z" w:initials="MVCA">
    <w:p w14:paraId="43B94D94" w14:textId="77777777" w:rsidR="001225E5" w:rsidRDefault="001225E5" w:rsidP="0080251D">
      <w:pPr>
        <w:jc w:val="left"/>
      </w:pPr>
      <w:r>
        <w:rPr>
          <w:rStyle w:val="CommentReference"/>
        </w:rPr>
        <w:annotationRef/>
      </w:r>
      <w:r>
        <w:t>Checked and confirmed</w:t>
      </w:r>
    </w:p>
  </w:comment>
  <w:comment w:id="8" w:author="MDPI" w:date="2022-10-26T15:24:00Z" w:initials="M">
    <w:p w14:paraId="63606A9E" w14:textId="43F988DE" w:rsidR="0065651F" w:rsidRDefault="0065651F">
      <w:pPr>
        <w:pStyle w:val="CommentText"/>
      </w:pPr>
      <w:r>
        <w:t>Aff.1 and 4 are repeated, so we removed aff.4 and relabeled the numbering, please confirm.</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9" w:author="Maino Vieytes, Christian Augusto" w:date="2022-10-27T07:34:00Z" w:initials="MVCA">
    <w:p w14:paraId="66CDF9F5" w14:textId="77777777" w:rsidR="001225E5" w:rsidRDefault="001225E5" w:rsidP="00820FE7">
      <w:pPr>
        <w:jc w:val="left"/>
      </w:pPr>
      <w:r>
        <w:rPr>
          <w:rStyle w:val="CommentReference"/>
        </w:rPr>
        <w:annotationRef/>
      </w:r>
      <w:r>
        <w:t>I confirm</w:t>
      </w:r>
    </w:p>
  </w:comment>
  <w:comment w:id="10" w:author="MDPI" w:date="2022-10-26T21:05:00Z" w:initials="M">
    <w:p w14:paraId="3883191B" w14:textId="0A7ABC39" w:rsidR="0065651F" w:rsidRDefault="0065651F" w:rsidP="00225196">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city, state abbreviation, zip code and country. Please confirm. The same below.</w:t>
      </w:r>
    </w:p>
  </w:comment>
  <w:comment w:id="11" w:author="Maino Vieytes, Christian Augusto" w:date="2022-10-27T07:34:00Z" w:initials="MVCA">
    <w:p w14:paraId="21939C05" w14:textId="77777777" w:rsidR="001225E5" w:rsidRDefault="001225E5" w:rsidP="00D93425">
      <w:pPr>
        <w:jc w:val="left"/>
      </w:pPr>
      <w:r>
        <w:rPr>
          <w:rStyle w:val="CommentReference"/>
        </w:rPr>
        <w:annotationRef/>
      </w:r>
      <w:r>
        <w:t>I Confirm</w:t>
      </w:r>
    </w:p>
  </w:comment>
  <w:comment w:id="14" w:author="MDPI" w:date="2022-10-26T21:10:00Z" w:initials="M">
    <w:p w14:paraId="6D6BE2AA" w14:textId="0A3B64DB" w:rsidR="004A1C00" w:rsidRDefault="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if this can be changed to ≥2</w:t>
      </w:r>
    </w:p>
  </w:comment>
  <w:comment w:id="15" w:author="Maino Vieytes, Christian Augusto" w:date="2022-10-27T07:37:00Z" w:initials="MVCA">
    <w:p w14:paraId="2398C94D" w14:textId="77777777" w:rsidR="00140306" w:rsidRDefault="001225E5" w:rsidP="006B043D">
      <w:pPr>
        <w:jc w:val="left"/>
      </w:pPr>
      <w:r>
        <w:rPr>
          <w:rStyle w:val="CommentReference"/>
        </w:rPr>
        <w:annotationRef/>
      </w:r>
      <w:r w:rsidR="00140306">
        <w:t>I changed it</w:t>
      </w:r>
    </w:p>
  </w:comment>
  <w:comment w:id="23" w:author="MDPI" w:date="2022-10-26T21:12:00Z" w:initials="M">
    <w:p w14:paraId="440293EC" w14:textId="4421D0A8" w:rsidR="004A1C00" w:rsidRDefault="004A1C00" w:rsidP="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Commas are only used for numbers with five or more digits. Please remove them in four-digit numbers, e.g., “2,884” should be “2884”.</w:t>
      </w:r>
    </w:p>
  </w:comment>
  <w:comment w:id="25" w:author="Maino Vieytes, Christian Augusto" w:date="2022-10-27T08:10:00Z" w:initials="MVCA">
    <w:p w14:paraId="28161E93" w14:textId="77777777" w:rsidR="00140306" w:rsidRDefault="00140306" w:rsidP="009C0B92">
      <w:pPr>
        <w:jc w:val="left"/>
      </w:pPr>
      <w:r>
        <w:rPr>
          <w:rStyle w:val="CommentReference"/>
        </w:rPr>
        <w:annotationRef/>
      </w:r>
      <w:r>
        <w:t>I have addressed this</w:t>
      </w:r>
    </w:p>
  </w:comment>
  <w:comment w:id="24" w:author="MDPI" w:date="2022-10-26T21:12:00Z" w:initials="M">
    <w:p w14:paraId="6716DE90" w14:textId="0AB8FBAE" w:rsidR="004A1C00" w:rsidRDefault="004A1C00" w:rsidP="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rsidRPr="004A1C00">
        <w:t>Please change the hyphen (-) into en dash (–, “U+2013”). e.g., “</w:t>
      </w:r>
      <w:r>
        <w:t>1999</w:t>
      </w:r>
      <w:r w:rsidRPr="004A1C00">
        <w:t>-20</w:t>
      </w:r>
      <w:r>
        <w:t>18</w:t>
      </w:r>
      <w:r w:rsidRPr="004A1C00">
        <w:t>” should be “</w:t>
      </w:r>
      <w:r>
        <w:t>1999</w:t>
      </w:r>
      <w:r w:rsidRPr="004A1C00">
        <w:t>–20</w:t>
      </w:r>
      <w:r>
        <w:t>18</w:t>
      </w:r>
      <w:r w:rsidRPr="004A1C00">
        <w:t>”.</w:t>
      </w:r>
    </w:p>
  </w:comment>
  <w:comment w:id="26" w:author="Maino Vieytes, Christian Augusto" w:date="2022-10-27T08:10:00Z" w:initials="MVCA">
    <w:p w14:paraId="02A85169" w14:textId="77777777" w:rsidR="00140306" w:rsidRDefault="00140306" w:rsidP="00C45BF7">
      <w:pPr>
        <w:jc w:val="left"/>
      </w:pPr>
      <w:r>
        <w:rPr>
          <w:rStyle w:val="CommentReference"/>
        </w:rPr>
        <w:annotationRef/>
      </w:r>
      <w:r>
        <w:t>I have addressed this</w:t>
      </w:r>
    </w:p>
  </w:comment>
  <w:comment w:id="32" w:author="MDPI" w:date="2022-10-26T21:15:00Z" w:initials="M">
    <w:p w14:paraId="43A65C84" w14:textId="47929AA3" w:rsidR="004A1C00" w:rsidRDefault="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if this can be changed to ≥2</w:t>
      </w:r>
    </w:p>
  </w:comment>
  <w:comment w:id="33" w:author="Maino Vieytes, Christian Augusto" w:date="2022-10-27T08:11:00Z" w:initials="MVCA">
    <w:p w14:paraId="2E313FC6" w14:textId="77777777" w:rsidR="00140306" w:rsidRDefault="00140306" w:rsidP="00810B19">
      <w:pPr>
        <w:jc w:val="left"/>
      </w:pPr>
      <w:r>
        <w:rPr>
          <w:rStyle w:val="CommentReference"/>
        </w:rPr>
        <w:annotationRef/>
      </w:r>
      <w:r>
        <w:t>I changed it</w:t>
      </w:r>
    </w:p>
  </w:comment>
  <w:comment w:id="42" w:author="MDPI" w:date="2022-10-26T14:15:00Z" w:initials="M">
    <w:p w14:paraId="184985F9" w14:textId="260591A3"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state the name of the manufacturer, city, and country from where the software was sourced.</w:t>
      </w:r>
    </w:p>
  </w:comment>
  <w:comment w:id="43" w:author="Maino Vieytes, Christian Augusto" w:date="2022-10-27T08:24:00Z" w:initials="MVCA">
    <w:p w14:paraId="564EB2DE" w14:textId="77777777" w:rsidR="00CC2A63" w:rsidRDefault="00CC2A63" w:rsidP="00F40C3C">
      <w:pPr>
        <w:jc w:val="left"/>
      </w:pPr>
      <w:r>
        <w:rPr>
          <w:rStyle w:val="CommentReference"/>
        </w:rPr>
        <w:annotationRef/>
      </w:r>
      <w:r>
        <w:t>I addressed this</w:t>
      </w:r>
    </w:p>
  </w:comment>
  <w:comment w:id="49" w:author="MDPI" w:date="2022-10-26T14:15:00Z" w:initials="M">
    <w:p w14:paraId="0DC15BA6" w14:textId="40F82AD4"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50" w:author="Maino Vieytes, Christian Augusto" w:date="2022-10-27T08:23:00Z" w:initials="MVCA">
    <w:p w14:paraId="1F7A47CD" w14:textId="77777777" w:rsidR="00CC2A63" w:rsidRDefault="00CC2A63" w:rsidP="00984B3F">
      <w:pPr>
        <w:jc w:val="left"/>
      </w:pPr>
      <w:r>
        <w:rPr>
          <w:rStyle w:val="CommentReference"/>
        </w:rPr>
        <w:annotationRef/>
      </w:r>
      <w:r>
        <w:t>I added today’s date but there technically is not an access date since this is a repository with all the files that I generated and needed to complete the analysis</w:t>
      </w:r>
    </w:p>
  </w:comment>
  <w:comment w:id="60" w:author="Maino Vieytes, Christian Augusto" w:date="2022-10-27T14:26:00Z" w:initials="MVCA">
    <w:p w14:paraId="1D5FCF94" w14:textId="77777777" w:rsidR="00F17658" w:rsidRDefault="00F17658" w:rsidP="00800D7F">
      <w:pPr>
        <w:jc w:val="left"/>
      </w:pPr>
      <w:r>
        <w:rPr>
          <w:rStyle w:val="CommentReference"/>
        </w:rPr>
        <w:annotationRef/>
      </w:r>
      <w:r>
        <w:t>This figure was updated so that the legend was more visible</w:t>
      </w:r>
    </w:p>
  </w:comment>
  <w:comment w:id="61" w:author="MDPI" w:date="2022-10-26T14:23:00Z" w:initials="M">
    <w:p w14:paraId="7674EBA8" w14:textId="411E17E1"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we added italics to n, please confirm.</w:t>
      </w:r>
    </w:p>
  </w:comment>
  <w:comment w:id="62" w:author="Maino Vieytes, Christian Augusto" w:date="2022-10-27T08:25:00Z" w:initials="MVCA">
    <w:p w14:paraId="1F3BA51F" w14:textId="77777777" w:rsidR="00CC2A63" w:rsidRDefault="00CC2A63" w:rsidP="00CF0E81">
      <w:pPr>
        <w:jc w:val="left"/>
      </w:pPr>
      <w:r>
        <w:rPr>
          <w:rStyle w:val="CommentReference"/>
        </w:rPr>
        <w:annotationRef/>
      </w:r>
      <w:r>
        <w:t>I confirm</w:t>
      </w:r>
    </w:p>
  </w:comment>
  <w:comment w:id="64" w:author="MDPI" w:date="2022-10-26T21:18:00Z" w:initials="M">
    <w:p w14:paraId="3D8ACC46" w14:textId="5703A0D7" w:rsidR="004A1C00" w:rsidRDefault="004A1C00">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check if this hyphen should be minus sign “−.”</w:t>
      </w:r>
    </w:p>
  </w:comment>
  <w:comment w:id="68" w:author="MDPI" w:date="2022-10-26T21:32:00Z" w:initials="M">
    <w:p w14:paraId="120B724E" w14:textId="02966D23" w:rsidR="00923337" w:rsidRDefault="00923337" w:rsidP="00923337">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Please confirm if the bold is unnecessary and can be removed. </w:t>
      </w:r>
    </w:p>
  </w:comment>
  <w:comment w:id="69" w:author="Maino Vieytes, Christian Augusto" w:date="2022-10-27T08:27:00Z" w:initials="MVCA">
    <w:p w14:paraId="10F5F314" w14:textId="77777777" w:rsidR="00CC2A63" w:rsidRDefault="00CC2A63" w:rsidP="00BA56A1">
      <w:pPr>
        <w:jc w:val="left"/>
      </w:pPr>
      <w:r>
        <w:rPr>
          <w:rStyle w:val="CommentReference"/>
        </w:rPr>
        <w:annotationRef/>
      </w:r>
      <w:r>
        <w:t>The bold was intentional to allow readers to more easily identify food groups that define each of the dietary patterns. The rule we used, was to bold values greater than 0.30 and less than -0.30</w:t>
      </w:r>
    </w:p>
  </w:comment>
  <w:comment w:id="70" w:author="Maino Vieytes, Christian Augusto" w:date="2022-10-27T08:29:00Z" w:initials="MVCA">
    <w:p w14:paraId="374EDFAB" w14:textId="77777777" w:rsidR="00CC2A63" w:rsidRDefault="00CC2A63" w:rsidP="00075D09">
      <w:pPr>
        <w:jc w:val="left"/>
      </w:pPr>
      <w:r>
        <w:rPr>
          <w:rStyle w:val="CommentReference"/>
        </w:rPr>
        <w:annotationRef/>
      </w:r>
      <w:r>
        <w:t>See here for justification of the bolded entries</w:t>
      </w:r>
    </w:p>
  </w:comment>
  <w:comment w:id="72" w:author="Maino Vieytes, Christian Augusto" w:date="2022-10-27T09:01:00Z" w:initials="MVCA">
    <w:p w14:paraId="4BA974E0" w14:textId="77777777" w:rsidR="00BE0E2B" w:rsidRDefault="00BE0E2B" w:rsidP="00ED4143">
      <w:pPr>
        <w:jc w:val="left"/>
      </w:pPr>
      <w:r>
        <w:rPr>
          <w:rStyle w:val="CommentReference"/>
        </w:rPr>
        <w:annotationRef/>
      </w:r>
      <w:r>
        <w:t xml:space="preserve">There was some rewording done here to simplify the section. </w:t>
      </w:r>
    </w:p>
  </w:comment>
  <w:comment w:id="99" w:author="MDPI" w:date="2022-10-26T21:21:00Z" w:initials="M">
    <w:p w14:paraId="037F089D" w14:textId="4BB16982" w:rsidR="005B1EF6" w:rsidRDefault="005B1EF6">
      <w:pPr>
        <w:pStyle w:val="CommentText"/>
      </w:pPr>
      <w:r>
        <w:t>Please add explanation for ** in table footer.</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00" w:author="Maino Vieytes, Christian Augusto" w:date="2022-10-27T09:02:00Z" w:initials="MVCA">
    <w:p w14:paraId="78965CF6" w14:textId="77777777" w:rsidR="00BE0E2B" w:rsidRDefault="00BE0E2B" w:rsidP="00F41158">
      <w:pPr>
        <w:jc w:val="left"/>
      </w:pPr>
      <w:r>
        <w:rPr>
          <w:rStyle w:val="CommentReference"/>
        </w:rPr>
        <w:annotationRef/>
      </w:r>
      <w:r>
        <w:t>I have addressed this</w:t>
      </w:r>
    </w:p>
  </w:comment>
  <w:comment w:id="101" w:author="MDPI" w:date="2022-10-26T21:21:00Z" w:initials="M">
    <w:p w14:paraId="7B2F60A5" w14:textId="24C8F191" w:rsidR="005B1EF6" w:rsidRDefault="005B1EF6">
      <w:pPr>
        <w:pStyle w:val="CommentText"/>
      </w:pPr>
      <w:r>
        <w:t>Please add explanation for * in table footer.</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02" w:author="Maino Vieytes, Christian Augusto" w:date="2022-10-27T09:02:00Z" w:initials="MVCA">
    <w:p w14:paraId="0BF5743C" w14:textId="77777777" w:rsidR="00BE0E2B" w:rsidRDefault="00BE0E2B" w:rsidP="00B465A4">
      <w:pPr>
        <w:jc w:val="left"/>
      </w:pPr>
      <w:r>
        <w:rPr>
          <w:rStyle w:val="CommentReference"/>
        </w:rPr>
        <w:annotationRef/>
      </w:r>
      <w:r>
        <w:t>I have addressed this</w:t>
      </w:r>
    </w:p>
  </w:comment>
  <w:comment w:id="112" w:author="MDPI" w:date="2022-10-26T15:09:00Z" w:initials="M">
    <w:p w14:paraId="7EEC07A7" w14:textId="408E1731"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change the hyphen (-) into a minus sign (−, “U+2212”), e.g., “-1” should be “−1”.</w:t>
      </w:r>
    </w:p>
  </w:comment>
  <w:comment w:id="113" w:author="Maino Vieytes, Christian Augusto" w:date="2022-10-27T09:04:00Z" w:initials="MVCA">
    <w:p w14:paraId="38C22BD8" w14:textId="77777777" w:rsidR="00A64CDF" w:rsidRDefault="00A64CDF" w:rsidP="00D32830">
      <w:pPr>
        <w:jc w:val="left"/>
      </w:pPr>
      <w:r>
        <w:rPr>
          <w:rStyle w:val="CommentReference"/>
        </w:rPr>
        <w:annotationRef/>
      </w:r>
      <w:r>
        <w:t>Unfortunately, the software to generate the figures does not allow me to change the specification of the minus sign for numbers on the aces (I believe these are the “-“ signs you are referring to).</w:t>
      </w:r>
    </w:p>
  </w:comment>
  <w:comment w:id="132" w:author="MDPI" w:date="2022-10-26T15:19:00Z" w:initials="M">
    <w:p w14:paraId="2F3921B7" w14:textId="3FA55631"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Information regarding the funder and the funding number should be provided. Please check the accuracy of funding data and any other information carefully.</w:t>
      </w:r>
    </w:p>
  </w:comment>
  <w:comment w:id="141" w:author="MDPI" w:date="2022-10-26T15:19:00Z" w:initials="M">
    <w:p w14:paraId="49B925AA" w14:textId="17FC8221"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143" w:author="MDPI" w:date="2022-10-26T15:19:00Z" w:initials="M">
    <w:p w14:paraId="643A9D57" w14:textId="77777777" w:rsidR="0065651F" w:rsidRDefault="0065651F" w:rsidP="009769BC">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146" w:author="MDPI" w:date="2022-10-26T15:21:00Z" w:initials="M">
    <w:p w14:paraId="01E01C64" w14:textId="41BD8BB4" w:rsidR="0065651F" w:rsidRDefault="0065651F">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state the name of the manufacturer, city, and country from where the software was sourced.</w:t>
      </w:r>
    </w:p>
  </w:comment>
  <w:comment w:id="147" w:author="Maino Vieytes, Christian Augusto" w:date="2022-10-27T10:33:00Z" w:initials="MVCA">
    <w:p w14:paraId="7FF4E126" w14:textId="77777777" w:rsidR="00A46AE1" w:rsidRDefault="00A46AE1" w:rsidP="00472B12">
      <w:pPr>
        <w:jc w:val="left"/>
      </w:pPr>
      <w:r>
        <w:rPr>
          <w:rStyle w:val="CommentReference"/>
        </w:rPr>
        <w:annotationRef/>
      </w:r>
      <w:r>
        <w:t>This is not a commercial software, it is a package in R. Therefore I do not believe it is applicable to name. I have clarified the word “package” here. There are no headquarters for this package.</w:t>
      </w:r>
    </w:p>
  </w:comment>
  <w:comment w:id="153" w:author="MDPI" w:date="2022-10-26T21:32:00Z" w:initials="M">
    <w:p w14:paraId="3F0C5388" w14:textId="0C4D6710" w:rsidR="00923337" w:rsidRDefault="00923337" w:rsidP="00923337">
      <w:pPr>
        <w:pStyle w:val="CommentText"/>
        <w:pBdr>
          <w:bottom w:val="single" w:sz="6" w:space="1" w:color="auto"/>
        </w:pBdr>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carefully check the refs both in this part and in the main text. Please make sure all refs been cited correctly in sequential numerical order.</w:t>
      </w:r>
    </w:p>
    <w:p w14:paraId="5FE585B8" w14:textId="288D6FD7" w:rsidR="00923337" w:rsidRDefault="00923337" w:rsidP="00923337">
      <w:pPr>
        <w:pStyle w:val="CommentText"/>
      </w:pPr>
      <w:r>
        <w:t>Please do NOT change the reference format with EndNote and other tools. Our production editor has done thoroughly layout work for the reference. If any changes are necessary, please use the “Track changes function”. Thanks for your cooperation.</w:t>
      </w:r>
    </w:p>
  </w:comment>
  <w:comment w:id="154" w:author="MDPI" w:date="2022-10-26T08:47:00Z" w:initials="M">
    <w:p w14:paraId="283C59CD" w14:textId="77777777"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more information about the article type, such as book (please provide the name and location of the publisher); online resource (please provide the URL of the website and the date it was accessed (Date Month Year)); or journal article (please provide the name of the journal, the year and volume in which it was published, and the page number). Please refer to https://www.mdpi.com/authors/references for full reference formatting guides.</w:t>
      </w:r>
    </w:p>
  </w:comment>
  <w:comment w:id="155" w:author="Maino Vieytes, Christian Augusto" w:date="2022-10-27T10:33:00Z" w:initials="MVCA">
    <w:p w14:paraId="7BA63874" w14:textId="77777777" w:rsidR="00A46AE1" w:rsidRDefault="00A46AE1" w:rsidP="006F70BA">
      <w:pPr>
        <w:jc w:val="left"/>
      </w:pPr>
      <w:r>
        <w:rPr>
          <w:rStyle w:val="CommentReference"/>
        </w:rPr>
        <w:annotationRef/>
      </w:r>
      <w:r>
        <w:t>I have edited the citation</w:t>
      </w:r>
    </w:p>
  </w:comment>
  <w:comment w:id="158" w:author="MDPI" w:date="2022-10-26T08:52:00Z" w:initials="M">
    <w:p w14:paraId="2E4DC72B" w14:textId="63513D32"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We added the name of the publisher and location. Please confirm. S</w:t>
      </w:r>
      <w:r>
        <w:rPr>
          <w:rFonts w:hint="eastAsia"/>
        </w:rPr>
        <w:t>ame</w:t>
      </w:r>
      <w:r>
        <w:t xml:space="preserve"> </w:t>
      </w:r>
      <w:r>
        <w:rPr>
          <w:rFonts w:hint="eastAsia"/>
        </w:rPr>
        <w:t>below.</w:t>
      </w:r>
    </w:p>
  </w:comment>
  <w:comment w:id="159" w:author="Maino Vieytes, Christian Augusto" w:date="2022-10-27T10:34:00Z" w:initials="MVCA">
    <w:p w14:paraId="1CA8C133" w14:textId="77777777" w:rsidR="00A46AE1" w:rsidRDefault="00A46AE1" w:rsidP="00B25F99">
      <w:pPr>
        <w:jc w:val="left"/>
      </w:pPr>
      <w:r>
        <w:rPr>
          <w:rStyle w:val="CommentReference"/>
        </w:rPr>
        <w:annotationRef/>
      </w:r>
      <w:r>
        <w:t>confirmed</w:t>
      </w:r>
    </w:p>
  </w:comment>
  <w:comment w:id="160" w:author="MDPI" w:date="2022-10-26T08:52:00Z" w:initials="M">
    <w:p w14:paraId="78DE9136" w14:textId="749DC214"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the publish year. Please confirm.</w:t>
      </w:r>
    </w:p>
  </w:comment>
  <w:comment w:id="161" w:author="Maino Vieytes, Christian Augusto" w:date="2022-10-27T10:36:00Z" w:initials="MVCA">
    <w:p w14:paraId="3B678D02" w14:textId="77777777" w:rsidR="00A46AE1" w:rsidRDefault="00A46AE1" w:rsidP="000B3E54">
      <w:pPr>
        <w:jc w:val="left"/>
      </w:pPr>
      <w:r>
        <w:rPr>
          <w:rStyle w:val="CommentReference"/>
        </w:rPr>
        <w:annotationRef/>
      </w:r>
      <w:r>
        <w:t>The correct year is 2018. I have changed it.</w:t>
      </w:r>
    </w:p>
  </w:comment>
  <w:comment w:id="164" w:author="MDPI" w:date="2022-10-26T10:47:00Z" w:initials="M">
    <w:p w14:paraId="0D75C798" w14:textId="1AEBABDF"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w:t>
      </w:r>
      <w:r>
        <w:rPr>
          <w:rFonts w:hint="eastAsia"/>
        </w:rPr>
        <w:t>lease</w:t>
      </w:r>
      <w:r>
        <w:t xml:space="preserve"> confirm if the 2 here should be retained.</w:t>
      </w:r>
    </w:p>
  </w:comment>
  <w:comment w:id="165" w:author="Maino Vieytes, Christian Augusto" w:date="2022-10-27T10:36:00Z" w:initials="MVCA">
    <w:p w14:paraId="14E75EFD" w14:textId="77777777" w:rsidR="00A46AE1" w:rsidRDefault="00A46AE1" w:rsidP="003A2D08">
      <w:pPr>
        <w:jc w:val="left"/>
      </w:pPr>
      <w:r>
        <w:rPr>
          <w:rStyle w:val="CommentReference"/>
        </w:rPr>
        <w:annotationRef/>
      </w:r>
      <w:r>
        <w:t>Retain it please</w:t>
      </w:r>
    </w:p>
  </w:comment>
  <w:comment w:id="166" w:author="MDPI" w:date="2022-10-26T21:33:00Z" w:initials="M">
    <w:p w14:paraId="13B65945" w14:textId="365D65FF" w:rsidR="00303E42" w:rsidRDefault="00303E42">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add the access date (format: Date Month Year), e.g., accessed on 1 January 2020.</w:t>
      </w:r>
    </w:p>
  </w:comment>
  <w:comment w:id="167" w:author="Maino Vieytes, Christian Augusto" w:date="2022-10-27T10:37:00Z" w:initials="MVCA">
    <w:p w14:paraId="69B2FDEE" w14:textId="77777777" w:rsidR="00A46AE1" w:rsidRDefault="00A46AE1" w:rsidP="0090589C">
      <w:pPr>
        <w:jc w:val="left"/>
      </w:pPr>
      <w:r>
        <w:rPr>
          <w:rStyle w:val="CommentReference"/>
        </w:rPr>
        <w:annotationRef/>
      </w:r>
      <w:r>
        <w:t>I have added it</w:t>
      </w:r>
    </w:p>
    <w:p w14:paraId="5EB4A968" w14:textId="77777777" w:rsidR="00A46AE1" w:rsidRDefault="00A46AE1" w:rsidP="0090589C">
      <w:pPr>
        <w:jc w:val="left"/>
      </w:pPr>
    </w:p>
  </w:comment>
  <w:comment w:id="172" w:author="MDPI" w:date="2022-10-26T10:48:00Z" w:initials="M">
    <w:p w14:paraId="265BBB5B" w14:textId="152ECE4F" w:rsidR="0065651F" w:rsidRDefault="0065651F" w:rsidP="003F235E">
      <w:pPr>
        <w:pStyle w:val="CommentText"/>
      </w:pPr>
      <w:r>
        <w:t>P</w:t>
      </w:r>
      <w:r>
        <w:rPr>
          <w:rFonts w:hint="eastAsia"/>
        </w:rPr>
        <w:t>lease</w:t>
      </w:r>
      <w:r>
        <w:t xml:space="preserve"> confirm if the 2 here should be retained.</w:t>
      </w: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p>
  </w:comment>
  <w:comment w:id="173" w:author="Maino Vieytes, Christian Augusto" w:date="2022-10-27T10:39:00Z" w:initials="MVCA">
    <w:p w14:paraId="49BB49F6" w14:textId="77777777" w:rsidR="00E962B4" w:rsidRDefault="00E962B4" w:rsidP="00B277AA">
      <w:pPr>
        <w:jc w:val="left"/>
      </w:pPr>
      <w:r>
        <w:rPr>
          <w:rStyle w:val="CommentReference"/>
        </w:rPr>
        <w:annotationRef/>
      </w:r>
      <w:r>
        <w:t>confirmed</w:t>
      </w:r>
    </w:p>
  </w:comment>
  <w:comment w:id="174" w:author="MDPI" w:date="2022-10-26T09:25:00Z" w:initials="M">
    <w:p w14:paraId="282F5C8A" w14:textId="3DEAF217"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more information about the article type, such as book (please provide the name and location of the publisher); online resource (please provide the URL of the website and the date it was accessed (Date Month Year)); or journal article (please provide the name of the journal, the year and volume in which it was published, and the page number). Please refer to https://www.mdpi.com/authors/references for full reference formatting guides.</w:t>
      </w:r>
    </w:p>
  </w:comment>
  <w:comment w:id="175" w:author="Maino Vieytes, Christian Augusto" w:date="2022-10-27T10:44:00Z" w:initials="MVCA">
    <w:p w14:paraId="5F01A207" w14:textId="77777777" w:rsidR="00E962B4" w:rsidRDefault="00E962B4" w:rsidP="00FC0FA9">
      <w:pPr>
        <w:jc w:val="left"/>
      </w:pPr>
      <w:r>
        <w:rPr>
          <w:rStyle w:val="CommentReference"/>
        </w:rPr>
        <w:annotationRef/>
      </w:r>
      <w:r>
        <w:t>I have added some more information</w:t>
      </w:r>
    </w:p>
  </w:comment>
  <w:comment w:id="177" w:author="MDPI" w:date="2022-10-26T09:35:00Z" w:initials="M">
    <w:p w14:paraId="3BFDE2BD" w14:textId="0AD37774"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publish year. Please confirm.</w:t>
      </w:r>
    </w:p>
  </w:comment>
  <w:comment w:id="178" w:author="Maino Vieytes, Christian Augusto" w:date="2022-10-27T10:47:00Z" w:initials="MVCA">
    <w:p w14:paraId="0D575DFE" w14:textId="77777777" w:rsidR="006F2D2D" w:rsidRDefault="006F2D2D" w:rsidP="0086210A">
      <w:pPr>
        <w:jc w:val="left"/>
      </w:pPr>
      <w:r>
        <w:rPr>
          <w:rStyle w:val="CommentReference"/>
        </w:rPr>
        <w:annotationRef/>
      </w:r>
      <w:r>
        <w:t>Confirmed</w:t>
      </w:r>
    </w:p>
    <w:p w14:paraId="2A41A4B7" w14:textId="77777777" w:rsidR="006F2D2D" w:rsidRDefault="006F2D2D" w:rsidP="0086210A">
      <w:pPr>
        <w:jc w:val="left"/>
      </w:pPr>
    </w:p>
  </w:comment>
  <w:comment w:id="179" w:author="MDPI" w:date="2022-10-26T09:38:00Z" w:initials="M">
    <w:p w14:paraId="15F046E0" w14:textId="6126BAEC"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Newly added page range. Please confirm.</w:t>
      </w:r>
    </w:p>
  </w:comment>
  <w:comment w:id="180" w:author="Maino Vieytes, Christian Augusto" w:date="2022-10-27T10:48:00Z" w:initials="MVCA">
    <w:p w14:paraId="2D483CCC" w14:textId="77777777" w:rsidR="00FC2681" w:rsidRDefault="00FC2681" w:rsidP="00DE07FB">
      <w:pPr>
        <w:jc w:val="left"/>
      </w:pPr>
      <w:r>
        <w:rPr>
          <w:rStyle w:val="CommentReference"/>
        </w:rPr>
        <w:annotationRef/>
      </w:r>
      <w:r>
        <w:t>Confirmed</w:t>
      </w:r>
    </w:p>
  </w:comment>
  <w:comment w:id="181" w:author="MDPI" w:date="2022-10-26T09:39:00Z" w:initials="M">
    <w:p w14:paraId="3DDBCD87" w14:textId="144BC568" w:rsidR="0065651F" w:rsidRDefault="0065651F" w:rsidP="003F235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Please provide more information about the article type, such as book (please provide the name and location of the publisher); online resource (please provide the URL of the website and the date it was accessed (Date Month Year)); or journal article (please provide the name of the journal, the year and volume in which it was published, and the page number). Please refer to https://www.mdpi.com/authors/references for full reference formatting guides.</w:t>
      </w:r>
    </w:p>
  </w:comment>
  <w:comment w:id="182" w:author="Maino Vieytes, Christian Augusto" w:date="2022-10-27T10:50:00Z" w:initials="MVCA">
    <w:p w14:paraId="5EDF6244" w14:textId="77777777" w:rsidR="00FC2681" w:rsidRDefault="00FC2681" w:rsidP="00DA52DF">
      <w:pPr>
        <w:jc w:val="left"/>
      </w:pPr>
      <w:r>
        <w:rPr>
          <w:rStyle w:val="CommentReference"/>
        </w:rPr>
        <w:annotationRef/>
      </w:r>
      <w:r>
        <w:t>I have added some more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2B4013" w15:done="0"/>
  <w15:commentEx w15:paraId="081631A4" w15:done="0"/>
  <w15:commentEx w15:paraId="555B177B" w15:paraIdParent="081631A4" w15:done="0"/>
  <w15:commentEx w15:paraId="14B4B8E9" w15:done="0"/>
  <w15:commentEx w15:paraId="43B94D94" w15:paraIdParent="14B4B8E9" w15:done="0"/>
  <w15:commentEx w15:paraId="63606A9E" w15:done="0"/>
  <w15:commentEx w15:paraId="66CDF9F5" w15:paraIdParent="63606A9E" w15:done="0"/>
  <w15:commentEx w15:paraId="3883191B" w15:done="0"/>
  <w15:commentEx w15:paraId="21939C05" w15:paraIdParent="3883191B" w15:done="0"/>
  <w15:commentEx w15:paraId="6D6BE2AA" w15:done="0"/>
  <w15:commentEx w15:paraId="2398C94D" w15:paraIdParent="6D6BE2AA" w15:done="0"/>
  <w15:commentEx w15:paraId="440293EC" w15:done="0"/>
  <w15:commentEx w15:paraId="28161E93" w15:paraIdParent="440293EC" w15:done="0"/>
  <w15:commentEx w15:paraId="6716DE90" w15:done="0"/>
  <w15:commentEx w15:paraId="02A85169" w15:paraIdParent="6716DE90" w15:done="0"/>
  <w15:commentEx w15:paraId="43A65C84" w15:done="0"/>
  <w15:commentEx w15:paraId="2E313FC6" w15:paraIdParent="43A65C84" w15:done="0"/>
  <w15:commentEx w15:paraId="184985F9" w15:done="0"/>
  <w15:commentEx w15:paraId="564EB2DE" w15:paraIdParent="184985F9" w15:done="0"/>
  <w15:commentEx w15:paraId="0DC15BA6" w15:done="0"/>
  <w15:commentEx w15:paraId="1F7A47CD" w15:paraIdParent="0DC15BA6" w15:done="0"/>
  <w15:commentEx w15:paraId="1D5FCF94" w15:done="0"/>
  <w15:commentEx w15:paraId="7674EBA8" w15:done="0"/>
  <w15:commentEx w15:paraId="1F3BA51F" w15:paraIdParent="7674EBA8" w15:done="0"/>
  <w15:commentEx w15:paraId="3D8ACC46" w15:done="0"/>
  <w15:commentEx w15:paraId="120B724E" w15:done="0"/>
  <w15:commentEx w15:paraId="10F5F314" w15:paraIdParent="120B724E" w15:done="0"/>
  <w15:commentEx w15:paraId="374EDFAB" w15:done="0"/>
  <w15:commentEx w15:paraId="4BA974E0" w15:done="0"/>
  <w15:commentEx w15:paraId="037F089D" w15:done="0"/>
  <w15:commentEx w15:paraId="78965CF6" w15:paraIdParent="037F089D" w15:done="0"/>
  <w15:commentEx w15:paraId="7B2F60A5" w15:done="0"/>
  <w15:commentEx w15:paraId="0BF5743C" w15:paraIdParent="7B2F60A5" w15:done="0"/>
  <w15:commentEx w15:paraId="7EEC07A7" w15:done="0"/>
  <w15:commentEx w15:paraId="38C22BD8" w15:paraIdParent="7EEC07A7" w15:done="0"/>
  <w15:commentEx w15:paraId="2F3921B7" w15:done="0"/>
  <w15:commentEx w15:paraId="49B925AA" w15:done="0"/>
  <w15:commentEx w15:paraId="643A9D57" w15:done="0"/>
  <w15:commentEx w15:paraId="01E01C64" w15:done="0"/>
  <w15:commentEx w15:paraId="7FF4E126" w15:paraIdParent="01E01C64" w15:done="0"/>
  <w15:commentEx w15:paraId="5FE585B8" w15:done="0"/>
  <w15:commentEx w15:paraId="283C59CD" w15:done="0"/>
  <w15:commentEx w15:paraId="7BA63874" w15:paraIdParent="283C59CD" w15:done="0"/>
  <w15:commentEx w15:paraId="2E4DC72B" w15:done="0"/>
  <w15:commentEx w15:paraId="1CA8C133" w15:paraIdParent="2E4DC72B" w15:done="0"/>
  <w15:commentEx w15:paraId="78DE9136" w15:done="0"/>
  <w15:commentEx w15:paraId="3B678D02" w15:paraIdParent="78DE9136" w15:done="0"/>
  <w15:commentEx w15:paraId="0D75C798" w15:done="0"/>
  <w15:commentEx w15:paraId="14E75EFD" w15:paraIdParent="0D75C798" w15:done="0"/>
  <w15:commentEx w15:paraId="13B65945" w15:done="0"/>
  <w15:commentEx w15:paraId="5EB4A968" w15:paraIdParent="13B65945" w15:done="0"/>
  <w15:commentEx w15:paraId="265BBB5B" w15:done="0"/>
  <w15:commentEx w15:paraId="49BB49F6" w15:paraIdParent="265BBB5B" w15:done="0"/>
  <w15:commentEx w15:paraId="282F5C8A" w15:done="0"/>
  <w15:commentEx w15:paraId="5F01A207" w15:paraIdParent="282F5C8A" w15:done="0"/>
  <w15:commentEx w15:paraId="3BFDE2BD" w15:done="0"/>
  <w15:commentEx w15:paraId="2A41A4B7" w15:paraIdParent="3BFDE2BD" w15:done="0"/>
  <w15:commentEx w15:paraId="15F046E0" w15:done="0"/>
  <w15:commentEx w15:paraId="2D483CCC" w15:paraIdParent="15F046E0" w15:done="0"/>
  <w15:commentEx w15:paraId="3DDBCD87" w15:done="0"/>
  <w15:commentEx w15:paraId="5EDF6244" w15:paraIdParent="3DDBCD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4B307" w16cex:dateUtc="2022-10-27T12:34:00Z"/>
  <w16cex:commentExtensible w16cex:durableId="2704B3DA" w16cex:dateUtc="2022-10-27T12:38:00Z"/>
  <w16cex:commentExtensible w16cex:durableId="2704B30C" w16cex:dateUtc="2022-10-27T12:34:00Z"/>
  <w16cex:commentExtensible w16cex:durableId="2704B320" w16cex:dateUtc="2022-10-27T12:34:00Z"/>
  <w16cex:commentExtensible w16cex:durableId="2704B3AD" w16cex:dateUtc="2022-10-27T12:37:00Z"/>
  <w16cex:commentExtensible w16cex:durableId="2704BB6A" w16cex:dateUtc="2022-10-27T13:10:00Z"/>
  <w16cex:commentExtensible w16cex:durableId="2704BB7B" w16cex:dateUtc="2022-10-27T13:10:00Z"/>
  <w16cex:commentExtensible w16cex:durableId="2704BB95" w16cex:dateUtc="2022-10-27T13:11:00Z"/>
  <w16cex:commentExtensible w16cex:durableId="2704BEA3" w16cex:dateUtc="2022-10-27T13:24:00Z"/>
  <w16cex:commentExtensible w16cex:durableId="2704BE85" w16cex:dateUtc="2022-10-27T13:23:00Z"/>
  <w16cex:commentExtensible w16cex:durableId="27051396" w16cex:dateUtc="2022-10-27T19:26:00Z"/>
  <w16cex:commentExtensible w16cex:durableId="2704BF03" w16cex:dateUtc="2022-10-27T13:25:00Z"/>
  <w16cex:commentExtensible w16cex:durableId="2704BF5D" w16cex:dateUtc="2022-10-27T13:27:00Z"/>
  <w16cex:commentExtensible w16cex:durableId="2704BFCE" w16cex:dateUtc="2022-10-27T13:29:00Z"/>
  <w16cex:commentExtensible w16cex:durableId="2704C75C" w16cex:dateUtc="2022-10-27T14:01:00Z"/>
  <w16cex:commentExtensible w16cex:durableId="2704C7B0" w16cex:dateUtc="2022-10-27T14:02:00Z"/>
  <w16cex:commentExtensible w16cex:durableId="2704C7B6" w16cex:dateUtc="2022-10-27T14:02:00Z"/>
  <w16cex:commentExtensible w16cex:durableId="2704C839" w16cex:dateUtc="2022-10-27T14:04:00Z"/>
  <w16cex:commentExtensible w16cex:durableId="2704DCFA" w16cex:dateUtc="2022-10-27T15:33:00Z"/>
  <w16cex:commentExtensible w16cex:durableId="2704DD10" w16cex:dateUtc="2022-10-27T15:33:00Z"/>
  <w16cex:commentExtensible w16cex:durableId="2704DD27" w16cex:dateUtc="2022-10-27T15:34:00Z"/>
  <w16cex:commentExtensible w16cex:durableId="2704DD96" w16cex:dateUtc="2022-10-27T15:36:00Z"/>
  <w16cex:commentExtensible w16cex:durableId="2704DDC4" w16cex:dateUtc="2022-10-27T15:36:00Z"/>
  <w16cex:commentExtensible w16cex:durableId="2704DDF5" w16cex:dateUtc="2022-10-27T15:37:00Z"/>
  <w16cex:commentExtensible w16cex:durableId="2704DE4F" w16cex:dateUtc="2022-10-27T15:39:00Z"/>
  <w16cex:commentExtensible w16cex:durableId="2704DF73" w16cex:dateUtc="2022-10-27T15:44:00Z"/>
  <w16cex:commentExtensible w16cex:durableId="2704E057" w16cex:dateUtc="2022-10-27T15:47:00Z"/>
  <w16cex:commentExtensible w16cex:durableId="2704E081" w16cex:dateUtc="2022-10-27T15:48:00Z"/>
  <w16cex:commentExtensible w16cex:durableId="2704E0E9" w16cex:dateUtc="2022-10-27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2B4013" w16cid:durableId="2704B2C4"/>
  <w16cid:commentId w16cid:paraId="081631A4" w16cid:durableId="2703D08B"/>
  <w16cid:commentId w16cid:paraId="555B177B" w16cid:durableId="2704B307"/>
  <w16cid:commentId w16cid:paraId="14B4B8E9" w16cid:durableId="2703BE09"/>
  <w16cid:commentId w16cid:paraId="43B94D94" w16cid:durableId="2704B3DA"/>
  <w16cid:commentId w16cid:paraId="63606A9E" w16cid:durableId="2703CF9F"/>
  <w16cid:commentId w16cid:paraId="66CDF9F5" w16cid:durableId="2704B30C"/>
  <w16cid:commentId w16cid:paraId="3883191B" w16cid:durableId="2704B2C8"/>
  <w16cid:commentId w16cid:paraId="21939C05" w16cid:durableId="2704B320"/>
  <w16cid:commentId w16cid:paraId="6D6BE2AA" w16cid:durableId="2704B2C9"/>
  <w16cid:commentId w16cid:paraId="2398C94D" w16cid:durableId="2704B3AD"/>
  <w16cid:commentId w16cid:paraId="440293EC" w16cid:durableId="2704B2CA"/>
  <w16cid:commentId w16cid:paraId="28161E93" w16cid:durableId="2704BB6A"/>
  <w16cid:commentId w16cid:paraId="6716DE90" w16cid:durableId="2704B2CB"/>
  <w16cid:commentId w16cid:paraId="02A85169" w16cid:durableId="2704BB7B"/>
  <w16cid:commentId w16cid:paraId="43A65C84" w16cid:durableId="2704B2CC"/>
  <w16cid:commentId w16cid:paraId="2E313FC6" w16cid:durableId="2704BB95"/>
  <w16cid:commentId w16cid:paraId="184985F9" w16cid:durableId="2703BF80"/>
  <w16cid:commentId w16cid:paraId="564EB2DE" w16cid:durableId="2704BEA3"/>
  <w16cid:commentId w16cid:paraId="0DC15BA6" w16cid:durableId="2703BF9A"/>
  <w16cid:commentId w16cid:paraId="1F7A47CD" w16cid:durableId="2704BE85"/>
  <w16cid:commentId w16cid:paraId="1D5FCF94" w16cid:durableId="27051396"/>
  <w16cid:commentId w16cid:paraId="7674EBA8" w16cid:durableId="2703C151"/>
  <w16cid:commentId w16cid:paraId="1F3BA51F" w16cid:durableId="2704BF03"/>
  <w16cid:commentId w16cid:paraId="3D8ACC46" w16cid:durableId="2704B2D0"/>
  <w16cid:commentId w16cid:paraId="120B724E" w16cid:durableId="2704B2D1"/>
  <w16cid:commentId w16cid:paraId="10F5F314" w16cid:durableId="2704BF5D"/>
  <w16cid:commentId w16cid:paraId="374EDFAB" w16cid:durableId="2704BFCE"/>
  <w16cid:commentId w16cid:paraId="4BA974E0" w16cid:durableId="2704C75C"/>
  <w16cid:commentId w16cid:paraId="037F089D" w16cid:durableId="2704B2D2"/>
  <w16cid:commentId w16cid:paraId="78965CF6" w16cid:durableId="2704C7B0"/>
  <w16cid:commentId w16cid:paraId="7B2F60A5" w16cid:durableId="2704B2D3"/>
  <w16cid:commentId w16cid:paraId="0BF5743C" w16cid:durableId="2704C7B6"/>
  <w16cid:commentId w16cid:paraId="7EEC07A7" w16cid:durableId="2703CC40"/>
  <w16cid:commentId w16cid:paraId="38C22BD8" w16cid:durableId="2704C839"/>
  <w16cid:commentId w16cid:paraId="2F3921B7" w16cid:durableId="2703CE73"/>
  <w16cid:commentId w16cid:paraId="49B925AA" w16cid:durableId="2703CE8D"/>
  <w16cid:commentId w16cid:paraId="643A9D57" w16cid:durableId="2703CE93"/>
  <w16cid:commentId w16cid:paraId="01E01C64" w16cid:durableId="2703CEF9"/>
  <w16cid:commentId w16cid:paraId="7FF4E126" w16cid:durableId="2704DCFA"/>
  <w16cid:commentId w16cid:paraId="5FE585B8" w16cid:durableId="2704B2D9"/>
  <w16cid:commentId w16cid:paraId="283C59CD" w16cid:durableId="2704B2DA"/>
  <w16cid:commentId w16cid:paraId="7BA63874" w16cid:durableId="2704DD10"/>
  <w16cid:commentId w16cid:paraId="2E4DC72B" w16cid:durableId="2704B2DB"/>
  <w16cid:commentId w16cid:paraId="1CA8C133" w16cid:durableId="2704DD27"/>
  <w16cid:commentId w16cid:paraId="78DE9136" w16cid:durableId="2704B2DC"/>
  <w16cid:commentId w16cid:paraId="3B678D02" w16cid:durableId="2704DD96"/>
  <w16cid:commentId w16cid:paraId="0D75C798" w16cid:durableId="2704B2DD"/>
  <w16cid:commentId w16cid:paraId="14E75EFD" w16cid:durableId="2704DDC4"/>
  <w16cid:commentId w16cid:paraId="13B65945" w16cid:durableId="2704B2DE"/>
  <w16cid:commentId w16cid:paraId="5EB4A968" w16cid:durableId="2704DDF5"/>
  <w16cid:commentId w16cid:paraId="265BBB5B" w16cid:durableId="2704B2DF"/>
  <w16cid:commentId w16cid:paraId="49BB49F6" w16cid:durableId="2704DE4F"/>
  <w16cid:commentId w16cid:paraId="282F5C8A" w16cid:durableId="2704B2E0"/>
  <w16cid:commentId w16cid:paraId="5F01A207" w16cid:durableId="2704DF73"/>
  <w16cid:commentId w16cid:paraId="3BFDE2BD" w16cid:durableId="2704B2E1"/>
  <w16cid:commentId w16cid:paraId="2A41A4B7" w16cid:durableId="2704E057"/>
  <w16cid:commentId w16cid:paraId="15F046E0" w16cid:durableId="2704B2E2"/>
  <w16cid:commentId w16cid:paraId="2D483CCC" w16cid:durableId="2704E081"/>
  <w16cid:commentId w16cid:paraId="3DDBCD87" w16cid:durableId="2704B2E3"/>
  <w16cid:commentId w16cid:paraId="5EDF6244" w16cid:durableId="2704E0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0CDFA" w14:textId="77777777" w:rsidR="00982452" w:rsidRDefault="00982452">
      <w:pPr>
        <w:spacing w:line="240" w:lineRule="auto"/>
      </w:pPr>
      <w:r>
        <w:separator/>
      </w:r>
    </w:p>
  </w:endnote>
  <w:endnote w:type="continuationSeparator" w:id="0">
    <w:p w14:paraId="0F982D3B" w14:textId="77777777" w:rsidR="00982452" w:rsidRDefault="009824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5661" w14:textId="77777777" w:rsidR="0065651F" w:rsidRPr="00590BF9" w:rsidRDefault="0065651F"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5BBA" w14:textId="77777777" w:rsidR="0065651F" w:rsidRDefault="0065651F" w:rsidP="00F32F04">
    <w:pPr>
      <w:pStyle w:val="MDPIfooterfirstpage"/>
      <w:pBdr>
        <w:top w:val="single" w:sz="4" w:space="0" w:color="000000"/>
      </w:pBdr>
      <w:adjustRightInd w:val="0"/>
      <w:snapToGrid w:val="0"/>
      <w:spacing w:before="480" w:line="100" w:lineRule="exact"/>
      <w:rPr>
        <w:i/>
        <w:szCs w:val="16"/>
      </w:rPr>
    </w:pPr>
  </w:p>
  <w:p w14:paraId="4AD1C470" w14:textId="77777777" w:rsidR="0065651F" w:rsidRPr="008B308E" w:rsidRDefault="0065651F"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Pr>
        <w:b/>
        <w:szCs w:val="16"/>
      </w:rPr>
      <w:t>2022</w:t>
    </w:r>
    <w:r w:rsidRPr="00AE348C">
      <w:rPr>
        <w:szCs w:val="16"/>
      </w:rPr>
      <w:t>,</w:t>
    </w:r>
    <w:r>
      <w:rPr>
        <w:i/>
        <w:szCs w:val="16"/>
      </w:rPr>
      <w:t xml:space="preserve"> 19</w:t>
    </w:r>
    <w:r w:rsidRPr="00AE348C">
      <w:rPr>
        <w:szCs w:val="16"/>
      </w:rPr>
      <w:t xml:space="preserve">, </w:t>
    </w:r>
    <w:r>
      <w:rPr>
        <w:szCs w:val="16"/>
      </w:rPr>
      <w:t>x. https://doi.org/10.3390/xxxxx</w:t>
    </w:r>
    <w:r w:rsidRPr="008B308E">
      <w:rPr>
        <w:lang w:val="fr-CH"/>
      </w:rPr>
      <w:tab/>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D784B" w14:textId="77777777" w:rsidR="00982452" w:rsidRDefault="00982452">
      <w:pPr>
        <w:spacing w:line="240" w:lineRule="auto"/>
      </w:pPr>
      <w:r>
        <w:separator/>
      </w:r>
    </w:p>
  </w:footnote>
  <w:footnote w:type="continuationSeparator" w:id="0">
    <w:p w14:paraId="05619DE0" w14:textId="77777777" w:rsidR="00982452" w:rsidRDefault="009824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4B10" w14:textId="77777777" w:rsidR="0065651F" w:rsidRDefault="0065651F"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92D9" w14:textId="0B025605" w:rsidR="0065651F" w:rsidRDefault="0065651F" w:rsidP="00225196">
    <w:pPr>
      <w:tabs>
        <w:tab w:val="right" w:pos="10466"/>
      </w:tabs>
      <w:adjustRightInd w:val="0"/>
      <w:snapToGrid w:val="0"/>
      <w:spacing w:line="240" w:lineRule="auto"/>
      <w:rPr>
        <w:sz w:val="16"/>
      </w:rPr>
    </w:pPr>
    <w:r>
      <w:rPr>
        <w:i/>
        <w:sz w:val="16"/>
      </w:rPr>
      <w:t xml:space="preserve">Int. J. Environ. Res. Public Health </w:t>
    </w:r>
    <w:r>
      <w:rPr>
        <w:b/>
        <w:sz w:val="16"/>
      </w:rPr>
      <w:t>2022</w:t>
    </w:r>
    <w:r w:rsidRPr="00AE348C">
      <w:rPr>
        <w:sz w:val="16"/>
      </w:rPr>
      <w:t>,</w:t>
    </w:r>
    <w:r>
      <w:rPr>
        <w:i/>
        <w:sz w:val="16"/>
      </w:rPr>
      <w:t xml:space="preserve"> 19</w:t>
    </w:r>
    <w:r>
      <w:rPr>
        <w:sz w:val="16"/>
      </w:rPr>
      <w:t>, x</w:t>
    </w:r>
    <w:r>
      <w:rPr>
        <w:sz w:val="16"/>
      </w:rPr>
      <w:ptab w:relativeTo="margin" w:alignment="right" w:leader="none"/>
    </w:r>
    <w:r>
      <w:rPr>
        <w:sz w:val="16"/>
      </w:rPr>
      <w:fldChar w:fldCharType="begin"/>
    </w:r>
    <w:r>
      <w:rPr>
        <w:sz w:val="16"/>
      </w:rPr>
      <w:instrText xml:space="preserve"> PAGE   \* MERGEFORMAT </w:instrText>
    </w:r>
    <w:r>
      <w:rPr>
        <w:sz w:val="16"/>
      </w:rPr>
      <w:fldChar w:fldCharType="separate"/>
    </w:r>
    <w:r w:rsidR="00303E42">
      <w:rPr>
        <w:sz w:val="16"/>
      </w:rPr>
      <w:t>15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303E42">
      <w:rPr>
        <w:sz w:val="16"/>
      </w:rPr>
      <w:t>23</w:t>
    </w:r>
    <w:r>
      <w:rPr>
        <w:sz w:val="16"/>
      </w:rPr>
      <w:fldChar w:fldCharType="end"/>
    </w:r>
  </w:p>
  <w:p w14:paraId="6BB65962" w14:textId="77777777" w:rsidR="0065651F" w:rsidRPr="00305CED" w:rsidRDefault="0065651F"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65651F" w:rsidRPr="00B200C8" w14:paraId="1C829104" w14:textId="77777777" w:rsidTr="00510707">
      <w:trPr>
        <w:trHeight w:val="686"/>
      </w:trPr>
      <w:tc>
        <w:tcPr>
          <w:tcW w:w="3679" w:type="dxa"/>
          <w:shd w:val="clear" w:color="auto" w:fill="auto"/>
          <w:vAlign w:val="center"/>
        </w:tcPr>
        <w:p w14:paraId="143E2BA1" w14:textId="77777777" w:rsidR="0065651F" w:rsidRPr="006331AD" w:rsidRDefault="0065651F" w:rsidP="00B200C8">
          <w:pPr>
            <w:pStyle w:val="Header"/>
            <w:pBdr>
              <w:bottom w:val="none" w:sz="0" w:space="0" w:color="auto"/>
            </w:pBdr>
            <w:jc w:val="left"/>
            <w:rPr>
              <w:rFonts w:eastAsia="DengXian"/>
              <w:b/>
              <w:bCs/>
            </w:rPr>
          </w:pPr>
          <w:r w:rsidRPr="006331AD">
            <w:rPr>
              <w:rFonts w:eastAsia="DengXian"/>
              <w:b/>
              <w:bCs/>
            </w:rPr>
            <w:drawing>
              <wp:inline distT="0" distB="0" distL="0" distR="0" wp14:anchorId="7CD1D127" wp14:editId="1851D21C">
                <wp:extent cx="1828800" cy="429260"/>
                <wp:effectExtent l="0" t="0" r="0" b="0"/>
                <wp:docPr id="4"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301C7BBB" w14:textId="77777777" w:rsidR="0065651F" w:rsidRPr="006331AD" w:rsidRDefault="0065651F" w:rsidP="00B200C8">
          <w:pPr>
            <w:pStyle w:val="Header"/>
            <w:pBdr>
              <w:bottom w:val="none" w:sz="0" w:space="0" w:color="auto"/>
            </w:pBdr>
            <w:rPr>
              <w:rFonts w:eastAsia="DengXian"/>
              <w:b/>
              <w:bCs/>
            </w:rPr>
          </w:pPr>
        </w:p>
      </w:tc>
      <w:tc>
        <w:tcPr>
          <w:tcW w:w="2273" w:type="dxa"/>
          <w:shd w:val="clear" w:color="auto" w:fill="auto"/>
          <w:vAlign w:val="center"/>
        </w:tcPr>
        <w:p w14:paraId="4FC39045" w14:textId="77777777" w:rsidR="0065651F" w:rsidRPr="006331AD" w:rsidRDefault="0065651F" w:rsidP="00510707">
          <w:pPr>
            <w:pStyle w:val="Header"/>
            <w:pBdr>
              <w:bottom w:val="none" w:sz="0" w:space="0" w:color="auto"/>
            </w:pBdr>
            <w:jc w:val="right"/>
            <w:rPr>
              <w:rFonts w:eastAsia="DengXian"/>
              <w:b/>
              <w:bCs/>
            </w:rPr>
          </w:pPr>
          <w:r>
            <w:rPr>
              <w:rFonts w:eastAsia="DengXian"/>
              <w:b/>
              <w:bCs/>
            </w:rPr>
            <w:drawing>
              <wp:inline distT="0" distB="0" distL="0" distR="0" wp14:anchorId="15F64947" wp14:editId="2465D8C0">
                <wp:extent cx="540000" cy="36000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58021A26" w14:textId="77777777" w:rsidR="0065651F" w:rsidRPr="00953C94" w:rsidRDefault="0065651F"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6105"/>
    <w:multiLevelType w:val="hybridMultilevel"/>
    <w:tmpl w:val="A184DD9A"/>
    <w:lvl w:ilvl="0" w:tplc="F7B0C8FA">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12E6D"/>
    <w:multiLevelType w:val="hybridMultilevel"/>
    <w:tmpl w:val="89DE7AB4"/>
    <w:lvl w:ilvl="0" w:tplc="F270330A">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468F5"/>
    <w:multiLevelType w:val="hybridMultilevel"/>
    <w:tmpl w:val="66F42F3C"/>
    <w:lvl w:ilvl="0" w:tplc="3FA62DB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8BB2C164"/>
    <w:lvl w:ilvl="0" w:tplc="4078951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2665B8F"/>
    <w:multiLevelType w:val="hybridMultilevel"/>
    <w:tmpl w:val="8E0AB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B46A9"/>
    <w:multiLevelType w:val="hybridMultilevel"/>
    <w:tmpl w:val="0F36FAF2"/>
    <w:lvl w:ilvl="0" w:tplc="278A6020">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C440C7"/>
    <w:multiLevelType w:val="hybridMultilevel"/>
    <w:tmpl w:val="77241A6A"/>
    <w:lvl w:ilvl="0" w:tplc="D92C0296">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75B53"/>
    <w:multiLevelType w:val="hybridMultilevel"/>
    <w:tmpl w:val="01624722"/>
    <w:lvl w:ilvl="0" w:tplc="083AF672">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2200689">
    <w:abstractNumId w:val="6"/>
  </w:num>
  <w:num w:numId="2" w16cid:durableId="544295693">
    <w:abstractNumId w:val="9"/>
  </w:num>
  <w:num w:numId="3" w16cid:durableId="212936258">
    <w:abstractNumId w:val="5"/>
  </w:num>
  <w:num w:numId="4" w16cid:durableId="4677432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3799859">
    <w:abstractNumId w:val="7"/>
  </w:num>
  <w:num w:numId="6" w16cid:durableId="319776405">
    <w:abstractNumId w:val="12"/>
  </w:num>
  <w:num w:numId="7" w16cid:durableId="1264654935">
    <w:abstractNumId w:val="3"/>
  </w:num>
  <w:num w:numId="8" w16cid:durableId="1576237284">
    <w:abstractNumId w:val="12"/>
  </w:num>
  <w:num w:numId="9" w16cid:durableId="326858832">
    <w:abstractNumId w:val="3"/>
  </w:num>
  <w:num w:numId="10" w16cid:durableId="281233224">
    <w:abstractNumId w:val="12"/>
  </w:num>
  <w:num w:numId="11" w16cid:durableId="998995313">
    <w:abstractNumId w:val="3"/>
  </w:num>
  <w:num w:numId="12" w16cid:durableId="16736263">
    <w:abstractNumId w:val="13"/>
  </w:num>
  <w:num w:numId="13" w16cid:durableId="1722173440">
    <w:abstractNumId w:val="12"/>
  </w:num>
  <w:num w:numId="14" w16cid:durableId="1019963999">
    <w:abstractNumId w:val="3"/>
  </w:num>
  <w:num w:numId="15" w16cid:durableId="1446773810">
    <w:abstractNumId w:val="2"/>
  </w:num>
  <w:num w:numId="16" w16cid:durableId="884604981">
    <w:abstractNumId w:val="10"/>
  </w:num>
  <w:num w:numId="17" w16cid:durableId="235360286">
    <w:abstractNumId w:val="1"/>
  </w:num>
  <w:num w:numId="18" w16cid:durableId="711347486">
    <w:abstractNumId w:val="12"/>
  </w:num>
  <w:num w:numId="19" w16cid:durableId="18092763">
    <w:abstractNumId w:val="3"/>
  </w:num>
  <w:num w:numId="20" w16cid:durableId="2979594">
    <w:abstractNumId w:val="2"/>
  </w:num>
  <w:num w:numId="21" w16cid:durableId="1261523987">
    <w:abstractNumId w:val="11"/>
  </w:num>
  <w:num w:numId="22" w16cid:durableId="2093355860">
    <w:abstractNumId w:val="8"/>
  </w:num>
  <w:num w:numId="23" w16cid:durableId="1502694452">
    <w:abstractNumId w:val="1"/>
  </w:num>
  <w:num w:numId="24" w16cid:durableId="151407087">
    <w:abstractNumId w:val="12"/>
  </w:num>
  <w:num w:numId="25" w16cid:durableId="629286866">
    <w:abstractNumId w:val="3"/>
  </w:num>
  <w:num w:numId="26" w16cid:durableId="1284846136">
    <w:abstractNumId w:val="0"/>
  </w:num>
  <w:num w:numId="27" w16cid:durableId="1224680329">
    <w:abstractNumId w:val="2"/>
  </w:num>
  <w:num w:numId="28" w16cid:durableId="188224218">
    <w:abstractNumId w:val="0"/>
  </w:num>
  <w:num w:numId="29" w16cid:durableId="3953220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DPI">
    <w15:presenceInfo w15:providerId="None" w15:userId="MDPI"/>
  </w15:person>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FDC"/>
    <w:rsid w:val="0000017D"/>
    <w:rsid w:val="000166ED"/>
    <w:rsid w:val="0002554A"/>
    <w:rsid w:val="0003183D"/>
    <w:rsid w:val="000319B9"/>
    <w:rsid w:val="00041937"/>
    <w:rsid w:val="000452F3"/>
    <w:rsid w:val="00047C14"/>
    <w:rsid w:val="00062D64"/>
    <w:rsid w:val="0006442A"/>
    <w:rsid w:val="00070BC3"/>
    <w:rsid w:val="00072F70"/>
    <w:rsid w:val="000946E3"/>
    <w:rsid w:val="000C1639"/>
    <w:rsid w:val="000C3B8E"/>
    <w:rsid w:val="000C3D95"/>
    <w:rsid w:val="000D4CAC"/>
    <w:rsid w:val="000F7883"/>
    <w:rsid w:val="001035B5"/>
    <w:rsid w:val="001059AA"/>
    <w:rsid w:val="00113A18"/>
    <w:rsid w:val="00121956"/>
    <w:rsid w:val="001225E5"/>
    <w:rsid w:val="001228BC"/>
    <w:rsid w:val="0012293F"/>
    <w:rsid w:val="00140306"/>
    <w:rsid w:val="00163F44"/>
    <w:rsid w:val="00177995"/>
    <w:rsid w:val="00183AB8"/>
    <w:rsid w:val="00187A46"/>
    <w:rsid w:val="00194B2D"/>
    <w:rsid w:val="00194C32"/>
    <w:rsid w:val="001957FA"/>
    <w:rsid w:val="001B77F2"/>
    <w:rsid w:val="001C3A2B"/>
    <w:rsid w:val="001D41F9"/>
    <w:rsid w:val="001D7FAE"/>
    <w:rsid w:val="001E2AEB"/>
    <w:rsid w:val="001F0C32"/>
    <w:rsid w:val="001F53CA"/>
    <w:rsid w:val="001F6D18"/>
    <w:rsid w:val="002019E5"/>
    <w:rsid w:val="0020566A"/>
    <w:rsid w:val="00205AC7"/>
    <w:rsid w:val="0020625A"/>
    <w:rsid w:val="00214A6A"/>
    <w:rsid w:val="00223336"/>
    <w:rsid w:val="00225196"/>
    <w:rsid w:val="00230AE0"/>
    <w:rsid w:val="00257BA9"/>
    <w:rsid w:val="00262314"/>
    <w:rsid w:val="002624B3"/>
    <w:rsid w:val="00284BEB"/>
    <w:rsid w:val="0028607E"/>
    <w:rsid w:val="002B2A07"/>
    <w:rsid w:val="002D57A5"/>
    <w:rsid w:val="002E3019"/>
    <w:rsid w:val="002F3D49"/>
    <w:rsid w:val="00303E42"/>
    <w:rsid w:val="00306807"/>
    <w:rsid w:val="00322BD2"/>
    <w:rsid w:val="00326141"/>
    <w:rsid w:val="00360498"/>
    <w:rsid w:val="003663D4"/>
    <w:rsid w:val="00370F49"/>
    <w:rsid w:val="0037136E"/>
    <w:rsid w:val="00375D83"/>
    <w:rsid w:val="0039002C"/>
    <w:rsid w:val="003938DA"/>
    <w:rsid w:val="003D38A7"/>
    <w:rsid w:val="003D794E"/>
    <w:rsid w:val="003F235E"/>
    <w:rsid w:val="00401B3A"/>
    <w:rsid w:val="00401D30"/>
    <w:rsid w:val="00407587"/>
    <w:rsid w:val="00414DE1"/>
    <w:rsid w:val="00417958"/>
    <w:rsid w:val="00421077"/>
    <w:rsid w:val="0042738E"/>
    <w:rsid w:val="0046726B"/>
    <w:rsid w:val="00476E93"/>
    <w:rsid w:val="00484C66"/>
    <w:rsid w:val="004A1C00"/>
    <w:rsid w:val="004A751A"/>
    <w:rsid w:val="004B5280"/>
    <w:rsid w:val="004D0D3D"/>
    <w:rsid w:val="004D4ABB"/>
    <w:rsid w:val="004D5A80"/>
    <w:rsid w:val="004D6B8D"/>
    <w:rsid w:val="00510707"/>
    <w:rsid w:val="00514646"/>
    <w:rsid w:val="00522304"/>
    <w:rsid w:val="00527484"/>
    <w:rsid w:val="00541D21"/>
    <w:rsid w:val="00547138"/>
    <w:rsid w:val="00547C19"/>
    <w:rsid w:val="005533C6"/>
    <w:rsid w:val="005625F8"/>
    <w:rsid w:val="00565C66"/>
    <w:rsid w:val="00576272"/>
    <w:rsid w:val="005940DE"/>
    <w:rsid w:val="005B0E8A"/>
    <w:rsid w:val="005B1EF6"/>
    <w:rsid w:val="005B6C3D"/>
    <w:rsid w:val="005C3C4D"/>
    <w:rsid w:val="005D71B5"/>
    <w:rsid w:val="005E04FC"/>
    <w:rsid w:val="005E213E"/>
    <w:rsid w:val="00610BBC"/>
    <w:rsid w:val="00615FFE"/>
    <w:rsid w:val="006211DD"/>
    <w:rsid w:val="00627DA6"/>
    <w:rsid w:val="00630A76"/>
    <w:rsid w:val="006331AD"/>
    <w:rsid w:val="0065651F"/>
    <w:rsid w:val="00662E41"/>
    <w:rsid w:val="006822FA"/>
    <w:rsid w:val="00686327"/>
    <w:rsid w:val="00692393"/>
    <w:rsid w:val="006B7773"/>
    <w:rsid w:val="006C61EE"/>
    <w:rsid w:val="006F2D2D"/>
    <w:rsid w:val="00711C0C"/>
    <w:rsid w:val="00713758"/>
    <w:rsid w:val="00724496"/>
    <w:rsid w:val="007267FB"/>
    <w:rsid w:val="00733AF9"/>
    <w:rsid w:val="00736638"/>
    <w:rsid w:val="007618C2"/>
    <w:rsid w:val="007A0755"/>
    <w:rsid w:val="007B244C"/>
    <w:rsid w:val="007B3E14"/>
    <w:rsid w:val="007C437A"/>
    <w:rsid w:val="007D1435"/>
    <w:rsid w:val="007E5A5B"/>
    <w:rsid w:val="007E6BE2"/>
    <w:rsid w:val="00820EA5"/>
    <w:rsid w:val="00826149"/>
    <w:rsid w:val="00872E5C"/>
    <w:rsid w:val="0088318A"/>
    <w:rsid w:val="00884D38"/>
    <w:rsid w:val="008A460E"/>
    <w:rsid w:val="008B06CA"/>
    <w:rsid w:val="008B4E46"/>
    <w:rsid w:val="008B5ADF"/>
    <w:rsid w:val="008C5CBF"/>
    <w:rsid w:val="008D5E0F"/>
    <w:rsid w:val="008E00B4"/>
    <w:rsid w:val="008E3B5E"/>
    <w:rsid w:val="00904094"/>
    <w:rsid w:val="009213E7"/>
    <w:rsid w:val="00923337"/>
    <w:rsid w:val="00923F06"/>
    <w:rsid w:val="00923F99"/>
    <w:rsid w:val="00927C27"/>
    <w:rsid w:val="009313EF"/>
    <w:rsid w:val="00947117"/>
    <w:rsid w:val="00950618"/>
    <w:rsid w:val="00953C94"/>
    <w:rsid w:val="00973CA6"/>
    <w:rsid w:val="009769BC"/>
    <w:rsid w:val="00982452"/>
    <w:rsid w:val="00984E23"/>
    <w:rsid w:val="00985746"/>
    <w:rsid w:val="00994D76"/>
    <w:rsid w:val="00997B86"/>
    <w:rsid w:val="009A52C8"/>
    <w:rsid w:val="009B03B9"/>
    <w:rsid w:val="009B152D"/>
    <w:rsid w:val="009C78D7"/>
    <w:rsid w:val="009F274E"/>
    <w:rsid w:val="009F70E6"/>
    <w:rsid w:val="00A0136F"/>
    <w:rsid w:val="00A02301"/>
    <w:rsid w:val="00A131AF"/>
    <w:rsid w:val="00A146C0"/>
    <w:rsid w:val="00A35971"/>
    <w:rsid w:val="00A41EC8"/>
    <w:rsid w:val="00A46AE1"/>
    <w:rsid w:val="00A64950"/>
    <w:rsid w:val="00A64CDF"/>
    <w:rsid w:val="00A94CFD"/>
    <w:rsid w:val="00AA4EA9"/>
    <w:rsid w:val="00AB78F9"/>
    <w:rsid w:val="00AC61B4"/>
    <w:rsid w:val="00AD2D7B"/>
    <w:rsid w:val="00AE0E14"/>
    <w:rsid w:val="00AE348C"/>
    <w:rsid w:val="00AF44C1"/>
    <w:rsid w:val="00B00E09"/>
    <w:rsid w:val="00B03069"/>
    <w:rsid w:val="00B05C9C"/>
    <w:rsid w:val="00B06823"/>
    <w:rsid w:val="00B200C8"/>
    <w:rsid w:val="00B230E1"/>
    <w:rsid w:val="00B3192A"/>
    <w:rsid w:val="00B432DE"/>
    <w:rsid w:val="00B670B5"/>
    <w:rsid w:val="00B91113"/>
    <w:rsid w:val="00B9265B"/>
    <w:rsid w:val="00B92E5C"/>
    <w:rsid w:val="00BE0E2B"/>
    <w:rsid w:val="00BE6750"/>
    <w:rsid w:val="00BF437C"/>
    <w:rsid w:val="00C04E6D"/>
    <w:rsid w:val="00C13470"/>
    <w:rsid w:val="00C179E5"/>
    <w:rsid w:val="00C22823"/>
    <w:rsid w:val="00C243C9"/>
    <w:rsid w:val="00C32F08"/>
    <w:rsid w:val="00C639EA"/>
    <w:rsid w:val="00C65B0B"/>
    <w:rsid w:val="00C82596"/>
    <w:rsid w:val="00CA7505"/>
    <w:rsid w:val="00CB597B"/>
    <w:rsid w:val="00CC2A63"/>
    <w:rsid w:val="00CC3BD2"/>
    <w:rsid w:val="00CC45FA"/>
    <w:rsid w:val="00CC57CC"/>
    <w:rsid w:val="00CE11A5"/>
    <w:rsid w:val="00D01F2C"/>
    <w:rsid w:val="00D1351A"/>
    <w:rsid w:val="00D16FDC"/>
    <w:rsid w:val="00D412C1"/>
    <w:rsid w:val="00D46369"/>
    <w:rsid w:val="00D75394"/>
    <w:rsid w:val="00D81521"/>
    <w:rsid w:val="00D84E70"/>
    <w:rsid w:val="00D96023"/>
    <w:rsid w:val="00DA234C"/>
    <w:rsid w:val="00DC7F54"/>
    <w:rsid w:val="00DD5900"/>
    <w:rsid w:val="00E04E7D"/>
    <w:rsid w:val="00E24301"/>
    <w:rsid w:val="00E62ABA"/>
    <w:rsid w:val="00E66088"/>
    <w:rsid w:val="00E706A1"/>
    <w:rsid w:val="00E755FF"/>
    <w:rsid w:val="00E90986"/>
    <w:rsid w:val="00E962B4"/>
    <w:rsid w:val="00ED1BAB"/>
    <w:rsid w:val="00EF2AFF"/>
    <w:rsid w:val="00F005AA"/>
    <w:rsid w:val="00F017A2"/>
    <w:rsid w:val="00F01EEE"/>
    <w:rsid w:val="00F17658"/>
    <w:rsid w:val="00F22F3D"/>
    <w:rsid w:val="00F32F04"/>
    <w:rsid w:val="00F35C92"/>
    <w:rsid w:val="00F62C5C"/>
    <w:rsid w:val="00F67EA2"/>
    <w:rsid w:val="00F71EC5"/>
    <w:rsid w:val="00F86214"/>
    <w:rsid w:val="00FA4B98"/>
    <w:rsid w:val="00FA6084"/>
    <w:rsid w:val="00FB0D48"/>
    <w:rsid w:val="00FB48D7"/>
    <w:rsid w:val="00FB5C60"/>
    <w:rsid w:val="00FC2681"/>
    <w:rsid w:val="00FD5827"/>
    <w:rsid w:val="00FE6577"/>
    <w:rsid w:val="00FF0F39"/>
    <w:rsid w:val="00FF17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3EDE"/>
  <w15:chartTrackingRefBased/>
  <w15:docId w15:val="{31F61056-D67B-4FD3-BB90-689CA2370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65C6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65C6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65C6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65C6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65C6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65C6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65C6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36638"/>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65C6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65C66"/>
    <w:pPr>
      <w:ind w:firstLine="0"/>
    </w:pPr>
  </w:style>
  <w:style w:type="paragraph" w:customStyle="1" w:styleId="MDPI31text">
    <w:name w:val="MDPI_3.1_text"/>
    <w:qFormat/>
    <w:rsid w:val="00565C6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65C6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65C6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65C6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65C6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65C66"/>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65C66"/>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65C6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65C6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65C66"/>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565C66"/>
    <w:pPr>
      <w:adjustRightInd w:val="0"/>
      <w:snapToGrid w:val="0"/>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65C6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65C6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565C6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65C6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65C6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65C66"/>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65C6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65C6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65C6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65C66"/>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65C66"/>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customStyle="1" w:styleId="UnresolvedMention1">
    <w:name w:val="Unresolved Mention1"/>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65C6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65C6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65C6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65C66"/>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65C6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65C66"/>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565C66"/>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565C6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65C6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65C6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65C6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65C6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65C6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65C6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65C66"/>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565C6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65C6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565C66"/>
    <w:pPr>
      <w:numPr>
        <w:numId w:val="28"/>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D16FDC"/>
    <w:pPr>
      <w:spacing w:after="200" w:line="240" w:lineRule="auto"/>
    </w:pPr>
    <w:rPr>
      <w:i/>
      <w:iCs/>
      <w:color w:val="44546A" w:themeColor="text2"/>
      <w:sz w:val="18"/>
      <w:szCs w:val="18"/>
    </w:rPr>
  </w:style>
  <w:style w:type="character" w:styleId="Strong">
    <w:name w:val="Strong"/>
    <w:basedOn w:val="DefaultParagraphFont"/>
    <w:uiPriority w:val="22"/>
    <w:qFormat/>
    <w:rsid w:val="00D16FDC"/>
    <w:rPr>
      <w:b/>
      <w:bCs/>
    </w:rPr>
  </w:style>
  <w:style w:type="paragraph" w:styleId="Revision">
    <w:name w:val="Revision"/>
    <w:hidden/>
    <w:uiPriority w:val="99"/>
    <w:semiHidden/>
    <w:rsid w:val="00D16FDC"/>
    <w:rPr>
      <w:rFonts w:ascii="Palatino Linotype" w:hAnsi="Palatino Linotype"/>
      <w:noProof/>
      <w:color w:val="000000"/>
    </w:rPr>
  </w:style>
  <w:style w:type="character" w:styleId="UnresolvedMention">
    <w:name w:val="Unresolved Mention"/>
    <w:basedOn w:val="DefaultParagraphFont"/>
    <w:uiPriority w:val="99"/>
    <w:semiHidden/>
    <w:unhideWhenUsed/>
    <w:rsid w:val="00A46A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704">
      <w:bodyDiv w:val="1"/>
      <w:marLeft w:val="0"/>
      <w:marRight w:val="0"/>
      <w:marTop w:val="0"/>
      <w:marBottom w:val="0"/>
      <w:divBdr>
        <w:top w:val="none" w:sz="0" w:space="0" w:color="auto"/>
        <w:left w:val="none" w:sz="0" w:space="0" w:color="auto"/>
        <w:bottom w:val="none" w:sz="0" w:space="0" w:color="auto"/>
        <w:right w:val="none" w:sz="0" w:space="0" w:color="auto"/>
      </w:divBdr>
    </w:div>
    <w:div w:id="742993221">
      <w:bodyDiv w:val="1"/>
      <w:marLeft w:val="0"/>
      <w:marRight w:val="0"/>
      <w:marTop w:val="0"/>
      <w:marBottom w:val="0"/>
      <w:divBdr>
        <w:top w:val="none" w:sz="0" w:space="0" w:color="auto"/>
        <w:left w:val="none" w:sz="0" w:space="0" w:color="auto"/>
        <w:bottom w:val="none" w:sz="0" w:space="0" w:color="auto"/>
        <w:right w:val="none" w:sz="0" w:space="0" w:color="auto"/>
      </w:divBdr>
    </w:div>
    <w:div w:id="972906926">
      <w:bodyDiv w:val="1"/>
      <w:marLeft w:val="0"/>
      <w:marRight w:val="0"/>
      <w:marTop w:val="0"/>
      <w:marBottom w:val="0"/>
      <w:divBdr>
        <w:top w:val="none" w:sz="0" w:space="0" w:color="auto"/>
        <w:left w:val="none" w:sz="0" w:space="0" w:color="auto"/>
        <w:bottom w:val="none" w:sz="0" w:space="0" w:color="auto"/>
        <w:right w:val="none" w:sz="0" w:space="0" w:color="auto"/>
      </w:divBdr>
    </w:div>
    <w:div w:id="103338423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ris/Downloads/ijerph-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ijerph-template.dot</Template>
  <TotalTime>1</TotalTime>
  <Pages>23</Pages>
  <Words>28481</Words>
  <Characters>162342</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190443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Maino Vieytes, Christian Augusto</cp:lastModifiedBy>
  <cp:revision>2</cp:revision>
  <cp:lastPrinted>2022-10-26T10:18:00Z</cp:lastPrinted>
  <dcterms:created xsi:type="dcterms:W3CDTF">2022-10-27T20:45:00Z</dcterms:created>
  <dcterms:modified xsi:type="dcterms:W3CDTF">2022-10-27T20:45:00Z</dcterms:modified>
</cp:coreProperties>
</file>