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1BD7A33B"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003C1BC8">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003C1BC8">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3901846F"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00E66BA3">
        <w:rPr>
          <w:color w:val="auto"/>
        </w:rPr>
        <w:instrText xml:space="preserve"> ADDIN ZOTERO_ITEM CSL_CITATION {"citationID":"U28yMmxU","properties":{"formattedCitation":"[10\\uc0\\u8211{}13]","plainCitation":"[10–13]","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Coble"},{"family":"Piemonte","given":"Tami"}],"issued":{"date-parts":[["2017",2]]}}},{"id":1838,"uris":["http://zotero.org/users/local/S8X13ARX/items/MB3F6EGQ"],"itemData":{"id":1838,"type":"article-journal","container-title":"Acta Oncologica","DOI":"10.3109/0284186X.2010.529822","ISSN":"0284-186X, 1651-226X","issue":"2","journalAbbreviation":"Acta Oncologica","language":"en","page":"167-178","source":"DOI.org (Crossref)","title":"Updated evidence in support of diet and exercise interventions in cancer survivors","volume":"50","author":[{"family":"Pekmezi","given":"Dorothy W."},{"family":"Demark-Wahnefried","given":"Wendy"}],"issued":{"date-parts":[["2011",2]]}}},{"id":1840,"uris":["http://zotero.org/users/local/S8X13ARX/items/5X96K6AH"],"itemData":{"id":1840,"type":"article-journal","container-title":"World Journal of Surgical Oncology","DOI":"10.1186/s12957-019-1697-2","ISSN":"1477-7819","issue":"1","journalAbbreviation":"World J Surg Onc","language":"en","page":"153","source":"DOI.org (Crossref)","title":"Impact of physical activity and diet on colorectal cancer survivors’ quality of life: a systematic review","title-short":"Impact of physical activity and diet on colorectal cancer survivors’ quality of life","volume":"17","author":[{"family":"Balhareth","given":"Ameera"},{"family":"Aldossary","given":"Mohammed Yousef"},{"family":"McNamara","given":"Deborah"}],"issued":{"date-parts":[["2019",12]]}}},{"id":1842,"uris":["http://zotero.org/users/local/S8X13ARX/items/36L6BIC7"],"itemData":{"id":1842,"type":"article-journal","container-title":"Breast Cancer Research and Treatment","DOI":"10.1007/s10549-005-9018-6","ISSN":"0167-6806, 1573-7217","issue":"3","journalAbbreviation":"Breast Cancer Res Treat","language":"en","page":"227-232","source":"DOI.org (Crossref)","title":"Diet quality is directly associated with quality of life in breast cancer survivors","volume":"96","author":[{"family":"Wayne","given":"Sharon J"},{"family":"Baumgartner","given":"Kathy"},{"family":"Baumgartner","given":"Richard N"},{"family":"Bernstein","given":"Leslie"},{"family":"Bowen","given":"Deborah J"},{"family":"Ballard-Barbash","given":"Rachel"}],"issued":{"date-parts":[["2006",4]]}}}],"schema":"https://github.com/citation-style-language/schema/raw/master/csl-citation.json"} </w:instrText>
      </w:r>
      <w:r w:rsidRPr="001A5891">
        <w:rPr>
          <w:b/>
          <w:color w:val="auto"/>
        </w:rPr>
        <w:fldChar w:fldCharType="separate"/>
      </w:r>
      <w:r w:rsidR="00E66BA3" w:rsidRPr="00E66BA3">
        <w:rPr>
          <w:color w:val="auto"/>
        </w:rPr>
        <w:t>[10–13]</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E590E5F"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ins w:id="40" w:author="Maino Vieytes, Christian Augusto" w:date="2022-10-19T13:35:00Z">
        <w:r w:rsidR="00404C0D">
          <w:t>Consequently, the goal of this study was to delineate major dietary intake patterns among food insecure cancer survivors by implementing dietary pattern extraction procedures on nationally representative data from the National Health and Nutrition Examination Survey (NHANES</w:t>
        </w:r>
        <w:r w:rsidR="00404C0D">
          <w:rPr>
            <w:rStyle w:val="Strong"/>
            <w:color w:val="0E101A"/>
          </w:rPr>
          <w:t>)</w:t>
        </w:r>
      </w:ins>
      <w:del w:id="41" w:author="Maino Vieytes, Christian Augusto" w:date="2022-10-19T13:35:00Z">
        <w:r w:rsidRPr="001A5891" w:rsidDel="00404C0D">
          <w:rPr>
            <w:color w:val="auto"/>
          </w:rPr>
          <w:delText>Consequently,</w:delText>
        </w:r>
        <w:r w:rsidR="00090578" w:rsidRPr="001A5891" w:rsidDel="00404C0D">
          <w:rPr>
            <w:color w:val="auto"/>
          </w:rPr>
          <w:delText xml:space="preserve"> </w:delText>
        </w:r>
        <w:r w:rsidRPr="001A5891" w:rsidDel="00404C0D">
          <w:rPr>
            <w:color w:val="auto"/>
          </w:rPr>
          <w:delText>the goal of this study was to delineate major dietary intake patterns among food</w:delText>
        </w:r>
      </w:del>
      <w:del w:id="42" w:author="Maino Vieytes, Christian Augusto" w:date="2022-10-14T08:45:00Z">
        <w:r w:rsidRPr="001A5891" w:rsidDel="00300969">
          <w:rPr>
            <w:color w:val="auto"/>
          </w:rPr>
          <w:delText>-</w:delText>
        </w:r>
      </w:del>
      <w:del w:id="43" w:author="Maino Vieytes, Christian Augusto" w:date="2022-10-19T13:35:00Z">
        <w:r w:rsidRPr="001A5891" w:rsidDel="00404C0D">
          <w:rPr>
            <w:color w:val="auto"/>
          </w:rPr>
          <w:delText xml:space="preserve">insecure cancer survivors </w:delText>
        </w:r>
      </w:del>
      <w:del w:id="44" w:author="Maino Vieytes, Christian Augusto" w:date="2022-10-19T13:33:00Z">
        <w:r w:rsidRPr="001A5891" w:rsidDel="00404C0D">
          <w:rPr>
            <w:color w:val="auto"/>
          </w:rPr>
          <w:delText xml:space="preserve">using </w:delText>
        </w:r>
      </w:del>
      <w:del w:id="45" w:author="Maino Vieytes, Christian Augusto" w:date="2022-10-19T13:35:00Z">
        <w:r w:rsidRPr="001A5891" w:rsidDel="00404C0D">
          <w:rPr>
            <w:color w:val="auto"/>
          </w:rPr>
          <w:delText>nationally representative data from the National Health and Nutrition Examination Survey (NHANES</w:delText>
        </w:r>
        <w:r w:rsidRPr="001A5891" w:rsidDel="00404C0D">
          <w:rPr>
            <w:b/>
            <w:bCs/>
            <w:color w:val="auto"/>
          </w:rPr>
          <w:delText>)</w:delText>
        </w:r>
      </w:del>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E66BA3">
        <w:rPr>
          <w:rStyle w:val="Strong"/>
          <w:b w:val="0"/>
          <w:bCs w:val="0"/>
          <w:color w:val="auto"/>
        </w:rPr>
        <w:instrText xml:space="preserve"> ADDIN ZOTERO_ITEM CSL_CITATION {"citationID":"6F1L6Ig8","properties":{"formattedCitation":"[14,15]","plainCitation":"[14,15]","noteIndex":0},"citationItems":[{"id":1580,"uris":["http://zotero.org/users/local/S8X13ARX/items/J5DWKJJV"],"itemData":{"id":1580,"type":"article-journal","container-title":"BMC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E66BA3">
        <w:rPr>
          <w:rStyle w:val="Strong"/>
          <w:b w:val="0"/>
          <w:bCs w:val="0"/>
          <w:noProof/>
          <w:color w:val="auto"/>
        </w:rPr>
        <w:t>[14,15]</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6" w:author="Maino Vieytes, Christian Augusto" w:date="2022-10-14T08:43:00Z">
        <w:r w:rsidR="00300969">
          <w:rPr>
            <w:color w:val="auto"/>
          </w:rPr>
          <w:t xml:space="preserve">there are no studies evaluating the dietary patterns of food insecure cancer survivors using nationally representative data </w:t>
        </w:r>
      </w:ins>
      <w:ins w:id="47"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1EC62511"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E66BA3">
        <w:rPr>
          <w:color w:val="auto"/>
        </w:rPr>
        <w:instrText xml:space="preserve"> ADDIN ZOTERO_ITEM CSL_CITATION {"citationID":"3EQCw6zf","properties":{"formattedCitation":"[16]","plainCitation":"[16]","noteIndex":0},"citationItems":[{"id":"ujLAUKKE/F0VPmgKm","uris":["http://zotero.org/users/local/AyFclNfa/items/R7G22D3N"],"itemData":{"id":353,"type":"article-journal","title":"National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E66BA3">
        <w:rPr>
          <w:color w:val="auto"/>
        </w:rPr>
        <w:t>[16]</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E66BA3">
        <w:rPr>
          <w:color w:val="auto"/>
        </w:rPr>
        <w:instrText xml:space="preserve"> ADDIN ZOTERO_ITEM CSL_CITATION {"citationID":"PdMIT0xT","properties":{"formattedCitation":"[17]","plainCitation":"[17]","noteIndex":0},"citationItems":[{"id":1619,"uris":["http://zotero.org/users/local/S8X13ARX/items/AHI59TS5"],"itemData":{"id":1619,"type":"document","publisher":"Centers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E66BA3">
        <w:rPr>
          <w:color w:val="auto"/>
        </w:rPr>
        <w:t>[17]</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xml:space="preserve">. </w:t>
      </w:r>
      <w:ins w:id="48" w:author="Maino Vieytes, Christian Augusto" w:date="2022-10-17T11:10:00Z">
        <w:r w:rsidR="0008798D">
          <w:rPr>
            <w:color w:val="auto"/>
          </w:rPr>
          <w:t xml:space="preserve">Tumor </w:t>
        </w:r>
      </w:ins>
      <w:del w:id="49" w:author="Maino Vieytes, Christian Augusto" w:date="2022-10-17T11:10:00Z">
        <w:r w:rsidRPr="001A5891" w:rsidDel="0008798D">
          <w:rPr>
            <w:color w:val="auto"/>
          </w:rPr>
          <w:delText xml:space="preserve">Clinical measurements delineating tumor </w:delText>
        </w:r>
      </w:del>
      <w:r w:rsidRPr="001A5891">
        <w:rPr>
          <w:color w:val="auto"/>
        </w:rPr>
        <w:t>stage</w:t>
      </w:r>
      <w:r w:rsidR="008E65E7" w:rsidRPr="001A5891">
        <w:rPr>
          <w:color w:val="auto"/>
        </w:rPr>
        <w:t xml:space="preserve"> </w:t>
      </w:r>
      <w:ins w:id="50" w:author="Maino Vieytes, Christian Augusto" w:date="2022-10-17T11:10:00Z">
        <w:r w:rsidR="0008798D">
          <w:rPr>
            <w:color w:val="auto"/>
          </w:rPr>
          <w:t xml:space="preserve">data </w:t>
        </w:r>
      </w:ins>
      <w:r w:rsidR="008E65E7" w:rsidRPr="001A5891">
        <w:rPr>
          <w:color w:val="auto"/>
        </w:rPr>
        <w:t>for cancer survivors</w:t>
      </w:r>
      <w:r w:rsidRPr="001A5891">
        <w:rPr>
          <w:color w:val="auto"/>
        </w:rPr>
        <w:t xml:space="preserve"> are not part of the survey. All study procedures and protocols were approved by the NCHS Ethics Review Board and all participants provided informed </w:t>
      </w:r>
      <w:ins w:id="51"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E66BA3">
        <w:rPr>
          <w:color w:val="auto"/>
        </w:rPr>
        <w:instrText xml:space="preserve"> ADDIN ZOTERO_ITEM CSL_CITATION {"citationID":"9J3wn43z","properties":{"formattedCitation":"[17]","plainCitation":"[17]","noteIndex":0},"citationItems":[{"id":1619,"uris":["http://zotero.org/users/local/S8X13ARX/items/AHI59TS5"],"itemData":{"id":1619,"type":"document","publisher":"Centers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E66BA3">
        <w:rPr>
          <w:color w:val="auto"/>
        </w:rPr>
        <w:t>[17]</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701C8E6B"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52" w:author="Maino Vieytes, Christian Augusto" w:date="2022-10-14T08:52:00Z">
        <w:r w:rsidR="00BF000C">
          <w:rPr>
            <w:color w:val="auto"/>
          </w:rPr>
          <w:t xml:space="preserve"> given the generally benign course associated with these cancers that might </w:t>
        </w:r>
      </w:ins>
      <w:ins w:id="53" w:author="Maino Vieytes, Christian Augusto" w:date="2022-10-14T08:53:00Z">
        <w:r w:rsidR="00BF000C">
          <w:rPr>
            <w:color w:val="auto"/>
          </w:rPr>
          <w:t>otherwise</w:t>
        </w:r>
      </w:ins>
      <w:ins w:id="54" w:author="Maino Vieytes, Christian Augusto" w:date="2022-10-14T08:52:00Z">
        <w:r w:rsidR="00BF000C">
          <w:rPr>
            <w:color w:val="auto"/>
          </w:rPr>
          <w:t xml:space="preserve"> bias the sample</w:t>
        </w:r>
      </w:ins>
      <w:ins w:id="55" w:author="Maino Vieytes, Christian Augusto" w:date="2022-10-14T08:53:00Z">
        <w:r w:rsidR="00AB493F">
          <w:rPr>
            <w:color w:val="auto"/>
          </w:rPr>
          <w:t xml:space="preserve"> </w:t>
        </w:r>
      </w:ins>
      <w:r w:rsidR="00AB493F">
        <w:rPr>
          <w:color w:val="auto"/>
        </w:rPr>
        <w:fldChar w:fldCharType="begin"/>
      </w:r>
      <w:r w:rsidR="00E66BA3">
        <w:rPr>
          <w:color w:val="auto"/>
        </w:rPr>
        <w:instrText xml:space="preserve"> ADDIN ZOTERO_ITEM CSL_CITATION {"citationID":"nAyjLRDF","properties":{"formattedCitation":"[18]","plainCitation":"[18]","noteIndex":0},"citationItems":[{"id":1748,"uris":["http://zotero.org/users/local/S8X13ARX/items/EJVBAQYE"],"itemData":{"id":1748,"type":"article-journal","container-title":"JNCI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E66BA3">
        <w:rPr>
          <w:noProof/>
          <w:color w:val="auto"/>
        </w:rPr>
        <w:t>[18]</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56" w:author="Maino Vieytes, Christian Augusto" w:date="2022-10-14T08:45:00Z">
        <w:r w:rsidR="00300969">
          <w:rPr>
            <w:color w:val="auto"/>
          </w:rPr>
          <w:t xml:space="preserve"> </w:t>
        </w:r>
      </w:ins>
      <w:del w:id="57"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480F13C3"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E66BA3">
        <w:rPr>
          <w:color w:val="auto"/>
        </w:rPr>
        <w:instrText xml:space="preserve"> ADDIN ZOTERO_ITEM CSL_CITATION {"citationID":"NygoqXAB","properties":{"formattedCitation":"[19]","plainCitation":"[19]","noteIndex":0},"citationItems":[{"id":1620,"uris":["http://zotero.org/users/local/S8X13ARX/items/KKA2EYXT"],"itemData":{"id":1620,"type":"article-journal","container-title":"Journal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E66BA3">
        <w:rPr>
          <w:color w:val="auto"/>
        </w:rPr>
        <w:t>[19]</w:t>
      </w:r>
      <w:r w:rsidRPr="001A5891">
        <w:rPr>
          <w:b/>
          <w:color w:val="auto"/>
        </w:rPr>
        <w:fldChar w:fldCharType="end"/>
      </w:r>
      <w:r w:rsidRPr="001A5891">
        <w:rPr>
          <w:color w:val="auto"/>
        </w:rPr>
        <w:t>. We modeled household size numerically.</w:t>
      </w:r>
    </w:p>
    <w:p w14:paraId="4F9177F9" w14:textId="1DCF963F"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E66BA3">
        <w:rPr>
          <w:color w:val="auto"/>
        </w:rPr>
        <w:instrText xml:space="preserve"> ADDIN ZOTERO_ITEM CSL_CITATION {"citationID":"wJBrA3zm","properties":{"formattedCitation":"[20,21]","plainCitation":"[20,21]","noteIndex":0},"citationItems":[{"id":1389,"uris":["http://zotero.org/users/local/S8X13ARX/items/LCL7BTPS"],"itemData":{"id":1389,"type":"article-journal","abstract":"We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E66BA3">
        <w:rPr>
          <w:color w:val="auto"/>
        </w:rPr>
        <w:t>[20,21]</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w:t>
      </w:r>
      <w:ins w:id="58" w:author="Maino Vieytes, Christian Augusto" w:date="2022-10-19T13:31:00Z">
        <w:r w:rsidR="00404C0D">
          <w:rPr>
            <w:color w:val="auto"/>
          </w:rPr>
          <w:t xml:space="preserve"> (measured as all physical activity exerted on a weekly basis)</w:t>
        </w:r>
      </w:ins>
      <w:r w:rsidRPr="001A5891">
        <w:rPr>
          <w:color w:val="auto"/>
        </w:rPr>
        <w:t xml:space="preserve">, respectively </w:t>
      </w:r>
      <w:r w:rsidRPr="001A5891">
        <w:rPr>
          <w:b/>
          <w:color w:val="auto"/>
        </w:rPr>
        <w:fldChar w:fldCharType="begin"/>
      </w:r>
      <w:r w:rsidR="00E66BA3">
        <w:rPr>
          <w:color w:val="auto"/>
        </w:rPr>
        <w:instrText xml:space="preserve"> ADDIN ZOTERO_ITEM CSL_CITATION {"citationID":"8zlv01gw","properties":{"formattedCitation":"[22,23]","plainCitation":"[22,23]","noteIndex":0},"citationItems":[{"id":1561,"uris":["http://zotero.org/users/local/S8X13ARX/items/FFEVBQWA"],"itemData":{"id":1561,"type":"article-journal","container-title":"Biological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E66BA3">
        <w:rPr>
          <w:color w:val="auto"/>
        </w:rPr>
        <w:t>[22,23]</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7CD96AE8" w:rsidR="009C25EC" w:rsidRPr="001A5891" w:rsidRDefault="009C25EC" w:rsidP="001A5891">
      <w:pPr>
        <w:pStyle w:val="MDPI31text"/>
        <w:rPr>
          <w:b/>
          <w:color w:val="auto"/>
        </w:rPr>
      </w:pPr>
      <w:r w:rsidRPr="001A5891">
        <w:rPr>
          <w:color w:val="auto"/>
        </w:rPr>
        <w:t xml:space="preserve">Dietary data </w:t>
      </w:r>
      <w:del w:id="59" w:author="Maino Vieytes, Christian Augusto" w:date="2022-10-17T11:11:00Z">
        <w:r w:rsidRPr="001A5891" w:rsidDel="0008798D">
          <w:rPr>
            <w:color w:val="auto"/>
          </w:rPr>
          <w:delText xml:space="preserve">are </w:delText>
        </w:r>
      </w:del>
      <w:ins w:id="60" w:author="Maino Vieytes, Christian Augusto" w:date="2022-10-17T11:11:00Z">
        <w:r w:rsidR="0008798D">
          <w:rPr>
            <w:color w:val="auto"/>
          </w:rPr>
          <w:t>were</w:t>
        </w:r>
        <w:r w:rsidR="0008798D" w:rsidRPr="001A5891">
          <w:rPr>
            <w:color w:val="auto"/>
          </w:rPr>
          <w:t xml:space="preserve"> </w:t>
        </w:r>
      </w:ins>
      <w:r w:rsidRPr="001A5891">
        <w:rPr>
          <w:color w:val="auto"/>
        </w:rPr>
        <w:t xml:space="preserve">collected using the 24-hour recall method from NHANES participants during an in-person interview (performed in the MEC) </w:t>
      </w:r>
      <w:r w:rsidRPr="001A5891">
        <w:rPr>
          <w:b/>
          <w:color w:val="auto"/>
        </w:rPr>
        <w:fldChar w:fldCharType="begin"/>
      </w:r>
      <w:r w:rsidR="00E66BA3">
        <w:rPr>
          <w:color w:val="auto"/>
        </w:rPr>
        <w:instrText xml:space="preserve"> ADDIN ZOTERO_ITEM CSL_CITATION {"citationID":"gHGzpwU1","properties":{"formattedCitation":"[24]","plainCitation":"[24]","noteIndex":0},"citationItems":[{"id":808,"uris":["http://zotero.org/users/local/S8X13ARX/items/QXTB5EYL"],"itemData":{"id":808,"type":"article-journal","container-title":"The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E66BA3">
        <w:rPr>
          <w:color w:val="auto"/>
        </w:rPr>
        <w:t>[24]</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w:t>
      </w:r>
      <w:ins w:id="61" w:author="Maino Vieytes, Christian Augusto" w:date="2022-10-19T13:41:00Z">
        <w:r w:rsidR="00404C0D">
          <w:rPr>
            <w:color w:val="auto"/>
          </w:rPr>
          <w:t>ou</w:t>
        </w:r>
      </w:ins>
      <w:r w:rsidRPr="001A5891">
        <w:rPr>
          <w:color w:val="auto"/>
        </w:rPr>
        <w:t>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E66BA3">
        <w:rPr>
          <w:color w:val="auto"/>
        </w:rPr>
        <w:instrText xml:space="preserve"> ADDIN ZOTERO_ITEM CSL_CITATION {"citationID":"DMaEAcLo","properties":{"formattedCitation":"[24,25]","plainCitation":"[24,25]","noteIndex":0},"citationItems":[{"id":806,"uris":["http://zotero.org/users/local/S8X13ARX/items/B2M4LR36"],"itemData":{"id":806,"type":"article-journal","container-title":"The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E66BA3">
        <w:rPr>
          <w:color w:val="auto"/>
        </w:rPr>
        <w:t>[24,25]</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w:t>
      </w:r>
      <w:ins w:id="62" w:author="Maino Vieytes, Christian Augusto" w:date="2022-10-17T11:13:00Z">
        <w:r w:rsidR="00D0309E">
          <w:rPr>
            <w:color w:val="auto"/>
          </w:rPr>
          <w:t xml:space="preserve"> and minimize any bias introduced by using a single day of dietary intake values</w:t>
        </w:r>
      </w:ins>
      <w:r w:rsidRPr="001A5891">
        <w:rPr>
          <w:color w:val="auto"/>
        </w:rPr>
        <w:t xml:space="preserve">, we averaged intake values across both days of data collection </w:t>
      </w:r>
      <w:r w:rsidRPr="001A5891">
        <w:rPr>
          <w:b/>
          <w:color w:val="auto"/>
        </w:rPr>
        <w:fldChar w:fldCharType="begin"/>
      </w:r>
      <w:r w:rsidR="00E66BA3">
        <w:rPr>
          <w:color w:val="auto"/>
        </w:rPr>
        <w:instrText xml:space="preserve"> ADDIN ZOTERO_ITEM CSL_CITATION {"citationID":"VyAQHFbF","properties":{"formattedCitation":"[26,27]","plainCitation":"[26,27]","noteIndex":0},"citationItems":[{"id":1746,"uris":["http://zotero.org/users/local/S8X13ARX/items/WU2JE6EL"],"itemData":{"id":1746,"type":"article-journal","abstract":"Abstract\n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E66BA3">
        <w:rPr>
          <w:color w:val="auto"/>
        </w:rPr>
        <w:t>[26,27]</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E66BA3">
        <w:rPr>
          <w:color w:val="auto"/>
        </w:rPr>
        <w:instrText xml:space="preserve"> ADDIN ZOTERO_ITEM CSL_CITATION {"citationID":"WweIO6AT","properties":{"formattedCitation":"[28]","plainCitation":"[28]","noteIndex":0},"citationItems":[{"id":1304,"uris":["http://zotero.org/users/local/S8X13ARX/items/92BRNILY"],"itemData":{"id":1304,"type":"article-journal","container-title":"Procedia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E66BA3">
        <w:rPr>
          <w:color w:val="auto"/>
        </w:rPr>
        <w:t>[28]</w:t>
      </w:r>
      <w:r w:rsidRPr="001A5891">
        <w:rPr>
          <w:b/>
          <w:color w:val="auto"/>
        </w:rPr>
        <w:fldChar w:fldCharType="end"/>
      </w:r>
      <w:r w:rsidRPr="001A5891">
        <w:rPr>
          <w:color w:val="auto"/>
        </w:rPr>
        <w:t xml:space="preserve">. </w:t>
      </w:r>
    </w:p>
    <w:p w14:paraId="56C4B8F0" w14:textId="5FA3E53B"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E66BA3">
        <w:rPr>
          <w:color w:val="auto"/>
        </w:rPr>
        <w:instrText xml:space="preserve"> ADDIN ZOTERO_ITEM CSL_CITATION {"citationID":"3VNdxzDV","properties":{"formattedCitation":"[29,30]","plainCitation":"[29,30]","noteIndex":0},"citationItems":[{"id":814,"uris":["http://zotero.org/users/local/S8X13ARX/items/ZV4UMRML"],"itemData":{"id":814,"type":"article-journal","title":"Bowman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E66BA3">
        <w:rPr>
          <w:color w:val="auto"/>
        </w:rPr>
        <w:t>[29,30]</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w:t>
      </w:r>
      <w:r w:rsidRPr="001A5891">
        <w:rPr>
          <w:color w:val="auto"/>
        </w:rPr>
        <w:lastRenderedPageBreak/>
        <w:t xml:space="preserve">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E66BA3">
        <w:rPr>
          <w:color w:val="auto"/>
        </w:rPr>
        <w:instrText xml:space="preserve"> ADDIN ZOTERO_ITEM CSL_CITATION {"citationID":"gWA11HtW","properties":{"formattedCitation":"[31]","plainCitation":"[31]","noteIndex":0},"citationItems":[{"id":835,"uris":["http://zotero.org/users/local/S8X13ARX/items/HK3ZM8V9"],"itemData":{"id":835,"type":"article-journal","container-title":"The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E66BA3">
        <w:rPr>
          <w:color w:val="auto"/>
        </w:rPr>
        <w:t>[31]</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t xml:space="preserve">2.4. </w:t>
      </w:r>
      <w:r w:rsidR="009C25EC" w:rsidRPr="001A5891">
        <w:rPr>
          <w:color w:val="auto"/>
        </w:rPr>
        <w:t>Cancer Status and Food Security Data</w:t>
      </w:r>
    </w:p>
    <w:p w14:paraId="2F493D0C" w14:textId="586060EE"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E66BA3">
        <w:rPr>
          <w:color w:val="auto"/>
        </w:rPr>
        <w:instrText xml:space="preserve"> ADDIN ZOTERO_ITEM CSL_CITATION {"citationID":"ZQBgOZOT","properties":{"formattedCitation":"[32]","plainCitation":"[32]","noteIndex":0},"citationItems":[{"id":1713,"uris":["http://zotero.org/users/local/S8X13ARX/items/QSV67ZBV"],"itemData":{"id":1713,"type":"article-journal","abstract":"Many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E66BA3">
        <w:rPr>
          <w:color w:val="auto"/>
        </w:rPr>
        <w:t>[32]</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E66BA3">
        <w:rPr>
          <w:color w:val="auto"/>
        </w:rPr>
        <w:instrText xml:space="preserve"> ADDIN ZOTERO_ITEM CSL_CITATION {"citationID":"CbzZjQa9","properties":{"formattedCitation":"[18]","plainCitation":"[18]","noteIndex":0},"citationItems":[{"id":1748,"uris":["http://zotero.org/users/local/S8X13ARX/items/EJVBAQYE"],"itemData":{"id":1748,"type":"article-journal","container-title":"JNCI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E66BA3">
        <w:rPr>
          <w:color w:val="auto"/>
        </w:rPr>
        <w:t>[18]</w:t>
      </w:r>
      <w:r w:rsidRPr="001A5891">
        <w:rPr>
          <w:b/>
          <w:color w:val="auto"/>
        </w:rPr>
        <w:fldChar w:fldCharType="end"/>
      </w:r>
      <w:r w:rsidRPr="001A5891">
        <w:rPr>
          <w:color w:val="auto"/>
        </w:rPr>
        <w:t>.</w:t>
      </w:r>
    </w:p>
    <w:p w14:paraId="2084D05A" w14:textId="205437AF"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E66BA3">
        <w:rPr>
          <w:color w:val="auto"/>
        </w:rPr>
        <w:instrText xml:space="preserve"> ADDIN ZOTERO_ITEM CSL_CITATION {"citationID":"3AXMnapy","properties":{"formattedCitation":"[33,34]","plainCitation":"[33,34]","noteIndex":0},"citationItems":[{"id":1383,"uris":["http://zotero.org/users/local/S8X13ARX/items/3WGIUSZL"],"itemData":{"id":1383,"type":"document","publisher":"U.S.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E66BA3">
        <w:rPr>
          <w:color w:val="auto"/>
        </w:rPr>
        <w:t>[33,34]</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E66BA3">
        <w:rPr>
          <w:color w:val="auto"/>
        </w:rPr>
        <w:instrText xml:space="preserve"> ADDIN ZOTERO_ITEM CSL_CITATION {"citationID":"CTrkjNBD","properties":{"formattedCitation":"[33,34]","plainCitation":"[33,34]","noteIndex":0},"citationItems":[{"id":1383,"uris":["http://zotero.org/users/local/S8X13ARX/items/3WGIUSZL"],"itemData":{"id":1383,"type":"document","publisher":"U.S.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E66BA3">
        <w:rPr>
          <w:color w:val="auto"/>
        </w:rPr>
        <w:t>[33,34]</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7DBAFD5D"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w:t>
      </w:r>
      <w:del w:id="63" w:author="Maino Vieytes, Christian Augusto" w:date="2022-10-17T18:10:00Z">
        <w:r w:rsidRPr="001A5891" w:rsidDel="00C403C9">
          <w:rPr>
            <w:color w:val="auto"/>
          </w:rPr>
          <w:delText xml:space="preserve">PCA and </w:delText>
        </w:r>
      </w:del>
      <w:r w:rsidRPr="001A5891">
        <w:rPr>
          <w:color w:val="auto"/>
        </w:rPr>
        <w:t>penalized logistic regression models</w:t>
      </w:r>
      <w:ins w:id="64" w:author="Maino Vieytes, Christian Augusto" w:date="2022-10-17T18:10:00Z">
        <w:r w:rsidR="00C403C9">
          <w:rPr>
            <w:color w:val="auto"/>
          </w:rPr>
          <w:t xml:space="preserve"> and PCA</w:t>
        </w:r>
      </w:ins>
      <w:r w:rsidRPr="001A5891">
        <w:rPr>
          <w:color w:val="auto"/>
        </w:rPr>
        <w:t xml:space="preserve">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w:t>
      </w:r>
      <w:ins w:id="65" w:author="Maino Vieytes, Christian Augusto" w:date="2022-10-17T18:10:00Z">
        <w:r w:rsidR="00C403C9">
          <w:rPr>
            <w:color w:val="auto"/>
          </w:rPr>
          <w:t xml:space="preserve">For the former, we used four binary outcomes: </w:t>
        </w:r>
      </w:ins>
      <w:ins w:id="66" w:author="Maino Vieytes, Christian Augusto" w:date="2022-10-17T18:13:00Z">
        <w:r w:rsidR="0039525D">
          <w:rPr>
            <w:color w:val="auto"/>
          </w:rPr>
          <w:t xml:space="preserve">food insecurity status (food insecure vs food secure), </w:t>
        </w:r>
      </w:ins>
      <w:ins w:id="67" w:author="Maino Vieytes, Christian Augusto" w:date="2022-10-17T18:12:00Z">
        <w:r w:rsidR="00C403C9" w:rsidRPr="001A5891">
          <w:rPr>
            <w:bCs/>
            <w:color w:val="auto"/>
          </w:rPr>
          <w:t xml:space="preserve">age </w:t>
        </w:r>
        <w:r w:rsidR="00C403C9" w:rsidRPr="001A5891">
          <w:rPr>
            <w:bCs/>
            <w:color w:val="auto"/>
          </w:rPr>
          <w:sym w:font="Symbol" w:char="F0B3"/>
        </w:r>
        <w:r w:rsidR="00C403C9" w:rsidRPr="001A5891">
          <w:rPr>
            <w:bCs/>
            <w:color w:val="auto"/>
          </w:rPr>
          <w:t xml:space="preserve"> 60 years, household receipt of SNAP benefits in the last 12 months, and household size </w:t>
        </w:r>
        <w:r w:rsidR="00C403C9" w:rsidRPr="001A5891">
          <w:rPr>
            <w:bCs/>
            <w:color w:val="auto"/>
          </w:rPr>
          <w:sym w:font="Symbol" w:char="F0B3"/>
        </w:r>
        <w:r w:rsidR="00C403C9" w:rsidRPr="001A5891">
          <w:rPr>
            <w:bCs/>
            <w:color w:val="auto"/>
          </w:rPr>
          <w:t xml:space="preserve"> 5</w:t>
        </w:r>
        <w:r w:rsidR="00C403C9">
          <w:rPr>
            <w:bCs/>
            <w:color w:val="auto"/>
          </w:rPr>
          <w:t xml:space="preserve">, which are all </w:t>
        </w:r>
      </w:ins>
      <w:ins w:id="68" w:author="Maino Vieytes, Christian Augusto" w:date="2022-10-17T18:13:00Z">
        <w:r w:rsidR="0039525D">
          <w:rPr>
            <w:bCs/>
            <w:color w:val="auto"/>
          </w:rPr>
          <w:t xml:space="preserve">associated or </w:t>
        </w:r>
      </w:ins>
      <w:ins w:id="69" w:author="Maino Vieytes, Christian Augusto" w:date="2022-10-17T18:15:00Z">
        <w:r w:rsidR="0039525D">
          <w:rPr>
            <w:bCs/>
            <w:color w:val="auto"/>
          </w:rPr>
          <w:t>understood</w:t>
        </w:r>
      </w:ins>
      <w:ins w:id="70" w:author="Maino Vieytes, Christian Augusto" w:date="2022-10-17T18:13:00Z">
        <w:r w:rsidR="0039525D">
          <w:rPr>
            <w:bCs/>
            <w:color w:val="auto"/>
          </w:rPr>
          <w:t xml:space="preserve"> risk factors for FI</w:t>
        </w:r>
      </w:ins>
      <w:ins w:id="71" w:author="Maino Vieytes, Christian Augusto" w:date="2022-10-17T18:14:00Z">
        <w:r w:rsidR="0039525D">
          <w:rPr>
            <w:bCs/>
            <w:color w:val="auto"/>
          </w:rPr>
          <w:t xml:space="preserve"> </w:t>
        </w:r>
      </w:ins>
      <w:r w:rsidR="0039525D">
        <w:rPr>
          <w:bCs/>
          <w:color w:val="auto"/>
        </w:rPr>
        <w:fldChar w:fldCharType="begin"/>
      </w:r>
      <w:r w:rsidR="00E66BA3">
        <w:rPr>
          <w:bCs/>
          <w:color w:val="auto"/>
        </w:rPr>
        <w:instrText xml:space="preserve"> ADDIN ZOTERO_ITEM CSL_CITATION {"citationID":"KbzanMSA","properties":{"formattedCitation":"[35,36]","plainCitation":"[35,36]","noteIndex":0},"citationItems":[{"id":1373,"uris":["http://zotero.org/users/local/S8X13ARX/items/F9TXRSSS"],"itemData":{"id":1373,"type":"article-journal","container-title":"The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39525D">
        <w:rPr>
          <w:bCs/>
          <w:color w:val="auto"/>
        </w:rPr>
        <w:fldChar w:fldCharType="separate"/>
      </w:r>
      <w:r w:rsidR="00E66BA3">
        <w:rPr>
          <w:bCs/>
          <w:noProof/>
          <w:color w:val="auto"/>
        </w:rPr>
        <w:t>[35,36]</w:t>
      </w:r>
      <w:r w:rsidR="0039525D">
        <w:rPr>
          <w:bCs/>
          <w:color w:val="auto"/>
        </w:rPr>
        <w:fldChar w:fldCharType="end"/>
      </w:r>
      <w:ins w:id="72" w:author="Maino Vieytes, Christian Augusto" w:date="2022-10-17T18:14:00Z">
        <w:r w:rsidR="0039525D">
          <w:rPr>
            <w:bCs/>
            <w:color w:val="auto"/>
          </w:rPr>
          <w:t xml:space="preserve">. </w:t>
        </w:r>
      </w:ins>
      <w:r w:rsidRPr="001A5891">
        <w:rPr>
          <w:color w:val="auto"/>
        </w:rPr>
        <w:t xml:space="preserve">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del w:id="73" w:author="Maino Vieytes, Christian Augusto" w:date="2022-10-17T11:14:00Z">
        <w:r w:rsidRPr="001A5891" w:rsidDel="00D0309E">
          <w:rPr>
            <w:color w:val="auto"/>
          </w:rPr>
          <w:delText>.</w:delText>
        </w:r>
      </w:del>
    </w:p>
    <w:p w14:paraId="44A05D8E" w14:textId="7D758BE2"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w:t>
      </w:r>
      <w:r w:rsidRPr="001A5891">
        <w:rPr>
          <w:color w:val="auto"/>
        </w:rPr>
        <w:lastRenderedPageBreak/>
        <w:t xml:space="preserve">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E66BA3">
        <w:rPr>
          <w:color w:val="auto"/>
        </w:rPr>
        <w:instrText xml:space="preserve"> ADDIN ZOTERO_ITEM CSL_CITATION {"citationID":"qCkpilQc","properties":{"formattedCitation":"[37]","plainCitation":"[37]","noteIndex":0},"citationItems":[{"id":1565,"uris":["http://zotero.org/users/local/S8X13ARX/items/5J5UUH7A"],"itemData":{"id":1565,"type":"article-journal","container-title":"Vital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E66BA3">
        <w:rPr>
          <w:color w:val="auto"/>
        </w:rPr>
        <w:t>[37]</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74"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75" w:author="Maino Vieytes, Christian Augusto" w:date="2022-10-14T09:30:00Z">
        <w:r w:rsidR="00DF3D7B">
          <w:rPr>
            <w:color w:val="auto"/>
          </w:rPr>
          <w:instrText xml:space="preserve">" </w:instrText>
        </w:r>
        <w:r w:rsidR="00DF3D7B">
          <w:rPr>
            <w:color w:val="auto"/>
          </w:rPr>
        </w:r>
        <w:r w:rsidR="00DF3D7B">
          <w:rPr>
            <w:color w:val="auto"/>
          </w:rPr>
          <w:fldChar w:fldCharType="separate"/>
        </w:r>
      </w:ins>
      <w:r w:rsidR="00DF3D7B" w:rsidRPr="0005598C">
        <w:rPr>
          <w:rStyle w:val="Hyperlink"/>
        </w:rPr>
        <w:t>https://github.com/cmainov/NHANES-Diet-Penalized-Regression</w:t>
      </w:r>
      <w:ins w:id="76" w:author="Maino Vieytes, Christian Augusto" w:date="2022-10-14T09:30:00Z">
        <w:r w:rsidR="00DF3D7B">
          <w:rPr>
            <w:color w:val="auto"/>
          </w:rPr>
          <w:fldChar w:fldCharType="end"/>
        </w:r>
        <w:r w:rsidR="00DF3D7B">
          <w:rPr>
            <w:color w:val="auto"/>
          </w:rPr>
          <w:t>.</w:t>
        </w:r>
      </w:ins>
      <w:del w:id="77"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Change w:id="78">
          <w:tblGrid>
            <w:gridCol w:w="2014"/>
            <w:gridCol w:w="1761"/>
            <w:gridCol w:w="3118"/>
            <w:gridCol w:w="1500"/>
            <w:gridCol w:w="819"/>
          </w:tblGrid>
        </w:tblGridChange>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AD0410" w:rsidRPr="001A5891" w14:paraId="252326C2" w14:textId="77777777" w:rsidTr="0004719F">
        <w:trPr>
          <w:trHeight w:val="320"/>
        </w:trPr>
        <w:tc>
          <w:tcPr>
            <w:tcW w:w="8393" w:type="dxa"/>
            <w:gridSpan w:val="4"/>
            <w:tcBorders>
              <w:top w:val="single" w:sz="4" w:space="0" w:color="auto"/>
              <w:bottom w:val="nil"/>
              <w:right w:val="nil"/>
            </w:tcBorders>
            <w:noWrap/>
          </w:tcPr>
          <w:p w14:paraId="4BE9524F" w14:textId="22FB1FB3" w:rsidR="00AD0410" w:rsidRPr="001A5891" w:rsidRDefault="00AD0410">
            <w:pPr>
              <w:jc w:val="left"/>
              <w:rPr>
                <w:color w:val="auto"/>
              </w:rPr>
              <w:pPrChange w:id="79" w:author="Maino Vieytes, Christian Augusto" w:date="2022-10-17T18:24:00Z">
                <w:pPr>
                  <w:jc w:val="center"/>
                </w:pPr>
              </w:pPrChange>
            </w:pPr>
            <w:r w:rsidRPr="001A5891">
              <w:rPr>
                <w:color w:val="auto"/>
              </w:rPr>
              <w:t>Age</w:t>
            </w:r>
          </w:p>
        </w:tc>
        <w:tc>
          <w:tcPr>
            <w:tcW w:w="819" w:type="dxa"/>
            <w:tcBorders>
              <w:top w:val="single" w:sz="4" w:space="0" w:color="auto"/>
              <w:left w:val="nil"/>
              <w:bottom w:val="nil"/>
              <w:right w:val="single" w:sz="4" w:space="0" w:color="auto"/>
            </w:tcBorders>
          </w:tcPr>
          <w:p w14:paraId="51076E66" w14:textId="77777777" w:rsidR="00AD0410" w:rsidRPr="001A5891" w:rsidRDefault="00AD0410"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lastRenderedPageBreak/>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AD0410" w:rsidRPr="001A5891" w14:paraId="576EF9B1" w14:textId="77777777" w:rsidTr="001A3A93">
        <w:trPr>
          <w:trHeight w:val="320"/>
        </w:trPr>
        <w:tc>
          <w:tcPr>
            <w:tcW w:w="8393" w:type="dxa"/>
            <w:gridSpan w:val="4"/>
            <w:tcBorders>
              <w:bottom w:val="nil"/>
              <w:right w:val="nil"/>
            </w:tcBorders>
            <w:noWrap/>
            <w:hideMark/>
          </w:tcPr>
          <w:p w14:paraId="06EA9685" w14:textId="130F2393" w:rsidR="00AD0410" w:rsidRPr="001A5891" w:rsidRDefault="00AD0410">
            <w:pPr>
              <w:jc w:val="left"/>
              <w:rPr>
                <w:color w:val="auto"/>
              </w:rPr>
              <w:pPrChange w:id="80" w:author="Maino Vieytes, Christian Augusto" w:date="2022-10-17T18:25:00Z">
                <w:pPr>
                  <w:jc w:val="center"/>
                </w:pPr>
              </w:pPrChange>
            </w:pPr>
            <w:r w:rsidRPr="001A5891">
              <w:rPr>
                <w:color w:val="auto"/>
              </w:rPr>
              <w:t>Education Attained</w:t>
            </w:r>
          </w:p>
        </w:tc>
        <w:tc>
          <w:tcPr>
            <w:tcW w:w="819" w:type="dxa"/>
            <w:tcBorders>
              <w:left w:val="nil"/>
              <w:bottom w:val="nil"/>
              <w:right w:val="single" w:sz="4" w:space="0" w:color="auto"/>
            </w:tcBorders>
          </w:tcPr>
          <w:p w14:paraId="709D23B0" w14:textId="77777777" w:rsidR="00AD0410" w:rsidRPr="001A5891" w:rsidRDefault="00AD0410"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AD0410" w:rsidRPr="001A5891" w14:paraId="38579E7E" w14:textId="77777777" w:rsidTr="00111753">
        <w:trPr>
          <w:trHeight w:val="320"/>
        </w:trPr>
        <w:tc>
          <w:tcPr>
            <w:tcW w:w="8393" w:type="dxa"/>
            <w:gridSpan w:val="4"/>
            <w:tcBorders>
              <w:top w:val="single" w:sz="4" w:space="0" w:color="auto"/>
              <w:bottom w:val="nil"/>
              <w:right w:val="nil"/>
            </w:tcBorders>
            <w:noWrap/>
          </w:tcPr>
          <w:p w14:paraId="19CAC409" w14:textId="0A4923E7" w:rsidR="00AD0410" w:rsidRPr="001A5891" w:rsidRDefault="00AD0410">
            <w:pPr>
              <w:jc w:val="left"/>
              <w:rPr>
                <w:color w:val="auto"/>
              </w:rPr>
              <w:pPrChange w:id="81" w:author="Maino Vieytes, Christian Augusto" w:date="2022-10-17T18:25:00Z">
                <w:pPr>
                  <w:jc w:val="center"/>
                </w:pPr>
              </w:pPrChange>
            </w:pPr>
            <w:r w:rsidRPr="001A5891">
              <w:rPr>
                <w:color w:val="auto"/>
              </w:rPr>
              <w:t>Household Size</w:t>
            </w:r>
          </w:p>
        </w:tc>
        <w:tc>
          <w:tcPr>
            <w:tcW w:w="819" w:type="dxa"/>
            <w:tcBorders>
              <w:top w:val="single" w:sz="4" w:space="0" w:color="auto"/>
              <w:left w:val="nil"/>
              <w:bottom w:val="nil"/>
              <w:right w:val="single" w:sz="4" w:space="0" w:color="auto"/>
            </w:tcBorders>
          </w:tcPr>
          <w:p w14:paraId="12CF5E0C" w14:textId="77777777" w:rsidR="00AD0410" w:rsidRPr="001A5891" w:rsidRDefault="00AD0410"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rsidDel="00AD0410" w14:paraId="6C099CEA" w14:textId="079F2B71" w:rsidTr="009C772B">
        <w:trPr>
          <w:trHeight w:val="320"/>
          <w:del w:id="82" w:author="Maino Vieytes, Christian Augusto" w:date="2022-10-17T18:29:00Z"/>
        </w:trPr>
        <w:tc>
          <w:tcPr>
            <w:tcW w:w="8393" w:type="dxa"/>
            <w:gridSpan w:val="4"/>
            <w:tcBorders>
              <w:top w:val="single" w:sz="4" w:space="0" w:color="auto"/>
              <w:bottom w:val="nil"/>
              <w:right w:val="nil"/>
            </w:tcBorders>
            <w:noWrap/>
          </w:tcPr>
          <w:p w14:paraId="0BCF1BEB" w14:textId="08A3E17A" w:rsidR="00041C8B" w:rsidRPr="001A5891" w:rsidDel="00AD0410" w:rsidRDefault="00041C8B" w:rsidP="00041C8B">
            <w:pPr>
              <w:rPr>
                <w:del w:id="83" w:author="Maino Vieytes, Christian Augusto" w:date="2022-10-17T18:29:00Z"/>
                <w:color w:val="auto"/>
              </w:rPr>
            </w:pPr>
            <w:del w:id="84" w:author="Maino Vieytes, Christian Augusto" w:date="2022-10-17T18:29:00Z">
              <w:r w:rsidRPr="001A5891" w:rsidDel="00AD0410">
                <w:rPr>
                  <w:color w:val="auto"/>
                </w:rPr>
                <w:delText>BMI (kg/m</w:delText>
              </w:r>
              <w:r w:rsidRPr="001A5891" w:rsidDel="00AD0410">
                <w:rPr>
                  <w:color w:val="auto"/>
                  <w:vertAlign w:val="superscript"/>
                </w:rPr>
                <w:delText>2</w:delText>
              </w:r>
              <w:r w:rsidRPr="001A5891" w:rsidDel="00AD0410">
                <w:rPr>
                  <w:color w:val="auto"/>
                </w:rPr>
                <w:delText>)</w:delText>
              </w:r>
            </w:del>
          </w:p>
        </w:tc>
        <w:tc>
          <w:tcPr>
            <w:tcW w:w="819" w:type="dxa"/>
            <w:tcBorders>
              <w:top w:val="single" w:sz="4" w:space="0" w:color="auto"/>
              <w:left w:val="nil"/>
              <w:bottom w:val="nil"/>
              <w:right w:val="single" w:sz="4" w:space="0" w:color="auto"/>
            </w:tcBorders>
          </w:tcPr>
          <w:p w14:paraId="236EC7C9" w14:textId="33ADD953" w:rsidR="00041C8B" w:rsidRPr="001A5891" w:rsidDel="00AD0410" w:rsidRDefault="00041C8B" w:rsidP="00041C8B">
            <w:pPr>
              <w:jc w:val="center"/>
              <w:rPr>
                <w:del w:id="85" w:author="Maino Vieytes, Christian Augusto" w:date="2022-10-17T18:29:00Z"/>
                <w:color w:val="auto"/>
              </w:rPr>
            </w:pPr>
            <w:del w:id="86" w:author="Maino Vieytes, Christian Augusto" w:date="2022-10-17T18:29:00Z">
              <w:r w:rsidRPr="001A5891" w:rsidDel="00AD0410">
                <w:rPr>
                  <w:color w:val="auto"/>
                </w:rPr>
                <w:delText>0.23</w:delText>
              </w:r>
            </w:del>
          </w:p>
          <w:p w14:paraId="6BF33372" w14:textId="2F771CF8" w:rsidR="00041C8B" w:rsidRPr="001A5891" w:rsidDel="00AD0410" w:rsidRDefault="00041C8B" w:rsidP="00041C8B">
            <w:pPr>
              <w:jc w:val="center"/>
              <w:rPr>
                <w:del w:id="87" w:author="Maino Vieytes, Christian Augusto" w:date="2022-10-17T18:29:00Z"/>
                <w:color w:val="auto"/>
              </w:rPr>
            </w:pPr>
          </w:p>
        </w:tc>
      </w:tr>
      <w:tr w:rsidR="001A5891" w:rsidRPr="001A5891" w:rsidDel="00AD0410" w14:paraId="6603824B" w14:textId="05DD1228" w:rsidTr="00AD0410">
        <w:tblPrEx>
          <w:tblW w:w="0" w:type="auto"/>
          <w:tblPrExChange w:id="88" w:author="Maino Vieytes, Christian Augusto" w:date="2022-10-17T18:29:00Z">
            <w:tblPrEx>
              <w:tblW w:w="0" w:type="auto"/>
            </w:tblPrEx>
          </w:tblPrExChange>
        </w:tblPrEx>
        <w:trPr>
          <w:trHeight w:val="320"/>
          <w:del w:id="89" w:author="Maino Vieytes, Christian Augusto" w:date="2022-10-17T18:29:00Z"/>
          <w:trPrChange w:id="90" w:author="Maino Vieytes, Christian Augusto" w:date="2022-10-17T18:29:00Z">
            <w:trPr>
              <w:trHeight w:val="320"/>
            </w:trPr>
          </w:trPrChange>
        </w:trPr>
        <w:tc>
          <w:tcPr>
            <w:tcW w:w="2014" w:type="dxa"/>
            <w:tcBorders>
              <w:top w:val="nil"/>
              <w:bottom w:val="single" w:sz="4" w:space="0" w:color="auto"/>
              <w:right w:val="nil"/>
            </w:tcBorders>
            <w:noWrap/>
            <w:tcPrChange w:id="91" w:author="Maino Vieytes, Christian Augusto" w:date="2022-10-17T18:29:00Z">
              <w:tcPr>
                <w:tcW w:w="2014" w:type="dxa"/>
                <w:tcBorders>
                  <w:top w:val="nil"/>
                  <w:bottom w:val="single" w:sz="4" w:space="0" w:color="auto"/>
                  <w:right w:val="nil"/>
                </w:tcBorders>
                <w:noWrap/>
              </w:tcPr>
            </w:tcPrChange>
          </w:tcPr>
          <w:p w14:paraId="47D5AAA1" w14:textId="6E04D115" w:rsidR="00041C8B" w:rsidRPr="001A5891" w:rsidDel="00AD0410" w:rsidRDefault="00041C8B" w:rsidP="00041C8B">
            <w:pPr>
              <w:rPr>
                <w:del w:id="92" w:author="Maino Vieytes, Christian Augusto" w:date="2022-10-17T18:29:00Z"/>
                <w:color w:val="auto"/>
              </w:rPr>
            </w:pPr>
            <w:del w:id="93" w:author="Maino Vieytes, Christian Augusto" w:date="2022-10-17T18:29:00Z">
              <w:r w:rsidRPr="001A5891" w:rsidDel="00AD0410">
                <w:rPr>
                  <w:color w:val="auto"/>
                </w:rPr>
                <w:delText>Mean (SD)</w:delText>
              </w:r>
            </w:del>
          </w:p>
        </w:tc>
        <w:tc>
          <w:tcPr>
            <w:tcW w:w="1761" w:type="dxa"/>
            <w:tcBorders>
              <w:top w:val="nil"/>
              <w:left w:val="nil"/>
              <w:bottom w:val="single" w:sz="4" w:space="0" w:color="auto"/>
              <w:right w:val="nil"/>
            </w:tcBorders>
            <w:noWrap/>
            <w:tcPrChange w:id="94" w:author="Maino Vieytes, Christian Augusto" w:date="2022-10-17T18:29:00Z">
              <w:tcPr>
                <w:tcW w:w="1761" w:type="dxa"/>
                <w:tcBorders>
                  <w:top w:val="nil"/>
                  <w:left w:val="nil"/>
                  <w:bottom w:val="single" w:sz="4" w:space="0" w:color="auto"/>
                  <w:right w:val="nil"/>
                </w:tcBorders>
                <w:noWrap/>
              </w:tcPr>
            </w:tcPrChange>
          </w:tcPr>
          <w:p w14:paraId="6AFFB26F" w14:textId="35412E11" w:rsidR="00041C8B" w:rsidRPr="001A5891" w:rsidDel="00AD0410" w:rsidRDefault="00041C8B" w:rsidP="00041C8B">
            <w:pPr>
              <w:jc w:val="center"/>
              <w:rPr>
                <w:del w:id="95" w:author="Maino Vieytes, Christian Augusto" w:date="2022-10-17T18:29:00Z"/>
                <w:color w:val="auto"/>
              </w:rPr>
            </w:pPr>
            <w:del w:id="96" w:author="Maino Vieytes, Christian Augusto" w:date="2022-10-17T18:29:00Z">
              <w:r w:rsidRPr="001A5891" w:rsidDel="00AD0410">
                <w:rPr>
                  <w:color w:val="auto"/>
                </w:rPr>
                <w:delText>29.2 (6.6)</w:delText>
              </w:r>
            </w:del>
          </w:p>
        </w:tc>
        <w:tc>
          <w:tcPr>
            <w:tcW w:w="3118" w:type="dxa"/>
            <w:tcBorders>
              <w:top w:val="nil"/>
              <w:left w:val="nil"/>
              <w:bottom w:val="single" w:sz="4" w:space="0" w:color="auto"/>
              <w:right w:val="nil"/>
            </w:tcBorders>
            <w:noWrap/>
            <w:tcPrChange w:id="97" w:author="Maino Vieytes, Christian Augusto" w:date="2022-10-17T18:29:00Z">
              <w:tcPr>
                <w:tcW w:w="3118" w:type="dxa"/>
                <w:tcBorders>
                  <w:top w:val="nil"/>
                  <w:left w:val="nil"/>
                  <w:bottom w:val="single" w:sz="4" w:space="0" w:color="auto"/>
                  <w:right w:val="nil"/>
                </w:tcBorders>
                <w:noWrap/>
              </w:tcPr>
            </w:tcPrChange>
          </w:tcPr>
          <w:p w14:paraId="6E6D4542" w14:textId="786E4852" w:rsidR="00041C8B" w:rsidRPr="001A5891" w:rsidDel="00AD0410" w:rsidRDefault="00041C8B" w:rsidP="00041C8B">
            <w:pPr>
              <w:jc w:val="center"/>
              <w:rPr>
                <w:del w:id="98" w:author="Maino Vieytes, Christian Augusto" w:date="2022-10-17T18:29:00Z"/>
                <w:color w:val="auto"/>
              </w:rPr>
            </w:pPr>
            <w:del w:id="99" w:author="Maino Vieytes, Christian Augusto" w:date="2022-10-17T18:29:00Z">
              <w:r w:rsidRPr="001A5891" w:rsidDel="00AD0410">
                <w:rPr>
                  <w:color w:val="auto"/>
                </w:rPr>
                <w:delText>29.7 (7.2)</w:delText>
              </w:r>
            </w:del>
          </w:p>
        </w:tc>
        <w:tc>
          <w:tcPr>
            <w:tcW w:w="1500" w:type="dxa"/>
            <w:tcBorders>
              <w:top w:val="nil"/>
              <w:left w:val="nil"/>
              <w:bottom w:val="single" w:sz="4" w:space="0" w:color="auto"/>
              <w:right w:val="nil"/>
            </w:tcBorders>
            <w:noWrap/>
            <w:tcPrChange w:id="100" w:author="Maino Vieytes, Christian Augusto" w:date="2022-10-17T18:29:00Z">
              <w:tcPr>
                <w:tcW w:w="1500" w:type="dxa"/>
                <w:tcBorders>
                  <w:top w:val="nil"/>
                  <w:left w:val="nil"/>
                  <w:bottom w:val="single" w:sz="4" w:space="0" w:color="auto"/>
                  <w:right w:val="nil"/>
                </w:tcBorders>
                <w:noWrap/>
              </w:tcPr>
            </w:tcPrChange>
          </w:tcPr>
          <w:p w14:paraId="7106D568" w14:textId="678C3CB5" w:rsidR="00041C8B" w:rsidRPr="001A5891" w:rsidDel="00AD0410" w:rsidRDefault="00041C8B" w:rsidP="00041C8B">
            <w:pPr>
              <w:jc w:val="center"/>
              <w:rPr>
                <w:del w:id="101" w:author="Maino Vieytes, Christian Augusto" w:date="2022-10-17T18:29:00Z"/>
                <w:color w:val="auto"/>
              </w:rPr>
            </w:pPr>
            <w:del w:id="102" w:author="Maino Vieytes, Christian Augusto" w:date="2022-10-17T18:29:00Z">
              <w:r w:rsidRPr="001A5891" w:rsidDel="00AD0410">
                <w:rPr>
                  <w:color w:val="auto"/>
                </w:rPr>
                <w:delText>29.1 (6.5)</w:delText>
              </w:r>
            </w:del>
          </w:p>
        </w:tc>
        <w:tc>
          <w:tcPr>
            <w:tcW w:w="819" w:type="dxa"/>
            <w:tcBorders>
              <w:top w:val="nil"/>
              <w:left w:val="nil"/>
              <w:bottom w:val="single" w:sz="4" w:space="0" w:color="auto"/>
              <w:right w:val="single" w:sz="4" w:space="0" w:color="auto"/>
            </w:tcBorders>
            <w:tcPrChange w:id="103" w:author="Maino Vieytes, Christian Augusto" w:date="2022-10-17T18:29:00Z">
              <w:tcPr>
                <w:tcW w:w="819" w:type="dxa"/>
                <w:tcBorders>
                  <w:top w:val="nil"/>
                  <w:left w:val="nil"/>
                  <w:bottom w:val="single" w:sz="4" w:space="0" w:color="auto"/>
                  <w:right w:val="single" w:sz="4" w:space="0" w:color="auto"/>
                </w:tcBorders>
              </w:tcPr>
            </w:tcPrChange>
          </w:tcPr>
          <w:p w14:paraId="2E35EE4B" w14:textId="0A01E5E4" w:rsidR="00041C8B" w:rsidRPr="001A5891" w:rsidDel="00AD0410" w:rsidRDefault="00041C8B" w:rsidP="00041C8B">
            <w:pPr>
              <w:jc w:val="center"/>
              <w:rPr>
                <w:del w:id="104" w:author="Maino Vieytes, Christian Augusto" w:date="2022-10-17T18:29:00Z"/>
                <w:color w:val="auto"/>
              </w:rPr>
            </w:pPr>
          </w:p>
        </w:tc>
      </w:tr>
      <w:tr w:rsidR="00AD0410" w:rsidRPr="001A5891" w14:paraId="7782697C" w14:textId="77777777" w:rsidTr="00AD0410">
        <w:tblPrEx>
          <w:tblW w:w="0" w:type="auto"/>
          <w:tblPrExChange w:id="105" w:author="Maino Vieytes, Christian Augusto" w:date="2022-10-17T18:29:00Z">
            <w:tblPrEx>
              <w:tblW w:w="0" w:type="auto"/>
            </w:tblPrEx>
          </w:tblPrExChange>
        </w:tblPrEx>
        <w:trPr>
          <w:trHeight w:val="320"/>
          <w:trPrChange w:id="106" w:author="Maino Vieytes, Christian Augusto" w:date="2022-10-17T18:29:00Z">
            <w:trPr>
              <w:trHeight w:val="320"/>
            </w:trPr>
          </w:trPrChange>
        </w:trPr>
        <w:tc>
          <w:tcPr>
            <w:tcW w:w="8393" w:type="dxa"/>
            <w:gridSpan w:val="4"/>
            <w:tcBorders>
              <w:top w:val="single" w:sz="4" w:space="0" w:color="auto"/>
              <w:bottom w:val="nil"/>
              <w:right w:val="nil"/>
            </w:tcBorders>
            <w:noWrap/>
            <w:tcPrChange w:id="107" w:author="Maino Vieytes, Christian Augusto" w:date="2022-10-17T18:29:00Z">
              <w:tcPr>
                <w:tcW w:w="8393" w:type="dxa"/>
                <w:gridSpan w:val="4"/>
                <w:tcBorders>
                  <w:top w:val="nil"/>
                  <w:bottom w:val="single" w:sz="4" w:space="0" w:color="auto"/>
                  <w:right w:val="nil"/>
                </w:tcBorders>
                <w:noWrap/>
              </w:tcPr>
            </w:tcPrChange>
          </w:tcPr>
          <w:p w14:paraId="7864B34B" w14:textId="475ED830" w:rsidR="00AD0410" w:rsidRPr="001A5891" w:rsidRDefault="00AD0410">
            <w:pPr>
              <w:jc w:val="left"/>
              <w:rPr>
                <w:color w:val="auto"/>
              </w:rPr>
              <w:pPrChange w:id="108" w:author="Maino Vieytes, Christian Augusto" w:date="2022-10-17T18:28:00Z">
                <w:pPr>
                  <w:jc w:val="center"/>
                </w:pPr>
              </w:pPrChange>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Change w:id="109" w:author="Maino Vieytes, Christian Augusto" w:date="2022-10-17T18:29:00Z">
              <w:tcPr>
                <w:tcW w:w="819" w:type="dxa"/>
                <w:tcBorders>
                  <w:top w:val="nil"/>
                  <w:left w:val="nil"/>
                  <w:bottom w:val="single" w:sz="4" w:space="0" w:color="auto"/>
                  <w:right w:val="single" w:sz="4" w:space="0" w:color="auto"/>
                </w:tcBorders>
              </w:tcPr>
            </w:tcPrChange>
          </w:tcPr>
          <w:p w14:paraId="4A3F3FE1" w14:textId="129352EE" w:rsidR="00AD0410" w:rsidRPr="001A5891" w:rsidRDefault="00AD0410" w:rsidP="00041C8B">
            <w:pPr>
              <w:jc w:val="center"/>
              <w:rPr>
                <w:color w:val="auto"/>
              </w:rPr>
            </w:pPr>
            <w:r>
              <w:rPr>
                <w:color w:val="auto"/>
              </w:rPr>
              <w:t>0.23</w:t>
            </w:r>
          </w:p>
        </w:tc>
      </w:tr>
      <w:tr w:rsidR="00AD0410" w:rsidRPr="001A5891" w14:paraId="04373784" w14:textId="77777777" w:rsidTr="00AD0410">
        <w:tblPrEx>
          <w:tblW w:w="0" w:type="auto"/>
          <w:tblPrExChange w:id="110" w:author="Maino Vieytes, Christian Augusto" w:date="2022-10-17T18:28:00Z">
            <w:tblPrEx>
              <w:tblW w:w="0" w:type="auto"/>
            </w:tblPrEx>
          </w:tblPrExChange>
        </w:tblPrEx>
        <w:trPr>
          <w:trHeight w:val="320"/>
          <w:trPrChange w:id="111" w:author="Maino Vieytes, Christian Augusto" w:date="2022-10-17T18:28:00Z">
            <w:trPr>
              <w:trHeight w:val="320"/>
            </w:trPr>
          </w:trPrChange>
        </w:trPr>
        <w:tc>
          <w:tcPr>
            <w:tcW w:w="2014" w:type="dxa"/>
            <w:tcBorders>
              <w:top w:val="nil"/>
              <w:bottom w:val="single" w:sz="4" w:space="0" w:color="auto"/>
              <w:right w:val="nil"/>
            </w:tcBorders>
            <w:noWrap/>
            <w:tcPrChange w:id="112" w:author="Maino Vieytes, Christian Augusto" w:date="2022-10-17T18:28:00Z">
              <w:tcPr>
                <w:tcW w:w="2014" w:type="dxa"/>
                <w:tcBorders>
                  <w:top w:val="nil"/>
                  <w:bottom w:val="single" w:sz="4" w:space="0" w:color="auto"/>
                  <w:right w:val="nil"/>
                </w:tcBorders>
                <w:noWrap/>
              </w:tcPr>
            </w:tcPrChange>
          </w:tcPr>
          <w:p w14:paraId="5CEBE903" w14:textId="0B5EDD2A"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Change w:id="113" w:author="Maino Vieytes, Christian Augusto" w:date="2022-10-17T18:28:00Z">
              <w:tcPr>
                <w:tcW w:w="1761" w:type="dxa"/>
                <w:tcBorders>
                  <w:top w:val="nil"/>
                  <w:left w:val="nil"/>
                  <w:bottom w:val="single" w:sz="4" w:space="0" w:color="auto"/>
                  <w:right w:val="nil"/>
                </w:tcBorders>
                <w:noWrap/>
              </w:tcPr>
            </w:tcPrChange>
          </w:tcPr>
          <w:p w14:paraId="61570482" w14:textId="51575299" w:rsidR="00AD0410" w:rsidRPr="001A5891" w:rsidRDefault="00AD0410" w:rsidP="00AD0410">
            <w:pPr>
              <w:jc w:val="center"/>
              <w:rPr>
                <w:color w:val="auto"/>
              </w:rPr>
            </w:pPr>
            <w:r w:rsidRPr="001A5891">
              <w:rPr>
                <w:color w:val="auto"/>
              </w:rPr>
              <w:t>29.2 (6.6)</w:t>
            </w:r>
          </w:p>
        </w:tc>
        <w:tc>
          <w:tcPr>
            <w:tcW w:w="3118" w:type="dxa"/>
            <w:tcBorders>
              <w:top w:val="nil"/>
              <w:left w:val="nil"/>
              <w:bottom w:val="single" w:sz="4" w:space="0" w:color="auto"/>
              <w:right w:val="nil"/>
            </w:tcBorders>
            <w:noWrap/>
            <w:tcPrChange w:id="114" w:author="Maino Vieytes, Christian Augusto" w:date="2022-10-17T18:28:00Z">
              <w:tcPr>
                <w:tcW w:w="3118" w:type="dxa"/>
                <w:tcBorders>
                  <w:top w:val="nil"/>
                  <w:left w:val="nil"/>
                  <w:bottom w:val="single" w:sz="4" w:space="0" w:color="auto"/>
                  <w:right w:val="nil"/>
                </w:tcBorders>
                <w:noWrap/>
              </w:tcPr>
            </w:tcPrChange>
          </w:tcPr>
          <w:p w14:paraId="6254E90F" w14:textId="1E089638" w:rsidR="00AD0410" w:rsidRPr="001A5891" w:rsidRDefault="00AD0410" w:rsidP="00AD0410">
            <w:pPr>
              <w:jc w:val="center"/>
              <w:rPr>
                <w:color w:val="auto"/>
              </w:rPr>
            </w:pPr>
            <w:r w:rsidRPr="001A5891">
              <w:rPr>
                <w:color w:val="auto"/>
              </w:rPr>
              <w:t>29.7 (7.2)</w:t>
            </w:r>
          </w:p>
        </w:tc>
        <w:tc>
          <w:tcPr>
            <w:tcW w:w="1500" w:type="dxa"/>
            <w:tcBorders>
              <w:top w:val="nil"/>
              <w:left w:val="nil"/>
              <w:bottom w:val="single" w:sz="4" w:space="0" w:color="auto"/>
              <w:right w:val="nil"/>
            </w:tcBorders>
            <w:noWrap/>
            <w:tcPrChange w:id="115" w:author="Maino Vieytes, Christian Augusto" w:date="2022-10-17T18:28:00Z">
              <w:tcPr>
                <w:tcW w:w="1500" w:type="dxa"/>
                <w:tcBorders>
                  <w:top w:val="nil"/>
                  <w:left w:val="nil"/>
                  <w:bottom w:val="single" w:sz="4" w:space="0" w:color="auto"/>
                  <w:right w:val="nil"/>
                </w:tcBorders>
                <w:noWrap/>
              </w:tcPr>
            </w:tcPrChange>
          </w:tcPr>
          <w:p w14:paraId="6E7DCB9F" w14:textId="4A77A5A1" w:rsidR="00AD0410" w:rsidRPr="001A5891" w:rsidRDefault="00AD0410" w:rsidP="00AD0410">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Change w:id="116" w:author="Maino Vieytes, Christian Augusto" w:date="2022-10-17T18:28:00Z">
              <w:tcPr>
                <w:tcW w:w="819" w:type="dxa"/>
                <w:tcBorders>
                  <w:top w:val="nil"/>
                  <w:left w:val="nil"/>
                  <w:bottom w:val="single" w:sz="4" w:space="0" w:color="auto"/>
                  <w:right w:val="single" w:sz="4" w:space="0" w:color="auto"/>
                </w:tcBorders>
              </w:tcPr>
            </w:tcPrChange>
          </w:tcPr>
          <w:p w14:paraId="6AF99788" w14:textId="77777777" w:rsidR="00AD0410" w:rsidRPr="001A5891" w:rsidRDefault="00AD0410" w:rsidP="00AD0410">
            <w:pPr>
              <w:jc w:val="center"/>
              <w:rPr>
                <w:color w:val="auto"/>
              </w:rPr>
            </w:pPr>
          </w:p>
        </w:tc>
      </w:tr>
      <w:tr w:rsidR="00AD0410" w:rsidRPr="001A5891" w14:paraId="1D8F9928" w14:textId="77777777" w:rsidTr="00362EF0">
        <w:trPr>
          <w:trHeight w:val="320"/>
        </w:trPr>
        <w:tc>
          <w:tcPr>
            <w:tcW w:w="8393" w:type="dxa"/>
            <w:gridSpan w:val="4"/>
            <w:tcBorders>
              <w:top w:val="single" w:sz="4" w:space="0" w:color="auto"/>
              <w:bottom w:val="nil"/>
              <w:right w:val="nil"/>
            </w:tcBorders>
            <w:noWrap/>
          </w:tcPr>
          <w:p w14:paraId="5A453286" w14:textId="5F4096FD" w:rsidR="00AD0410" w:rsidRPr="001A5891" w:rsidRDefault="00AD0410">
            <w:pPr>
              <w:jc w:val="left"/>
              <w:rPr>
                <w:color w:val="auto"/>
              </w:rPr>
              <w:pPrChange w:id="117" w:author="Maino Vieytes, Christian Augusto" w:date="2022-10-17T18:25:00Z">
                <w:pPr>
                  <w:jc w:val="center"/>
                </w:pPr>
              </w:pPrChange>
            </w:pPr>
            <w:r w:rsidRPr="001A5891">
              <w:rPr>
                <w:color w:val="auto"/>
              </w:rPr>
              <w:t>Weekly MET Minutes</w:t>
            </w:r>
          </w:p>
        </w:tc>
        <w:tc>
          <w:tcPr>
            <w:tcW w:w="819" w:type="dxa"/>
            <w:tcBorders>
              <w:top w:val="single" w:sz="4" w:space="0" w:color="auto"/>
              <w:left w:val="nil"/>
              <w:bottom w:val="nil"/>
              <w:right w:val="single" w:sz="4" w:space="0" w:color="auto"/>
            </w:tcBorders>
          </w:tcPr>
          <w:p w14:paraId="2BB017D9" w14:textId="77777777" w:rsidR="00AD0410" w:rsidRPr="001A5891" w:rsidRDefault="00AD0410" w:rsidP="00AD0410">
            <w:pPr>
              <w:jc w:val="center"/>
              <w:rPr>
                <w:color w:val="auto"/>
              </w:rPr>
            </w:pPr>
            <w:r w:rsidRPr="001A5891">
              <w:rPr>
                <w:color w:val="auto"/>
              </w:rPr>
              <w:t>&lt;0.01</w:t>
            </w:r>
          </w:p>
        </w:tc>
      </w:tr>
      <w:tr w:rsidR="00AD0410"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AD0410" w:rsidRPr="001A5891" w:rsidRDefault="00AD0410" w:rsidP="00AD0410">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AD0410" w:rsidRPr="001A5891" w:rsidRDefault="00AD0410" w:rsidP="00AD0410">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AD0410" w:rsidRPr="001A5891" w:rsidRDefault="00AD0410" w:rsidP="00AD0410">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AD0410" w:rsidRPr="001A5891" w:rsidRDefault="00AD0410" w:rsidP="00AD0410">
            <w:pPr>
              <w:jc w:val="center"/>
              <w:rPr>
                <w:color w:val="auto"/>
              </w:rPr>
            </w:pPr>
          </w:p>
        </w:tc>
      </w:tr>
      <w:tr w:rsidR="00AD0410"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AD0410" w:rsidRPr="001A5891" w:rsidRDefault="00AD0410" w:rsidP="00AD0410">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AD0410" w:rsidRPr="001A5891" w:rsidRDefault="00AD0410" w:rsidP="00AD0410">
            <w:pPr>
              <w:jc w:val="center"/>
              <w:rPr>
                <w:color w:val="auto"/>
              </w:rPr>
            </w:pPr>
            <w:r w:rsidRPr="001A5891">
              <w:rPr>
                <w:color w:val="auto"/>
              </w:rPr>
              <w:t>&lt;0.01</w:t>
            </w:r>
          </w:p>
        </w:tc>
      </w:tr>
      <w:tr w:rsidR="00AD0410"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AD0410" w:rsidRPr="001A5891" w:rsidRDefault="00AD0410" w:rsidP="00AD0410">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AD0410" w:rsidRPr="001A5891" w:rsidRDefault="00AD0410" w:rsidP="00AD0410">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AD0410" w:rsidRPr="001A5891" w:rsidRDefault="00AD0410" w:rsidP="00AD0410">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AD0410" w:rsidRPr="001A5891" w:rsidRDefault="00AD0410" w:rsidP="00AD0410">
            <w:pPr>
              <w:jc w:val="center"/>
              <w:rPr>
                <w:color w:val="auto"/>
              </w:rPr>
            </w:pPr>
          </w:p>
        </w:tc>
      </w:tr>
      <w:tr w:rsidR="00AD0410" w:rsidRPr="001A5891" w14:paraId="0C4DBCEE" w14:textId="77777777" w:rsidTr="009C772B">
        <w:trPr>
          <w:trHeight w:val="320"/>
        </w:trPr>
        <w:tc>
          <w:tcPr>
            <w:tcW w:w="8393" w:type="dxa"/>
            <w:gridSpan w:val="4"/>
            <w:tcBorders>
              <w:bottom w:val="nil"/>
              <w:right w:val="nil"/>
            </w:tcBorders>
            <w:noWrap/>
          </w:tcPr>
          <w:p w14:paraId="6774035D" w14:textId="6664ED8A" w:rsidR="00AD0410" w:rsidRPr="001A5891" w:rsidRDefault="00AD0410" w:rsidP="00AD0410">
            <w:pPr>
              <w:rPr>
                <w:color w:val="auto"/>
              </w:rPr>
            </w:pPr>
            <w:proofErr w:type="spellStart"/>
            <w:r w:rsidRPr="001A5891">
              <w:rPr>
                <w:color w:val="auto"/>
              </w:rPr>
              <w:t>Charlson</w:t>
            </w:r>
            <w:proofErr w:type="spellEnd"/>
            <w:r w:rsidRPr="001A5891">
              <w:rPr>
                <w:color w:val="auto"/>
              </w:rPr>
              <w:t xml:space="preserve"> Comorbidity Score</w:t>
            </w:r>
          </w:p>
        </w:tc>
        <w:tc>
          <w:tcPr>
            <w:tcW w:w="819" w:type="dxa"/>
            <w:tcBorders>
              <w:left w:val="nil"/>
              <w:bottom w:val="nil"/>
              <w:right w:val="single" w:sz="4" w:space="0" w:color="auto"/>
            </w:tcBorders>
          </w:tcPr>
          <w:p w14:paraId="68B1E93D" w14:textId="77777777" w:rsidR="00AD0410" w:rsidRPr="001A5891" w:rsidRDefault="00AD0410" w:rsidP="00AD0410">
            <w:pPr>
              <w:jc w:val="center"/>
              <w:rPr>
                <w:color w:val="auto"/>
              </w:rPr>
            </w:pPr>
            <w:r w:rsidRPr="001A5891">
              <w:rPr>
                <w:color w:val="auto"/>
              </w:rPr>
              <w:t>&lt; 0.01</w:t>
            </w:r>
          </w:p>
        </w:tc>
      </w:tr>
      <w:tr w:rsidR="00AD0410"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AD0410" w:rsidRPr="001A5891" w:rsidRDefault="00AD0410" w:rsidP="00AD0410">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AD0410" w:rsidRPr="001A5891" w:rsidRDefault="00AD0410" w:rsidP="00AD0410">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AD0410" w:rsidRPr="001A5891" w:rsidRDefault="00AD0410" w:rsidP="00AD0410">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AD0410" w:rsidRPr="001A5891" w:rsidRDefault="00AD0410" w:rsidP="00AD0410">
            <w:pPr>
              <w:jc w:val="center"/>
              <w:rPr>
                <w:color w:val="auto"/>
              </w:rPr>
            </w:pPr>
          </w:p>
        </w:tc>
      </w:tr>
      <w:tr w:rsidR="00AD0410" w:rsidRPr="001A5891" w14:paraId="1F3223F9" w14:textId="77777777" w:rsidTr="00EE61AA">
        <w:trPr>
          <w:trHeight w:val="320"/>
        </w:trPr>
        <w:tc>
          <w:tcPr>
            <w:tcW w:w="8393" w:type="dxa"/>
            <w:gridSpan w:val="4"/>
            <w:tcBorders>
              <w:bottom w:val="nil"/>
              <w:right w:val="nil"/>
            </w:tcBorders>
            <w:noWrap/>
            <w:hideMark/>
          </w:tcPr>
          <w:p w14:paraId="11ADCDFC" w14:textId="4CB9A91F" w:rsidR="00AD0410" w:rsidRPr="001A5891" w:rsidRDefault="00AD0410">
            <w:pPr>
              <w:jc w:val="left"/>
              <w:rPr>
                <w:color w:val="auto"/>
              </w:rPr>
              <w:pPrChange w:id="118" w:author="Maino Vieytes, Christian Augusto" w:date="2022-10-17T18:27:00Z">
                <w:pPr>
                  <w:jc w:val="center"/>
                </w:pPr>
              </w:pPrChange>
            </w:pPr>
            <w:r w:rsidRPr="001A5891">
              <w:rPr>
                <w:color w:val="auto"/>
              </w:rPr>
              <w:t>SNAP Assistance</w:t>
            </w:r>
          </w:p>
        </w:tc>
        <w:tc>
          <w:tcPr>
            <w:tcW w:w="819" w:type="dxa"/>
            <w:tcBorders>
              <w:left w:val="nil"/>
              <w:bottom w:val="nil"/>
              <w:right w:val="single" w:sz="4" w:space="0" w:color="auto"/>
            </w:tcBorders>
          </w:tcPr>
          <w:p w14:paraId="53C3F245" w14:textId="77777777" w:rsidR="00AD0410" w:rsidRPr="001A5891" w:rsidRDefault="00AD0410" w:rsidP="00AD0410">
            <w:pPr>
              <w:jc w:val="center"/>
              <w:rPr>
                <w:color w:val="auto"/>
              </w:rPr>
            </w:pPr>
            <w:r w:rsidRPr="001A5891">
              <w:rPr>
                <w:color w:val="auto"/>
              </w:rPr>
              <w:t>&lt; 0.01</w:t>
            </w:r>
          </w:p>
        </w:tc>
      </w:tr>
      <w:tr w:rsidR="00AD0410" w:rsidRPr="001A5891" w14:paraId="74EAFBAA" w14:textId="77777777" w:rsidTr="009C772B">
        <w:trPr>
          <w:trHeight w:val="320"/>
        </w:trPr>
        <w:tc>
          <w:tcPr>
            <w:tcW w:w="2014" w:type="dxa"/>
            <w:tcBorders>
              <w:top w:val="nil"/>
              <w:bottom w:val="nil"/>
              <w:right w:val="nil"/>
            </w:tcBorders>
            <w:noWrap/>
            <w:hideMark/>
          </w:tcPr>
          <w:p w14:paraId="619AD84E" w14:textId="77777777" w:rsidR="00AD0410" w:rsidRPr="001A5891" w:rsidRDefault="00AD0410" w:rsidP="00AD0410">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AD0410" w:rsidRPr="001A5891" w:rsidRDefault="00AD0410" w:rsidP="00AD0410">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AD0410" w:rsidRPr="001A5891" w:rsidRDefault="00AD0410" w:rsidP="00AD0410">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AD0410" w:rsidRPr="001A5891" w:rsidRDefault="00AD0410" w:rsidP="00AD0410">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AD0410" w:rsidRPr="001A5891" w:rsidRDefault="00AD0410" w:rsidP="00AD0410">
            <w:pPr>
              <w:jc w:val="center"/>
              <w:rPr>
                <w:color w:val="auto"/>
              </w:rPr>
            </w:pPr>
          </w:p>
        </w:tc>
      </w:tr>
      <w:tr w:rsidR="00AD0410"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AD0410" w:rsidRPr="001A5891" w:rsidRDefault="00AD0410" w:rsidP="00AD0410">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AD0410" w:rsidRPr="001A5891" w:rsidRDefault="00AD0410" w:rsidP="00AD0410">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AD0410" w:rsidRPr="001A5891" w:rsidRDefault="00AD0410" w:rsidP="00AD0410">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AD0410" w:rsidRPr="001A5891" w:rsidRDefault="00AD0410" w:rsidP="00AD0410">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AD0410" w:rsidRPr="001A5891" w:rsidRDefault="00AD0410" w:rsidP="00AD0410">
            <w:pPr>
              <w:jc w:val="center"/>
              <w:rPr>
                <w:color w:val="auto"/>
              </w:rPr>
            </w:pPr>
          </w:p>
        </w:tc>
      </w:tr>
      <w:tr w:rsidR="00AD0410" w:rsidRPr="001A5891" w14:paraId="1821CF2A" w14:textId="77777777" w:rsidTr="009C772B">
        <w:trPr>
          <w:trHeight w:val="320"/>
        </w:trPr>
        <w:tc>
          <w:tcPr>
            <w:tcW w:w="8393" w:type="dxa"/>
            <w:gridSpan w:val="4"/>
            <w:tcBorders>
              <w:bottom w:val="nil"/>
              <w:right w:val="nil"/>
            </w:tcBorders>
            <w:noWrap/>
            <w:hideMark/>
          </w:tcPr>
          <w:p w14:paraId="3BD05B9F" w14:textId="77777777" w:rsidR="00AD0410" w:rsidRPr="001A5891" w:rsidRDefault="00AD0410" w:rsidP="00AD0410">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AD0410" w:rsidRPr="001A5891" w:rsidRDefault="00AD0410" w:rsidP="00AD0410">
            <w:pPr>
              <w:jc w:val="center"/>
              <w:rPr>
                <w:color w:val="auto"/>
              </w:rPr>
            </w:pPr>
            <w:r w:rsidRPr="001A5891">
              <w:rPr>
                <w:color w:val="auto"/>
              </w:rPr>
              <w:t>&lt; 0.01</w:t>
            </w:r>
          </w:p>
        </w:tc>
      </w:tr>
      <w:tr w:rsidR="00AD0410" w:rsidRPr="001A5891" w14:paraId="7C800193" w14:textId="77777777" w:rsidTr="009C772B">
        <w:trPr>
          <w:trHeight w:val="320"/>
        </w:trPr>
        <w:tc>
          <w:tcPr>
            <w:tcW w:w="2014" w:type="dxa"/>
            <w:tcBorders>
              <w:top w:val="nil"/>
              <w:bottom w:val="nil"/>
              <w:right w:val="nil"/>
            </w:tcBorders>
            <w:noWrap/>
            <w:hideMark/>
          </w:tcPr>
          <w:p w14:paraId="64152FB5" w14:textId="77777777" w:rsidR="00AD0410" w:rsidRPr="001A5891" w:rsidRDefault="00AD0410" w:rsidP="00AD0410">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AD0410" w:rsidRPr="001A5891" w:rsidRDefault="00AD0410" w:rsidP="00AD0410">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AD0410" w:rsidRPr="001A5891" w:rsidRDefault="00AD0410" w:rsidP="00AD0410">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AD0410" w:rsidRPr="001A5891" w:rsidRDefault="00AD0410" w:rsidP="00AD0410">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AD0410" w:rsidRPr="001A5891" w:rsidRDefault="00AD0410" w:rsidP="00AD0410">
            <w:pPr>
              <w:jc w:val="center"/>
              <w:rPr>
                <w:color w:val="auto"/>
              </w:rPr>
            </w:pPr>
          </w:p>
        </w:tc>
      </w:tr>
      <w:tr w:rsidR="00AD0410" w:rsidRPr="001A5891" w14:paraId="74BB92B2" w14:textId="77777777" w:rsidTr="009C772B">
        <w:trPr>
          <w:trHeight w:val="320"/>
        </w:trPr>
        <w:tc>
          <w:tcPr>
            <w:tcW w:w="2014" w:type="dxa"/>
            <w:tcBorders>
              <w:top w:val="nil"/>
              <w:bottom w:val="nil"/>
              <w:right w:val="nil"/>
            </w:tcBorders>
            <w:noWrap/>
            <w:hideMark/>
          </w:tcPr>
          <w:p w14:paraId="55C95F6F" w14:textId="77777777" w:rsidR="00AD0410" w:rsidRPr="001A5891" w:rsidRDefault="00AD0410" w:rsidP="00AD0410">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AD0410" w:rsidRPr="001A5891" w:rsidRDefault="00AD0410" w:rsidP="00AD0410">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AD0410" w:rsidRPr="001A5891" w:rsidRDefault="00AD0410" w:rsidP="00AD0410">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AD0410" w:rsidRPr="001A5891" w:rsidRDefault="00AD0410" w:rsidP="00AD0410">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AD0410" w:rsidRPr="001A5891" w:rsidRDefault="00AD0410" w:rsidP="00AD0410">
            <w:pPr>
              <w:jc w:val="center"/>
              <w:rPr>
                <w:color w:val="auto"/>
              </w:rPr>
            </w:pPr>
          </w:p>
        </w:tc>
      </w:tr>
      <w:tr w:rsidR="00AD0410" w:rsidRPr="001A5891" w14:paraId="177BC986" w14:textId="77777777" w:rsidTr="009C772B">
        <w:trPr>
          <w:trHeight w:val="320"/>
        </w:trPr>
        <w:tc>
          <w:tcPr>
            <w:tcW w:w="2014" w:type="dxa"/>
            <w:tcBorders>
              <w:top w:val="nil"/>
              <w:bottom w:val="nil"/>
              <w:right w:val="nil"/>
            </w:tcBorders>
            <w:noWrap/>
            <w:hideMark/>
          </w:tcPr>
          <w:p w14:paraId="5AF79D8A" w14:textId="77777777" w:rsidR="00AD0410" w:rsidRPr="001A5891" w:rsidRDefault="00AD0410" w:rsidP="00AD0410">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AD0410" w:rsidRPr="001A5891" w:rsidRDefault="00AD0410" w:rsidP="00AD0410">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AD0410" w:rsidRPr="001A5891" w:rsidRDefault="00AD0410" w:rsidP="00AD0410">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AD0410" w:rsidRPr="001A5891" w:rsidRDefault="00AD0410" w:rsidP="00AD0410">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AD0410" w:rsidRPr="001A5891" w:rsidRDefault="00AD0410" w:rsidP="00AD0410">
            <w:pPr>
              <w:jc w:val="center"/>
              <w:rPr>
                <w:color w:val="auto"/>
              </w:rPr>
            </w:pPr>
          </w:p>
        </w:tc>
      </w:tr>
      <w:tr w:rsidR="00AD0410" w:rsidRPr="001A5891" w14:paraId="3849968C" w14:textId="77777777" w:rsidTr="009C772B">
        <w:trPr>
          <w:trHeight w:val="320"/>
        </w:trPr>
        <w:tc>
          <w:tcPr>
            <w:tcW w:w="2014" w:type="dxa"/>
            <w:tcBorders>
              <w:top w:val="nil"/>
              <w:bottom w:val="nil"/>
              <w:right w:val="nil"/>
            </w:tcBorders>
            <w:noWrap/>
            <w:hideMark/>
          </w:tcPr>
          <w:p w14:paraId="02EED2B4" w14:textId="77777777" w:rsidR="00AD0410" w:rsidRPr="001A5891" w:rsidRDefault="00AD0410" w:rsidP="00AD0410">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AD0410" w:rsidRPr="001A5891" w:rsidRDefault="00AD0410" w:rsidP="00AD0410">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AD0410" w:rsidRPr="001A5891" w:rsidRDefault="00AD0410" w:rsidP="00AD0410">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AD0410" w:rsidRPr="001A5891" w:rsidRDefault="00AD0410" w:rsidP="00AD0410">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AD0410" w:rsidRPr="001A5891" w:rsidRDefault="00AD0410" w:rsidP="00AD0410">
            <w:pPr>
              <w:jc w:val="center"/>
              <w:rPr>
                <w:color w:val="auto"/>
              </w:rPr>
            </w:pPr>
          </w:p>
        </w:tc>
      </w:tr>
      <w:tr w:rsidR="00AD0410" w:rsidRPr="001A5891" w14:paraId="5A62DF67" w14:textId="77777777" w:rsidTr="009C772B">
        <w:trPr>
          <w:trHeight w:val="320"/>
        </w:trPr>
        <w:tc>
          <w:tcPr>
            <w:tcW w:w="2014" w:type="dxa"/>
            <w:tcBorders>
              <w:top w:val="nil"/>
              <w:bottom w:val="nil"/>
              <w:right w:val="nil"/>
            </w:tcBorders>
            <w:noWrap/>
            <w:hideMark/>
          </w:tcPr>
          <w:p w14:paraId="7A214AD4" w14:textId="77777777" w:rsidR="00AD0410" w:rsidRPr="001A5891" w:rsidRDefault="00AD0410" w:rsidP="00AD0410">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AD0410" w:rsidRPr="001A5891" w:rsidRDefault="00AD0410" w:rsidP="00AD0410">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AD0410" w:rsidRPr="001A5891" w:rsidRDefault="00AD0410" w:rsidP="00AD0410">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AD0410" w:rsidRPr="001A5891" w:rsidRDefault="00AD0410" w:rsidP="00AD0410">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AD0410" w:rsidRPr="001A5891" w:rsidRDefault="00AD0410" w:rsidP="00AD0410">
            <w:pPr>
              <w:jc w:val="center"/>
              <w:rPr>
                <w:color w:val="auto"/>
              </w:rPr>
            </w:pPr>
          </w:p>
        </w:tc>
      </w:tr>
      <w:tr w:rsidR="00AD0410" w:rsidRPr="001A5891" w14:paraId="7EB3893E" w14:textId="77777777" w:rsidTr="009C772B">
        <w:trPr>
          <w:trHeight w:val="320"/>
        </w:trPr>
        <w:tc>
          <w:tcPr>
            <w:tcW w:w="2014" w:type="dxa"/>
            <w:tcBorders>
              <w:top w:val="nil"/>
              <w:bottom w:val="nil"/>
              <w:right w:val="nil"/>
            </w:tcBorders>
            <w:noWrap/>
          </w:tcPr>
          <w:p w14:paraId="1E2166EF" w14:textId="77777777" w:rsidR="00AD0410" w:rsidRPr="001A5891" w:rsidRDefault="00AD0410" w:rsidP="00AD0410">
            <w:pPr>
              <w:rPr>
                <w:color w:val="auto"/>
              </w:rPr>
            </w:pPr>
            <w:r w:rsidRPr="001A5891">
              <w:rPr>
                <w:color w:val="auto"/>
              </w:rPr>
              <w:t>Melanoma</w:t>
            </w:r>
          </w:p>
        </w:tc>
        <w:tc>
          <w:tcPr>
            <w:tcW w:w="1761" w:type="dxa"/>
            <w:tcBorders>
              <w:top w:val="nil"/>
              <w:left w:val="nil"/>
              <w:bottom w:val="nil"/>
              <w:right w:val="nil"/>
            </w:tcBorders>
            <w:noWrap/>
          </w:tcPr>
          <w:p w14:paraId="0276A39D" w14:textId="77777777" w:rsidR="00AD0410" w:rsidRPr="001A5891" w:rsidRDefault="00AD0410" w:rsidP="00AD0410">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AD0410" w:rsidRPr="001A5891" w:rsidRDefault="00AD0410" w:rsidP="00AD0410">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AD0410" w:rsidRPr="001A5891" w:rsidRDefault="00AD0410" w:rsidP="00AD0410">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AD0410" w:rsidRPr="001A5891" w:rsidRDefault="00AD0410" w:rsidP="00AD0410">
            <w:pPr>
              <w:jc w:val="center"/>
              <w:rPr>
                <w:color w:val="auto"/>
              </w:rPr>
            </w:pPr>
          </w:p>
        </w:tc>
      </w:tr>
      <w:tr w:rsidR="00AD0410"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AD0410" w:rsidRPr="001A5891" w:rsidRDefault="00AD0410" w:rsidP="00AD0410">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AD0410" w:rsidRPr="001A5891" w:rsidRDefault="00AD0410" w:rsidP="00AD0410">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AD0410" w:rsidRPr="001A5891" w:rsidRDefault="00AD0410" w:rsidP="00AD0410">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AD0410" w:rsidRPr="001A5891" w:rsidRDefault="00AD0410" w:rsidP="00AD0410">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AD0410" w:rsidRPr="001A5891" w:rsidRDefault="00AD0410" w:rsidP="00AD0410">
            <w:pPr>
              <w:jc w:val="center"/>
              <w:rPr>
                <w:color w:val="auto"/>
              </w:rPr>
            </w:pPr>
          </w:p>
        </w:tc>
      </w:tr>
      <w:tr w:rsidR="00AD0410" w:rsidRPr="001A5891" w14:paraId="1B81116A" w14:textId="77777777" w:rsidTr="009C772B">
        <w:trPr>
          <w:trHeight w:val="320"/>
        </w:trPr>
        <w:tc>
          <w:tcPr>
            <w:tcW w:w="8393" w:type="dxa"/>
            <w:gridSpan w:val="4"/>
            <w:tcBorders>
              <w:bottom w:val="nil"/>
              <w:right w:val="nil"/>
            </w:tcBorders>
            <w:noWrap/>
            <w:hideMark/>
          </w:tcPr>
          <w:p w14:paraId="56BED395" w14:textId="77777777" w:rsidR="00AD0410" w:rsidRPr="001A5891" w:rsidRDefault="00AD0410" w:rsidP="00AD0410">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AD0410" w:rsidRPr="001A5891" w:rsidRDefault="00AD0410" w:rsidP="00AD0410">
            <w:pPr>
              <w:jc w:val="center"/>
              <w:rPr>
                <w:color w:val="auto"/>
              </w:rPr>
            </w:pPr>
            <w:r w:rsidRPr="001A5891">
              <w:rPr>
                <w:color w:val="auto"/>
              </w:rPr>
              <w:t>0.53</w:t>
            </w:r>
          </w:p>
        </w:tc>
      </w:tr>
      <w:tr w:rsidR="00AD0410" w:rsidRPr="001A5891" w14:paraId="623F6B1E" w14:textId="77777777" w:rsidTr="009C772B">
        <w:trPr>
          <w:trHeight w:val="320"/>
        </w:trPr>
        <w:tc>
          <w:tcPr>
            <w:tcW w:w="2014" w:type="dxa"/>
            <w:tcBorders>
              <w:top w:val="nil"/>
              <w:bottom w:val="nil"/>
              <w:right w:val="nil"/>
            </w:tcBorders>
            <w:noWrap/>
            <w:hideMark/>
          </w:tcPr>
          <w:p w14:paraId="4185C588" w14:textId="77777777" w:rsidR="00AD0410" w:rsidRPr="001A5891" w:rsidRDefault="00AD0410" w:rsidP="00AD0410">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AD0410" w:rsidRPr="001A5891" w:rsidRDefault="00AD0410" w:rsidP="00AD0410">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AD0410" w:rsidRPr="001A5891" w:rsidRDefault="00AD0410" w:rsidP="00AD0410">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AD0410" w:rsidRPr="001A5891" w:rsidRDefault="00AD0410" w:rsidP="00AD0410">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AD0410" w:rsidRPr="001A5891" w:rsidRDefault="00AD0410" w:rsidP="00AD0410">
            <w:pPr>
              <w:jc w:val="center"/>
              <w:rPr>
                <w:color w:val="auto"/>
              </w:rPr>
            </w:pPr>
          </w:p>
        </w:tc>
      </w:tr>
      <w:tr w:rsidR="00AD0410" w:rsidRPr="001A5891" w14:paraId="59BE428F" w14:textId="77777777" w:rsidTr="009C772B">
        <w:trPr>
          <w:trHeight w:val="320"/>
        </w:trPr>
        <w:tc>
          <w:tcPr>
            <w:tcW w:w="2014" w:type="dxa"/>
            <w:tcBorders>
              <w:top w:val="nil"/>
              <w:bottom w:val="nil"/>
              <w:right w:val="nil"/>
            </w:tcBorders>
            <w:noWrap/>
            <w:hideMark/>
          </w:tcPr>
          <w:p w14:paraId="35FD581B" w14:textId="77777777" w:rsidR="00AD0410" w:rsidRPr="001A5891" w:rsidRDefault="00AD0410" w:rsidP="00AD0410">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AD0410" w:rsidRPr="001A5891" w:rsidRDefault="00AD0410" w:rsidP="00AD0410">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AD0410" w:rsidRPr="001A5891" w:rsidRDefault="00AD0410" w:rsidP="00AD0410">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AD0410" w:rsidRPr="001A5891" w:rsidRDefault="00AD0410" w:rsidP="00AD0410">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AD0410" w:rsidRPr="001A5891" w:rsidRDefault="00AD0410" w:rsidP="00AD0410">
            <w:pPr>
              <w:jc w:val="center"/>
              <w:rPr>
                <w:color w:val="auto"/>
              </w:rPr>
            </w:pPr>
          </w:p>
        </w:tc>
      </w:tr>
      <w:tr w:rsidR="00AD0410"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AD0410" w:rsidRPr="001A5891" w:rsidRDefault="00AD0410" w:rsidP="00AD0410">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AD0410" w:rsidRPr="001A5891" w:rsidRDefault="00AD0410" w:rsidP="00AD0410">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AD0410" w:rsidRPr="001A5891" w:rsidRDefault="00AD0410" w:rsidP="00AD0410">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AD0410" w:rsidRPr="001A5891" w:rsidRDefault="00AD0410" w:rsidP="00AD0410">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AD0410" w:rsidRPr="001A5891" w:rsidRDefault="00AD0410" w:rsidP="00AD0410">
            <w:pPr>
              <w:jc w:val="center"/>
              <w:rPr>
                <w:color w:val="auto"/>
              </w:rPr>
            </w:pPr>
          </w:p>
        </w:tc>
      </w:tr>
      <w:tr w:rsidR="00AD0410" w:rsidRPr="001A5891" w14:paraId="638B4381" w14:textId="77777777" w:rsidTr="00D21777">
        <w:trPr>
          <w:trHeight w:val="320"/>
        </w:trPr>
        <w:tc>
          <w:tcPr>
            <w:tcW w:w="8393" w:type="dxa"/>
            <w:gridSpan w:val="4"/>
            <w:tcBorders>
              <w:bottom w:val="nil"/>
              <w:right w:val="nil"/>
            </w:tcBorders>
            <w:noWrap/>
            <w:hideMark/>
          </w:tcPr>
          <w:p w14:paraId="79040BC0" w14:textId="6C36A20A" w:rsidR="00AD0410" w:rsidRPr="001A5891" w:rsidRDefault="00AD0410">
            <w:pPr>
              <w:jc w:val="left"/>
              <w:rPr>
                <w:color w:val="auto"/>
              </w:rPr>
              <w:pPrChange w:id="119" w:author="Maino Vieytes, Christian Augusto" w:date="2022-10-17T18:27:00Z">
                <w:pPr>
                  <w:jc w:val="center"/>
                </w:pPr>
              </w:pPrChange>
            </w:pPr>
            <w:r w:rsidRPr="001A5891">
              <w:rPr>
                <w:color w:val="auto"/>
              </w:rPr>
              <w:t>Smoking Status</w:t>
            </w:r>
          </w:p>
        </w:tc>
        <w:tc>
          <w:tcPr>
            <w:tcW w:w="819" w:type="dxa"/>
            <w:tcBorders>
              <w:left w:val="nil"/>
              <w:bottom w:val="nil"/>
              <w:right w:val="single" w:sz="4" w:space="0" w:color="auto"/>
            </w:tcBorders>
          </w:tcPr>
          <w:p w14:paraId="2B43CFE5" w14:textId="77777777" w:rsidR="00AD0410" w:rsidRPr="001A5891" w:rsidRDefault="00AD0410" w:rsidP="00AD0410">
            <w:pPr>
              <w:jc w:val="center"/>
              <w:rPr>
                <w:color w:val="auto"/>
              </w:rPr>
            </w:pPr>
            <w:r w:rsidRPr="001A5891">
              <w:rPr>
                <w:color w:val="auto"/>
              </w:rPr>
              <w:t>&lt; 0.01</w:t>
            </w:r>
          </w:p>
        </w:tc>
      </w:tr>
      <w:tr w:rsidR="00AD0410" w:rsidRPr="001A5891" w14:paraId="2B9E104B" w14:textId="77777777" w:rsidTr="009C772B">
        <w:trPr>
          <w:trHeight w:val="320"/>
        </w:trPr>
        <w:tc>
          <w:tcPr>
            <w:tcW w:w="2014" w:type="dxa"/>
            <w:tcBorders>
              <w:top w:val="nil"/>
              <w:bottom w:val="nil"/>
              <w:right w:val="nil"/>
            </w:tcBorders>
            <w:noWrap/>
            <w:hideMark/>
          </w:tcPr>
          <w:p w14:paraId="70A9985B" w14:textId="77777777" w:rsidR="00AD0410" w:rsidRPr="001A5891" w:rsidRDefault="00AD0410" w:rsidP="00AD0410">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AD0410" w:rsidRPr="001A5891" w:rsidRDefault="00AD0410" w:rsidP="00AD0410">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AD0410" w:rsidRPr="001A5891" w:rsidRDefault="00AD0410" w:rsidP="00AD0410">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AD0410" w:rsidRPr="001A5891" w:rsidRDefault="00AD0410" w:rsidP="00AD0410">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AD0410" w:rsidRPr="001A5891" w:rsidRDefault="00AD0410" w:rsidP="00AD0410">
            <w:pPr>
              <w:jc w:val="center"/>
              <w:rPr>
                <w:color w:val="auto"/>
              </w:rPr>
            </w:pPr>
          </w:p>
        </w:tc>
      </w:tr>
      <w:tr w:rsidR="00AD0410" w:rsidRPr="001A5891" w14:paraId="0131C0B1" w14:textId="77777777" w:rsidTr="009C772B">
        <w:trPr>
          <w:trHeight w:val="320"/>
        </w:trPr>
        <w:tc>
          <w:tcPr>
            <w:tcW w:w="2014" w:type="dxa"/>
            <w:tcBorders>
              <w:top w:val="nil"/>
              <w:bottom w:val="nil"/>
              <w:right w:val="nil"/>
            </w:tcBorders>
            <w:noWrap/>
            <w:hideMark/>
          </w:tcPr>
          <w:p w14:paraId="69E3E86E" w14:textId="77777777" w:rsidR="00AD0410" w:rsidRPr="001A5891" w:rsidRDefault="00AD0410" w:rsidP="00AD0410">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AD0410" w:rsidRPr="001A5891" w:rsidRDefault="00AD0410" w:rsidP="00AD0410">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AD0410" w:rsidRPr="001A5891" w:rsidRDefault="00AD0410" w:rsidP="00AD0410">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AD0410" w:rsidRPr="001A5891" w:rsidRDefault="00AD0410" w:rsidP="00AD0410">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AD0410" w:rsidRPr="001A5891" w:rsidRDefault="00AD0410" w:rsidP="00AD0410">
            <w:pPr>
              <w:jc w:val="center"/>
              <w:rPr>
                <w:color w:val="auto"/>
              </w:rPr>
            </w:pPr>
          </w:p>
        </w:tc>
      </w:tr>
      <w:tr w:rsidR="00AD0410"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AD0410" w:rsidRPr="001A5891" w:rsidRDefault="00AD0410" w:rsidP="00AD0410">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AD0410" w:rsidRPr="001A5891" w:rsidRDefault="00AD0410" w:rsidP="00AD0410">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AD0410" w:rsidRPr="001A5891" w:rsidRDefault="00AD0410" w:rsidP="00AD0410">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AD0410" w:rsidRPr="001A5891" w:rsidRDefault="00AD0410" w:rsidP="00AD0410">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AD0410" w:rsidRPr="001A5891" w:rsidRDefault="00AD0410" w:rsidP="00AD0410">
            <w:pPr>
              <w:jc w:val="center"/>
              <w:rPr>
                <w:color w:val="auto"/>
              </w:rPr>
            </w:pPr>
          </w:p>
        </w:tc>
      </w:tr>
      <w:tr w:rsidR="00AD0410" w:rsidRPr="001A5891" w14:paraId="0F3344DA" w14:textId="77777777" w:rsidTr="002642BA">
        <w:trPr>
          <w:trHeight w:val="320"/>
        </w:trPr>
        <w:tc>
          <w:tcPr>
            <w:tcW w:w="8393" w:type="dxa"/>
            <w:gridSpan w:val="4"/>
            <w:tcBorders>
              <w:top w:val="single" w:sz="4" w:space="0" w:color="auto"/>
              <w:bottom w:val="nil"/>
              <w:right w:val="nil"/>
            </w:tcBorders>
            <w:noWrap/>
          </w:tcPr>
          <w:p w14:paraId="2236721C" w14:textId="72931095" w:rsidR="00AD0410" w:rsidRPr="001A5891" w:rsidRDefault="00AD0410">
            <w:pPr>
              <w:jc w:val="left"/>
              <w:rPr>
                <w:color w:val="auto"/>
              </w:rPr>
              <w:pPrChange w:id="120" w:author="Maino Vieytes, Christian Augusto" w:date="2022-10-17T18:26:00Z">
                <w:pPr>
                  <w:jc w:val="center"/>
                </w:pPr>
              </w:pPrChange>
            </w:pPr>
            <w:r w:rsidRPr="001A5891">
              <w:rPr>
                <w:color w:val="auto"/>
              </w:rPr>
              <w:t>Alcohol Use</w:t>
            </w:r>
          </w:p>
        </w:tc>
        <w:tc>
          <w:tcPr>
            <w:tcW w:w="819" w:type="dxa"/>
            <w:tcBorders>
              <w:top w:val="single" w:sz="4" w:space="0" w:color="auto"/>
              <w:left w:val="nil"/>
              <w:bottom w:val="nil"/>
              <w:right w:val="single" w:sz="4" w:space="0" w:color="auto"/>
            </w:tcBorders>
          </w:tcPr>
          <w:p w14:paraId="1DC44FBA" w14:textId="77777777" w:rsidR="00AD0410" w:rsidRPr="001A5891" w:rsidRDefault="00AD0410" w:rsidP="00AD0410">
            <w:pPr>
              <w:jc w:val="center"/>
              <w:rPr>
                <w:color w:val="auto"/>
              </w:rPr>
            </w:pPr>
            <w:r w:rsidRPr="001A5891">
              <w:rPr>
                <w:color w:val="auto"/>
              </w:rPr>
              <w:t>0.13</w:t>
            </w:r>
          </w:p>
        </w:tc>
      </w:tr>
      <w:tr w:rsidR="00AD0410" w:rsidRPr="001A5891" w14:paraId="13AE9CF3" w14:textId="77777777" w:rsidTr="009C772B">
        <w:trPr>
          <w:trHeight w:val="320"/>
        </w:trPr>
        <w:tc>
          <w:tcPr>
            <w:tcW w:w="2014" w:type="dxa"/>
            <w:tcBorders>
              <w:top w:val="nil"/>
              <w:bottom w:val="nil"/>
              <w:right w:val="nil"/>
            </w:tcBorders>
            <w:noWrap/>
          </w:tcPr>
          <w:p w14:paraId="3CE50E1A" w14:textId="77777777" w:rsidR="00AD0410" w:rsidRPr="001A5891" w:rsidRDefault="00AD0410" w:rsidP="00AD0410">
            <w:pPr>
              <w:rPr>
                <w:color w:val="auto"/>
              </w:rPr>
            </w:pPr>
            <w:r w:rsidRPr="001A5891">
              <w:rPr>
                <w:color w:val="auto"/>
              </w:rPr>
              <w:t>Heavy</w:t>
            </w:r>
          </w:p>
        </w:tc>
        <w:tc>
          <w:tcPr>
            <w:tcW w:w="1761" w:type="dxa"/>
            <w:tcBorders>
              <w:top w:val="nil"/>
              <w:left w:val="nil"/>
              <w:bottom w:val="nil"/>
              <w:right w:val="nil"/>
            </w:tcBorders>
            <w:noWrap/>
          </w:tcPr>
          <w:p w14:paraId="3A5ACA0C" w14:textId="77777777" w:rsidR="00AD0410" w:rsidRPr="001A5891" w:rsidRDefault="00AD0410" w:rsidP="00AD0410">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AD0410" w:rsidRPr="001A5891" w:rsidRDefault="00AD0410" w:rsidP="00AD0410">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AD0410" w:rsidRPr="001A5891" w:rsidRDefault="00AD0410" w:rsidP="00AD0410">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AD0410" w:rsidRPr="001A5891" w:rsidRDefault="00AD0410" w:rsidP="00AD0410">
            <w:pPr>
              <w:jc w:val="center"/>
              <w:rPr>
                <w:color w:val="auto"/>
              </w:rPr>
            </w:pPr>
          </w:p>
        </w:tc>
      </w:tr>
      <w:tr w:rsidR="00AD0410" w:rsidRPr="001A5891" w14:paraId="5E9AE9DB" w14:textId="77777777" w:rsidTr="009C772B">
        <w:trPr>
          <w:trHeight w:val="320"/>
        </w:trPr>
        <w:tc>
          <w:tcPr>
            <w:tcW w:w="2014" w:type="dxa"/>
            <w:tcBorders>
              <w:top w:val="nil"/>
              <w:bottom w:val="nil"/>
              <w:right w:val="nil"/>
            </w:tcBorders>
            <w:noWrap/>
          </w:tcPr>
          <w:p w14:paraId="2CC7D19F" w14:textId="77777777" w:rsidR="00AD0410" w:rsidRPr="001A5891" w:rsidRDefault="00AD0410" w:rsidP="00AD0410">
            <w:pPr>
              <w:rPr>
                <w:color w:val="auto"/>
              </w:rPr>
            </w:pPr>
            <w:r w:rsidRPr="001A5891">
              <w:rPr>
                <w:color w:val="auto"/>
              </w:rPr>
              <w:lastRenderedPageBreak/>
              <w:t>Moderate</w:t>
            </w:r>
          </w:p>
        </w:tc>
        <w:tc>
          <w:tcPr>
            <w:tcW w:w="1761" w:type="dxa"/>
            <w:tcBorders>
              <w:top w:val="nil"/>
              <w:left w:val="nil"/>
              <w:bottom w:val="nil"/>
              <w:right w:val="nil"/>
            </w:tcBorders>
            <w:noWrap/>
          </w:tcPr>
          <w:p w14:paraId="08C19536" w14:textId="77777777" w:rsidR="00AD0410" w:rsidRPr="001A5891" w:rsidRDefault="00AD0410" w:rsidP="00AD0410">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AD0410" w:rsidRPr="001A5891" w:rsidRDefault="00AD0410" w:rsidP="00AD0410">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AD0410" w:rsidRPr="001A5891" w:rsidRDefault="00AD0410" w:rsidP="00AD0410">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AD0410" w:rsidRPr="001A5891" w:rsidRDefault="00AD0410" w:rsidP="00AD0410">
            <w:pPr>
              <w:jc w:val="center"/>
              <w:rPr>
                <w:color w:val="auto"/>
              </w:rPr>
            </w:pPr>
          </w:p>
        </w:tc>
      </w:tr>
      <w:tr w:rsidR="00AD0410"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AD0410" w:rsidRPr="001A5891" w:rsidRDefault="00AD0410" w:rsidP="00AD0410">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AD0410" w:rsidRPr="001A5891" w:rsidRDefault="00AD0410" w:rsidP="00AD0410">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AD0410" w:rsidRPr="001A5891" w:rsidRDefault="00AD0410" w:rsidP="00AD0410">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AD0410" w:rsidRPr="001A5891" w:rsidRDefault="00AD0410" w:rsidP="00AD0410">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AD0410" w:rsidRPr="001A5891" w:rsidRDefault="00AD0410" w:rsidP="00AD0410">
            <w:pPr>
              <w:jc w:val="center"/>
              <w:rPr>
                <w:color w:val="auto"/>
              </w:rPr>
            </w:pPr>
          </w:p>
        </w:tc>
      </w:tr>
      <w:tr w:rsidR="00AD0410"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AD0410" w:rsidRPr="001A5891" w:rsidRDefault="00AD0410" w:rsidP="00AD0410">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AD0410" w:rsidRPr="001A5891" w:rsidRDefault="00AD0410" w:rsidP="00AD0410">
            <w:pPr>
              <w:pStyle w:val="NormalWeb"/>
              <w:spacing w:line="240" w:lineRule="auto"/>
              <w:textAlignment w:val="center"/>
              <w:rPr>
                <w:color w:val="auto"/>
                <w:szCs w:val="20"/>
              </w:rPr>
            </w:pPr>
            <w:r w:rsidRPr="001A5891">
              <w:rPr>
                <w:rFonts w:eastAsia="+mn-ea"/>
                <w:i/>
                <w:iCs/>
                <w:color w:val="auto"/>
                <w:kern w:val="24"/>
                <w:szCs w:val="20"/>
              </w:rPr>
              <w:t xml:space="preserve">p </w:t>
            </w:r>
            <w:r w:rsidRPr="001A5891">
              <w:rPr>
                <w:rFonts w:eastAsia="+mn-ea"/>
                <w:color w:val="auto"/>
                <w:kern w:val="24"/>
                <w:szCs w:val="20"/>
              </w:rPr>
              <w:t>values are from chi-square tests for categorical variables and t-tests for continuous variables</w:t>
            </w:r>
          </w:p>
          <w:p w14:paraId="61454C64" w14:textId="77777777" w:rsidR="00AD0410" w:rsidRPr="001A5891" w:rsidRDefault="00AD0410" w:rsidP="00AD0410">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t xml:space="preserve">3.2. </w:t>
      </w:r>
      <w:r w:rsidR="009C25EC" w:rsidRPr="001A5891">
        <w:rPr>
          <w:color w:val="auto"/>
        </w:rPr>
        <w:t>Discovery Phase: Dietary Patterns Extraction</w:t>
      </w:r>
    </w:p>
    <w:p w14:paraId="1735AB4A" w14:textId="526CAD3F" w:rsidR="009C25EC" w:rsidRDefault="009C25EC" w:rsidP="001A5891">
      <w:pPr>
        <w:pStyle w:val="MDPI31text"/>
        <w:rPr>
          <w:ins w:id="121"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122" w:author="Maino Vieytes, Christian Augusto" w:date="2022-10-17T10:01:00Z">
        <w:r w:rsidRPr="001A5891" w:rsidDel="00ED2CAE">
          <w:rPr>
            <w:color w:val="auto"/>
          </w:rPr>
          <w:delText xml:space="preserve">Supplementary </w:delText>
        </w:r>
      </w:del>
      <w:r w:rsidRPr="001A5891">
        <w:rPr>
          <w:color w:val="auto"/>
        </w:rPr>
        <w:t xml:space="preserve">Figure </w:t>
      </w:r>
      <w:ins w:id="123" w:author="Maino Vieytes, Christian Augusto" w:date="2022-10-17T10:04:00Z">
        <w:r w:rsidR="00E20758">
          <w:rPr>
            <w:color w:val="auto"/>
          </w:rPr>
          <w:t>2</w:t>
        </w:r>
      </w:ins>
      <w:del w:id="124"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coefficients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125" w:author="Maino Vieytes, Christian Augusto" w:date="2022-10-17T09:56:00Z"/>
          <w:color w:val="auto"/>
        </w:rPr>
      </w:pPr>
    </w:p>
    <w:p w14:paraId="19E7A5F7" w14:textId="77777777" w:rsidR="00ED2CAE" w:rsidRDefault="00ED2CAE" w:rsidP="00ED2CAE">
      <w:pPr>
        <w:keepNext/>
        <w:rPr>
          <w:ins w:id="126" w:author="Maino Vieytes, Christian Augusto" w:date="2022-10-17T09:56:00Z"/>
        </w:rPr>
      </w:pPr>
      <w:ins w:id="127"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pPr>
        <w:pStyle w:val="Caption"/>
        <w:rPr>
          <w:ins w:id="128" w:author="Maino Vieytes, Christian Augusto" w:date="2022-10-17T09:56:00Z"/>
          <w:rFonts w:ascii="Times New Roman" w:hAnsi="Times New Roman"/>
          <w:color w:val="000000" w:themeColor="text1"/>
          <w:szCs w:val="20"/>
          <w:rPrChange w:id="129" w:author="Maino Vieytes, Christian Augusto" w:date="2022-10-17T09:56:00Z">
            <w:rPr>
              <w:ins w:id="130" w:author="Maino Vieytes, Christian Augusto" w:date="2022-10-17T09:56:00Z"/>
              <w:color w:val="auto"/>
            </w:rPr>
          </w:rPrChange>
        </w:rPr>
        <w:pPrChange w:id="131" w:author="Maino Vieytes, Christian Augusto" w:date="2022-10-17T09:56:00Z">
          <w:pPr>
            <w:pStyle w:val="MDPI31text"/>
          </w:pPr>
        </w:pPrChange>
      </w:pPr>
      <w:ins w:id="132" w:author="Maino Vieytes, Christian Augusto" w:date="2022-10-17T09:56:00Z">
        <w:r w:rsidRPr="006222CA">
          <w:rPr>
            <w:rFonts w:ascii="Times New Roman" w:hAnsi="Times New Roman"/>
            <w:b/>
            <w:bCs/>
            <w:i w:val="0"/>
            <w:iCs w:val="0"/>
            <w:color w:val="000000" w:themeColor="text1"/>
            <w:sz w:val="20"/>
            <w:szCs w:val="20"/>
          </w:rPr>
          <w:t xml:space="preserve">Figure </w:t>
        </w:r>
      </w:ins>
      <w:ins w:id="133" w:author="Maino Vieytes, Christian Augusto" w:date="2022-10-17T10:04:00Z">
        <w:r w:rsidR="00E20758">
          <w:rPr>
            <w:rFonts w:ascii="Times New Roman" w:hAnsi="Times New Roman"/>
            <w:b/>
            <w:bCs/>
            <w:i w:val="0"/>
            <w:iCs w:val="0"/>
            <w:color w:val="000000" w:themeColor="text1"/>
            <w:sz w:val="20"/>
            <w:szCs w:val="20"/>
          </w:rPr>
          <w:t>2</w:t>
        </w:r>
      </w:ins>
      <w:ins w:id="134"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135" w:author="Maino Vieytes, Christian Augusto" w:date="2022-10-17T09:56:00Z">
            <w:rPr>
              <w:rFonts w:ascii="Cambria Math" w:hAnsi="Cambria Math"/>
              <w:color w:val="000000" w:themeColor="text1"/>
              <w:sz w:val="20"/>
              <w:szCs w:val="20"/>
            </w:rPr>
            <m:t>α</m:t>
          </w:ins>
        </m:r>
      </m:oMath>
      <w:ins w:id="136"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137" w:author="Maino Vieytes, Christian Augusto" w:date="2022-10-17T09:56:00Z">
            <w:rPr>
              <w:rFonts w:ascii="Cambria Math" w:eastAsiaTheme="minorEastAsia" w:hAnsi="Cambria Math"/>
              <w:color w:val="000000" w:themeColor="text1"/>
              <w:sz w:val="20"/>
              <w:szCs w:val="20"/>
            </w:rPr>
            <m:t>λ</m:t>
          </w:ins>
        </m:r>
      </m:oMath>
      <w:ins w:id="138"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5633751C" w:rsidR="009C25EC" w:rsidRPr="001A5891" w:rsidRDefault="009C25EC" w:rsidP="001A5891">
      <w:pPr>
        <w:pStyle w:val="MDPI31text"/>
        <w:rPr>
          <w:i/>
          <w:color w:val="auto"/>
        </w:rPr>
      </w:pPr>
      <w:r w:rsidRPr="001A5891">
        <w:rPr>
          <w:color w:val="auto"/>
        </w:rPr>
        <w:t xml:space="preserve">In Table 2, we detail the Pearson correlation coefficients amongst pattern scores and food groups. </w:t>
      </w:r>
      <w:ins w:id="139" w:author="Maino Vieytes, Christian Augusto" w:date="2022-10-18T18:06:00Z">
        <w:r w:rsidR="0055218A">
          <w:rPr>
            <w:color w:val="auto"/>
          </w:rPr>
          <w:t xml:space="preserve">We used a cut-off threshold of |0.30| to identify food groups that </w:t>
        </w:r>
      </w:ins>
      <w:ins w:id="140" w:author="Maino Vieytes, Christian Augusto" w:date="2022-10-19T14:01:00Z">
        <w:r w:rsidR="006113E4">
          <w:rPr>
            <w:color w:val="auto"/>
          </w:rPr>
          <w:t xml:space="preserve">significantly </w:t>
        </w:r>
      </w:ins>
      <w:ins w:id="141" w:author="Maino Vieytes, Christian Augusto" w:date="2022-10-18T18:06:00Z">
        <w:r w:rsidR="0055218A">
          <w:rPr>
            <w:color w:val="auto"/>
          </w:rPr>
          <w:t>contributed to these patterns</w:t>
        </w:r>
      </w:ins>
      <w:ins w:id="142" w:author="Maino Vieytes, Christian Augusto" w:date="2022-10-19T14:00:00Z">
        <w:r w:rsidR="006113E4">
          <w:rPr>
            <w:color w:val="auto"/>
          </w:rPr>
          <w:t xml:space="preserve"> </w:t>
        </w:r>
      </w:ins>
      <w:r w:rsidR="0055218A">
        <w:rPr>
          <w:color w:val="auto"/>
        </w:rPr>
        <w:fldChar w:fldCharType="begin"/>
      </w:r>
      <w:r w:rsidR="00E66BA3">
        <w:rPr>
          <w:color w:val="auto"/>
        </w:rPr>
        <w:instrText xml:space="preserve"> ADDIN ZOTERO_ITEM CSL_CITATION {"citationID":"nPgWS1CM","properties":{"formattedCitation":"[38]","plainCitation":"[38]","noteIndex":0},"citationItems":[{"id":1827,"uris":["http://zotero.org/users/local/S8X13ARX/items/EKPLV6CN"],"itemData":{"id":1827,"type":"document","publisher":"The Statistical Analysis Software","title":"PROC FACTOR: how to interpret the output of a realworld example","URL":"https://support.sas.com/resources/papers/proceedings/proceedings/sugi22/STATS/PAPER268.PDF","author":[{"family":"Goldberg","given":"Rachel"}]}}],"schema":"https://github.com/citation-style-language/schema/raw/master/csl-citation.json"} </w:instrText>
      </w:r>
      <w:r w:rsidR="0055218A">
        <w:rPr>
          <w:color w:val="auto"/>
        </w:rPr>
        <w:fldChar w:fldCharType="separate"/>
      </w:r>
      <w:r w:rsidR="00E66BA3">
        <w:rPr>
          <w:noProof/>
          <w:color w:val="auto"/>
        </w:rPr>
        <w:t>[38]</w:t>
      </w:r>
      <w:r w:rsidR="0055218A">
        <w:rPr>
          <w:color w:val="auto"/>
        </w:rPr>
        <w:fldChar w:fldCharType="end"/>
      </w:r>
      <w:ins w:id="143" w:author="Maino Vieytes, Christian Augusto" w:date="2022-10-18T18:06:00Z">
        <w:r w:rsidR="0055218A">
          <w:rPr>
            <w:color w:val="auto"/>
          </w:rPr>
          <w:t xml:space="preserve">. </w:t>
        </w:r>
      </w:ins>
      <w:r w:rsidRPr="001A5891">
        <w:rPr>
          <w:color w:val="auto"/>
        </w:rPr>
        <w:t>The FI pattern was positively</w:t>
      </w:r>
      <w:ins w:id="144" w:author="Maino Vieytes, Christian Augusto" w:date="2022-10-18T17:59:00Z">
        <w:r w:rsidR="0055218A">
          <w:rPr>
            <w:color w:val="auto"/>
          </w:rPr>
          <w:t xml:space="preserve"> </w:t>
        </w:r>
      </w:ins>
      <w:del w:id="145" w:author="Maino Vieytes, Christian Augusto" w:date="2022-10-18T17:59:00Z">
        <w:r w:rsidRPr="001A5891" w:rsidDel="0055218A">
          <w:rPr>
            <w:color w:val="auto"/>
          </w:rPr>
          <w:delText xml:space="preserve"> and moderately </w:delText>
        </w:r>
      </w:del>
      <w:r w:rsidRPr="001A5891">
        <w:rPr>
          <w:color w:val="auto"/>
        </w:rPr>
        <w:t xml:space="preserve">correlated with intakes of </w:t>
      </w:r>
      <w:del w:id="146" w:author="Maino Vieytes, Christian Augusto" w:date="2022-10-18T17:59:00Z">
        <w:r w:rsidRPr="001A5891" w:rsidDel="0055218A">
          <w:rPr>
            <w:color w:val="auto"/>
          </w:rPr>
          <w:delText xml:space="preserve">processed meat, solid fats, eggs, </w:delText>
        </w:r>
      </w:del>
      <w:r w:rsidRPr="001A5891">
        <w:rPr>
          <w:color w:val="auto"/>
        </w:rPr>
        <w:t xml:space="preserve">potatoes, and </w:t>
      </w:r>
      <w:del w:id="147" w:author="Maino Vieytes, Christian Augusto" w:date="2022-10-18T17:59:00Z">
        <w:r w:rsidRPr="001A5891" w:rsidDel="0055218A">
          <w:rPr>
            <w:color w:val="auto"/>
          </w:rPr>
          <w:delText xml:space="preserve">strongly with </w:delText>
        </w:r>
      </w:del>
      <w:r w:rsidRPr="001A5891">
        <w:rPr>
          <w:color w:val="auto"/>
        </w:rPr>
        <w:t xml:space="preserve">added sugars while moderately and negatively correlated with </w:t>
      </w:r>
      <w:ins w:id="148" w:author="Maino Vieytes, Christian Augusto" w:date="2022-10-18T18:00:00Z">
        <w:r w:rsidR="0055218A">
          <w:rPr>
            <w:color w:val="auto"/>
          </w:rPr>
          <w:t xml:space="preserve">intake of other vegetables. </w:t>
        </w:r>
      </w:ins>
      <w:del w:id="149" w:author="Maino Vieytes, Christian Augusto" w:date="2022-10-18T18:00:00Z">
        <w:r w:rsidRPr="001A5891" w:rsidDel="0055218A">
          <w:rPr>
            <w:color w:val="auto"/>
          </w:rPr>
          <w:delText xml:space="preserve">seafood, oils, milk, yogurt, alcohol, fruits (all categories), vegetables (all categories other than potatoes), tomatoes, soy products, refined grains, whole grains, and nuts. </w:delText>
        </w:r>
      </w:del>
      <w:r w:rsidRPr="001A5891">
        <w:rPr>
          <w:color w:val="auto"/>
        </w:rPr>
        <w:t xml:space="preserve">The Age pattern was </w:t>
      </w:r>
      <w:del w:id="150" w:author="Maino Vieytes, Christian Augusto" w:date="2022-10-18T18:00:00Z">
        <w:r w:rsidRPr="001A5891" w:rsidDel="0055218A">
          <w:rPr>
            <w:color w:val="auto"/>
          </w:rPr>
          <w:delText xml:space="preserve">modestly and </w:delText>
        </w:r>
      </w:del>
      <w:r w:rsidRPr="001A5891">
        <w:rPr>
          <w:color w:val="auto"/>
        </w:rPr>
        <w:t xml:space="preserve">positively correlated with intakes of </w:t>
      </w:r>
      <w:del w:id="151" w:author="Maino Vieytes, Christian Augusto" w:date="2022-10-18T18:00:00Z">
        <w:r w:rsidRPr="001A5891" w:rsidDel="0055218A">
          <w:rPr>
            <w:color w:val="auto"/>
          </w:rPr>
          <w:delText>seafood</w:delText>
        </w:r>
      </w:del>
      <w:ins w:id="152" w:author="Maino Vieytes, Christian Augusto" w:date="2022-10-18T18:00:00Z">
        <w:r w:rsidR="0055218A">
          <w:rPr>
            <w:color w:val="auto"/>
          </w:rPr>
          <w:t>milk, fruit, and wh</w:t>
        </w:r>
      </w:ins>
      <w:ins w:id="153" w:author="Maino Vieytes, Christian Augusto" w:date="2022-10-18T18:01:00Z">
        <w:r w:rsidR="0055218A">
          <w:rPr>
            <w:color w:val="auto"/>
          </w:rPr>
          <w:t xml:space="preserve">ole grains </w:t>
        </w:r>
      </w:ins>
      <w:del w:id="154" w:author="Maino Vieytes, Christian Augusto" w:date="2022-10-18T18:01:00Z">
        <w:r w:rsidRPr="001A5891" w:rsidDel="0055218A">
          <w:rPr>
            <w:color w:val="auto"/>
          </w:rPr>
          <w:delText xml:space="preserve">, solid fats, oils, milk, yogurt, fruits, potatoes, other vegetables, dark-yellow vegetables, starchy vegetables, nuts, and whole grains </w:delText>
        </w:r>
      </w:del>
      <w:r w:rsidRPr="001A5891">
        <w:rPr>
          <w:color w:val="auto"/>
        </w:rPr>
        <w:t>while negatively correlated with</w:t>
      </w:r>
      <w:del w:id="155" w:author="Maino Vieytes, Christian Augusto" w:date="2022-10-18T18:01:00Z">
        <w:r w:rsidRPr="001A5891" w:rsidDel="0055218A">
          <w:rPr>
            <w:color w:val="auto"/>
          </w:rPr>
          <w:delText xml:space="preserve"> poultry</w:delText>
        </w:r>
      </w:del>
      <w:ins w:id="156" w:author="Maino Vieytes, Christian Augusto" w:date="2022-10-18T18:01:00Z">
        <w:r w:rsidR="0055218A">
          <w:rPr>
            <w:color w:val="auto"/>
          </w:rPr>
          <w:t xml:space="preserve"> cheese</w:t>
        </w:r>
      </w:ins>
      <w:del w:id="157" w:author="Maino Vieytes, Christian Augusto" w:date="2022-10-18T18:01:00Z">
        <w:r w:rsidRPr="001A5891" w:rsidDel="0055218A">
          <w:rPr>
            <w:color w:val="auto"/>
          </w:rPr>
          <w:delText>, cheese, alcohol, dark-green vegetables, legumes, soy, refined grains, and added sugars</w:delText>
        </w:r>
      </w:del>
      <w:r w:rsidRPr="001A5891">
        <w:rPr>
          <w:color w:val="auto"/>
        </w:rPr>
        <w:t>. Overall, this pattern was negatively correlated with the FI pattern (</w:t>
      </w:r>
      <w:r w:rsidR="006F5C17" w:rsidRPr="001A5D7D">
        <w:rPr>
          <w:i/>
          <w:iCs/>
          <w:color w:val="auto"/>
          <w:rPrChange w:id="158"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159" w:author="Maino Vieytes, Christian Augusto" w:date="2022-10-14T08:28:00Z">
            <w:rPr>
              <w:color w:val="auto"/>
            </w:rPr>
          </w:rPrChange>
        </w:rPr>
        <w:t>r</w:t>
      </w:r>
      <w:r w:rsidRPr="001A5891">
        <w:rPr>
          <w:color w:val="auto"/>
        </w:rPr>
        <w:t xml:space="preserve"> = 0.80) as well as with </w:t>
      </w:r>
      <w:del w:id="160" w:author="Maino Vieytes, Christian Augusto" w:date="2022-10-18T18:02:00Z">
        <w:r w:rsidRPr="001A5891" w:rsidDel="0055218A">
          <w:rPr>
            <w:color w:val="auto"/>
          </w:rPr>
          <w:delText xml:space="preserve">solid fats, legumes, refined grains, and </w:delText>
        </w:r>
      </w:del>
      <w:r w:rsidRPr="001A5891">
        <w:rPr>
          <w:color w:val="auto"/>
        </w:rPr>
        <w:t xml:space="preserve">added sugars while being negatively correlated with </w:t>
      </w:r>
      <w:del w:id="161" w:author="Maino Vieytes, Christian Augusto" w:date="2022-10-18T18:02:00Z">
        <w:r w:rsidRPr="001A5891" w:rsidDel="0055218A">
          <w:rPr>
            <w:color w:val="auto"/>
          </w:rPr>
          <w:delText xml:space="preserve">poultry, seafood, oils, yogurt, </w:delText>
        </w:r>
      </w:del>
      <w:r w:rsidRPr="001A5891">
        <w:rPr>
          <w:color w:val="auto"/>
        </w:rPr>
        <w:t>alcohol,</w:t>
      </w:r>
      <w:ins w:id="162" w:author="Maino Vieytes, Christian Augusto" w:date="2022-10-18T18:02:00Z">
        <w:r w:rsidR="0055218A">
          <w:rPr>
            <w:color w:val="auto"/>
          </w:rPr>
          <w:t xml:space="preserve"> </w:t>
        </w:r>
      </w:ins>
      <w:del w:id="163" w:author="Maino Vieytes, Christian Augusto" w:date="2022-10-18T18:02:00Z">
        <w:r w:rsidRPr="001A5891" w:rsidDel="0055218A">
          <w:rPr>
            <w:color w:val="auto"/>
          </w:rPr>
          <w:delText xml:space="preserve"> all fruit categories, all categories of vegetables</w:delText>
        </w:r>
      </w:del>
      <w:ins w:id="164" w:author="Maino Vieytes, Christian Augusto" w:date="2022-10-18T18:02:00Z">
        <w:r w:rsidR="0055218A">
          <w:rPr>
            <w:color w:val="auto"/>
          </w:rPr>
          <w:t>dark-yellow vegetables</w:t>
        </w:r>
      </w:ins>
      <w:r w:rsidRPr="001A5891">
        <w:rPr>
          <w:color w:val="auto"/>
        </w:rPr>
        <w:t xml:space="preserve">, </w:t>
      </w:r>
      <w:ins w:id="165" w:author="Maino Vieytes, Christian Augusto" w:date="2022-10-18T18:03:00Z">
        <w:r w:rsidR="0055218A">
          <w:rPr>
            <w:color w:val="auto"/>
          </w:rPr>
          <w:t xml:space="preserve">other vegetables, </w:t>
        </w:r>
      </w:ins>
      <w:del w:id="166" w:author="Maino Vieytes, Christian Augusto" w:date="2022-10-18T18:03:00Z">
        <w:r w:rsidRPr="001A5891" w:rsidDel="0055218A">
          <w:rPr>
            <w:color w:val="auto"/>
          </w:rPr>
          <w:delText xml:space="preserve">soy, whole grains, </w:delText>
        </w:r>
      </w:del>
      <w:r w:rsidRPr="001A5891">
        <w:rPr>
          <w:color w:val="auto"/>
        </w:rPr>
        <w:t>and nuts. The final Household Size pattern was also strongly and positively correlated with the FI pattern (</w:t>
      </w:r>
      <w:r w:rsidRPr="001A5D7D">
        <w:rPr>
          <w:i/>
          <w:iCs/>
          <w:color w:val="auto"/>
          <w:rPrChange w:id="167" w:author="Maino Vieytes, Christian Augusto" w:date="2022-10-14T08:28:00Z">
            <w:rPr>
              <w:color w:val="auto"/>
            </w:rPr>
          </w:rPrChange>
        </w:rPr>
        <w:t>r</w:t>
      </w:r>
      <w:r w:rsidRPr="001A5891">
        <w:rPr>
          <w:color w:val="auto"/>
        </w:rPr>
        <w:t xml:space="preserve"> = 0.63) and negatively correlated with intakes of </w:t>
      </w:r>
      <w:del w:id="168" w:author="Maino Vieytes, Christian Augusto" w:date="2022-10-18T18:04:00Z">
        <w:r w:rsidRPr="001A5891" w:rsidDel="0055218A">
          <w:rPr>
            <w:color w:val="auto"/>
          </w:rPr>
          <w:delText xml:space="preserve">seafood, solid fats, milk, </w:delText>
        </w:r>
      </w:del>
      <w:r w:rsidRPr="001A5891">
        <w:rPr>
          <w:color w:val="auto"/>
        </w:rPr>
        <w:t xml:space="preserve">yogurt, </w:t>
      </w:r>
      <w:del w:id="169" w:author="Maino Vieytes, Christian Augusto" w:date="2022-10-18T18:04:00Z">
        <w:r w:rsidRPr="001A5891" w:rsidDel="0055218A">
          <w:rPr>
            <w:color w:val="auto"/>
          </w:rPr>
          <w:delText xml:space="preserve">cheese, alcohol, fruits, and vegetables (all categories other than potatoes), </w:delText>
        </w:r>
      </w:del>
      <w:ins w:id="170" w:author="Maino Vieytes, Christian Augusto" w:date="2022-10-18T18:04:00Z">
        <w:r w:rsidR="0055218A">
          <w:rPr>
            <w:color w:val="auto"/>
          </w:rPr>
          <w:t xml:space="preserve">other fruit, citrus, melons and berries, </w:t>
        </w:r>
      </w:ins>
      <w:ins w:id="171" w:author="Maino Vieytes, Christian Augusto" w:date="2022-10-18T18:05:00Z">
        <w:r w:rsidR="0055218A">
          <w:rPr>
            <w:color w:val="auto"/>
          </w:rPr>
          <w:t xml:space="preserve">tomatoes, and other vegetables </w:t>
        </w:r>
      </w:ins>
      <w:del w:id="172" w:author="Maino Vieytes, Christian Augusto" w:date="2022-10-18T18:05:00Z">
        <w:r w:rsidRPr="001A5891" w:rsidDel="0055218A">
          <w:rPr>
            <w:color w:val="auto"/>
          </w:rPr>
          <w:delText xml:space="preserve">refined and whole grains while </w:delText>
        </w:r>
      </w:del>
      <w:r w:rsidRPr="001A5891">
        <w:rPr>
          <w:color w:val="auto"/>
        </w:rPr>
        <w:t xml:space="preserve">being positively correlated </w:t>
      </w:r>
      <w:del w:id="173" w:author="Maino Vieytes, Christian Augusto" w:date="2022-10-18T18:05:00Z">
        <w:r w:rsidRPr="001A5891" w:rsidDel="0055218A">
          <w:rPr>
            <w:color w:val="auto"/>
          </w:rPr>
          <w:delText xml:space="preserve">with intakes of poultry, oils, legumes, soy, refined grains, and strongly </w:delText>
        </w:r>
      </w:del>
      <w:r w:rsidRPr="001A5891">
        <w:rPr>
          <w:color w:val="auto"/>
        </w:rPr>
        <w:t xml:space="preserve">with </w:t>
      </w:r>
      <w:ins w:id="174" w:author="Maino Vieytes, Christian Augusto" w:date="2022-10-18T18:05:00Z">
        <w:r w:rsidR="0055218A">
          <w:rPr>
            <w:color w:val="auto"/>
          </w:rPr>
          <w:t xml:space="preserve">intake of </w:t>
        </w:r>
      </w:ins>
      <w:r w:rsidRPr="001A5891">
        <w:rPr>
          <w:color w:val="auto"/>
        </w:rPr>
        <w:t xml:space="preserve">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w:t>
      </w:r>
      <w:r w:rsidRPr="001A5891">
        <w:rPr>
          <w:color w:val="auto"/>
        </w:rPr>
        <w:lastRenderedPageBreak/>
        <w:t xml:space="preserve">Pearson correlation matrix is appended, showing the correlations between the extracted dietary patterns. This analysis was performed on subsample A (Figure 1), an analytical subsample of </w:t>
      </w:r>
      <w:del w:id="175"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w:t>
            </w:r>
            <w:del w:id="176" w:author="Maino Vieytes, Christian Augusto" w:date="2022-10-18T17:48:00Z">
              <w:r w:rsidRPr="001A5891" w:rsidDel="00BF254B">
                <w:rPr>
                  <w:color w:val="auto"/>
                </w:rPr>
                <w:delText>0</w:delText>
              </w:r>
            </w:del>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BF254B" w:rsidRDefault="009C772B" w:rsidP="006168D3">
            <w:pPr>
              <w:jc w:val="center"/>
              <w:rPr>
                <w:b/>
                <w:bCs/>
                <w:color w:val="auto"/>
                <w:rPrChange w:id="177" w:author="Maino Vieytes, Christian Augusto" w:date="2022-10-18T17:49:00Z">
                  <w:rPr>
                    <w:color w:val="auto"/>
                  </w:rPr>
                </w:rPrChange>
              </w:rPr>
            </w:pPr>
            <w:r w:rsidRPr="00BF254B">
              <w:rPr>
                <w:b/>
                <w:bCs/>
                <w:color w:val="auto"/>
                <w:rPrChange w:id="178" w:author="Maino Vieytes, Christian Augusto" w:date="2022-10-18T17:49:00Z">
                  <w:rPr>
                    <w:color w:val="auto"/>
                  </w:rPr>
                </w:rPrChange>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BF254B" w:rsidRDefault="009C772B" w:rsidP="006168D3">
            <w:pPr>
              <w:jc w:val="center"/>
              <w:rPr>
                <w:b/>
                <w:bCs/>
                <w:color w:val="auto"/>
                <w:rPrChange w:id="179" w:author="Maino Vieytes, Christian Augusto" w:date="2022-10-18T17:49:00Z">
                  <w:rPr>
                    <w:color w:val="auto"/>
                  </w:rPr>
                </w:rPrChange>
              </w:rPr>
            </w:pPr>
            <w:r w:rsidRPr="00BF254B">
              <w:rPr>
                <w:b/>
                <w:bCs/>
                <w:color w:val="auto"/>
                <w:rPrChange w:id="180" w:author="Maino Vieytes, Christian Augusto" w:date="2022-10-18T17:49:00Z">
                  <w:rPr>
                    <w:color w:val="auto"/>
                  </w:rPr>
                </w:rPrChange>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BF254B" w:rsidRDefault="009C772B" w:rsidP="006168D3">
            <w:pPr>
              <w:jc w:val="center"/>
              <w:rPr>
                <w:b/>
                <w:bCs/>
                <w:color w:val="auto"/>
                <w:rPrChange w:id="181" w:author="Maino Vieytes, Christian Augusto" w:date="2022-10-18T17:49:00Z">
                  <w:rPr>
                    <w:color w:val="auto"/>
                  </w:rPr>
                </w:rPrChange>
              </w:rPr>
            </w:pPr>
            <w:r w:rsidRPr="00BF254B">
              <w:rPr>
                <w:b/>
                <w:bCs/>
                <w:color w:val="auto"/>
                <w:rPrChange w:id="182" w:author="Maino Vieytes, Christian Augusto" w:date="2022-10-18T17:49:00Z">
                  <w:rPr>
                    <w:color w:val="auto"/>
                  </w:rPr>
                </w:rPrChange>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BF254B" w:rsidRDefault="009C772B" w:rsidP="006168D3">
            <w:pPr>
              <w:jc w:val="center"/>
              <w:rPr>
                <w:b/>
                <w:bCs/>
                <w:color w:val="auto"/>
                <w:rPrChange w:id="183" w:author="Maino Vieytes, Christian Augusto" w:date="2022-10-18T17:47:00Z">
                  <w:rPr>
                    <w:color w:val="auto"/>
                  </w:rPr>
                </w:rPrChange>
              </w:rPr>
            </w:pPr>
            <w:r w:rsidRPr="00BF254B">
              <w:rPr>
                <w:b/>
                <w:bCs/>
                <w:color w:val="auto"/>
                <w:rPrChange w:id="184" w:author="Maino Vieytes, Christian Augusto" w:date="2022-10-18T17:47:00Z">
                  <w:rPr>
                    <w:color w:val="auto"/>
                  </w:rPr>
                </w:rPrChange>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BF254B" w:rsidRDefault="009C772B" w:rsidP="006168D3">
            <w:pPr>
              <w:jc w:val="center"/>
              <w:rPr>
                <w:b/>
                <w:bCs/>
                <w:color w:val="auto"/>
                <w:rPrChange w:id="185" w:author="Maino Vieytes, Christian Augusto" w:date="2022-10-18T17:48:00Z">
                  <w:rPr>
                    <w:color w:val="auto"/>
                  </w:rPr>
                </w:rPrChange>
              </w:rPr>
            </w:pPr>
            <w:r w:rsidRPr="00BF254B">
              <w:rPr>
                <w:b/>
                <w:bCs/>
                <w:color w:val="auto"/>
                <w:rPrChange w:id="186" w:author="Maino Vieytes, Christian Augusto" w:date="2022-10-18T17:48:00Z">
                  <w:rPr>
                    <w:color w:val="auto"/>
                  </w:rPr>
                </w:rPrChange>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BF254B" w:rsidRDefault="009C772B" w:rsidP="006168D3">
            <w:pPr>
              <w:jc w:val="center"/>
              <w:rPr>
                <w:b/>
                <w:bCs/>
                <w:color w:val="auto"/>
                <w:rPrChange w:id="187" w:author="Maino Vieytes, Christian Augusto" w:date="2022-10-18T17:49:00Z">
                  <w:rPr>
                    <w:color w:val="auto"/>
                  </w:rPr>
                </w:rPrChange>
              </w:rPr>
            </w:pPr>
            <w:r w:rsidRPr="00BF254B">
              <w:rPr>
                <w:b/>
                <w:bCs/>
                <w:color w:val="auto"/>
                <w:rPrChange w:id="188" w:author="Maino Vieytes, Christian Augusto" w:date="2022-10-18T17:49:00Z">
                  <w:rPr>
                    <w:color w:val="auto"/>
                  </w:rPr>
                </w:rPrChange>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BF254B" w:rsidRDefault="009C772B" w:rsidP="006168D3">
            <w:pPr>
              <w:jc w:val="center"/>
              <w:rPr>
                <w:b/>
                <w:bCs/>
                <w:color w:val="auto"/>
                <w:rPrChange w:id="189" w:author="Maino Vieytes, Christian Augusto" w:date="2022-10-18T17:47:00Z">
                  <w:rPr>
                    <w:color w:val="auto"/>
                  </w:rPr>
                </w:rPrChange>
              </w:rPr>
            </w:pPr>
            <w:r w:rsidRPr="00BF254B">
              <w:rPr>
                <w:b/>
                <w:bCs/>
                <w:color w:val="auto"/>
                <w:rPrChange w:id="190" w:author="Maino Vieytes, Christian Augusto" w:date="2022-10-18T17:47:00Z">
                  <w:rPr>
                    <w:color w:val="auto"/>
                  </w:rPr>
                </w:rPrChange>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BF254B" w:rsidRDefault="009C772B" w:rsidP="006168D3">
            <w:pPr>
              <w:jc w:val="center"/>
              <w:rPr>
                <w:b/>
                <w:bCs/>
                <w:color w:val="auto"/>
                <w:rPrChange w:id="191" w:author="Maino Vieytes, Christian Augusto" w:date="2022-10-18T17:49:00Z">
                  <w:rPr>
                    <w:color w:val="auto"/>
                  </w:rPr>
                </w:rPrChange>
              </w:rPr>
            </w:pPr>
            <w:r w:rsidRPr="00BF254B">
              <w:rPr>
                <w:b/>
                <w:bCs/>
                <w:color w:val="auto"/>
                <w:rPrChange w:id="192" w:author="Maino Vieytes, Christian Augusto" w:date="2022-10-18T17:49:00Z">
                  <w:rPr>
                    <w:color w:val="auto"/>
                  </w:rPr>
                </w:rPrChange>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BF254B" w:rsidRDefault="009C772B" w:rsidP="006168D3">
            <w:pPr>
              <w:jc w:val="center"/>
              <w:rPr>
                <w:b/>
                <w:bCs/>
                <w:color w:val="auto"/>
                <w:rPrChange w:id="193" w:author="Maino Vieytes, Christian Augusto" w:date="2022-10-18T17:48:00Z">
                  <w:rPr>
                    <w:color w:val="auto"/>
                  </w:rPr>
                </w:rPrChange>
              </w:rPr>
            </w:pPr>
            <w:r w:rsidRPr="00BF254B">
              <w:rPr>
                <w:b/>
                <w:bCs/>
                <w:color w:val="auto"/>
                <w:rPrChange w:id="194" w:author="Maino Vieytes, Christian Augusto" w:date="2022-10-18T17:48:00Z">
                  <w:rPr>
                    <w:color w:val="auto"/>
                  </w:rPr>
                </w:rPrChange>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BF254B" w:rsidRDefault="009C772B" w:rsidP="006168D3">
            <w:pPr>
              <w:jc w:val="center"/>
              <w:rPr>
                <w:b/>
                <w:bCs/>
                <w:color w:val="auto"/>
                <w:rPrChange w:id="195" w:author="Maino Vieytes, Christian Augusto" w:date="2022-10-18T17:49:00Z">
                  <w:rPr>
                    <w:color w:val="auto"/>
                  </w:rPr>
                </w:rPrChange>
              </w:rPr>
            </w:pPr>
            <w:r w:rsidRPr="00BF254B">
              <w:rPr>
                <w:b/>
                <w:bCs/>
                <w:color w:val="auto"/>
                <w:rPrChange w:id="196" w:author="Maino Vieytes, Christian Augusto" w:date="2022-10-18T17:49:00Z">
                  <w:rPr>
                    <w:color w:val="auto"/>
                  </w:rPr>
                </w:rPrChange>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BF254B" w:rsidRDefault="009C772B" w:rsidP="006168D3">
            <w:pPr>
              <w:jc w:val="center"/>
              <w:rPr>
                <w:b/>
                <w:bCs/>
                <w:color w:val="auto"/>
                <w:rPrChange w:id="197" w:author="Maino Vieytes, Christian Augusto" w:date="2022-10-18T17:47:00Z">
                  <w:rPr>
                    <w:color w:val="auto"/>
                  </w:rPr>
                </w:rPrChange>
              </w:rPr>
            </w:pPr>
            <w:r w:rsidRPr="00BF254B">
              <w:rPr>
                <w:b/>
                <w:bCs/>
                <w:color w:val="auto"/>
                <w:rPrChange w:id="198" w:author="Maino Vieytes, Christian Augusto" w:date="2022-10-18T17:47:00Z">
                  <w:rPr>
                    <w:color w:val="auto"/>
                  </w:rPr>
                </w:rPrChange>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BF254B" w:rsidRDefault="009C772B" w:rsidP="006168D3">
            <w:pPr>
              <w:jc w:val="center"/>
              <w:rPr>
                <w:b/>
                <w:bCs/>
                <w:color w:val="auto"/>
                <w:rPrChange w:id="199" w:author="Maino Vieytes, Christian Augusto" w:date="2022-10-18T17:48:00Z">
                  <w:rPr>
                    <w:color w:val="auto"/>
                  </w:rPr>
                </w:rPrChange>
              </w:rPr>
            </w:pPr>
            <w:r w:rsidRPr="00BF254B">
              <w:rPr>
                <w:b/>
                <w:bCs/>
                <w:color w:val="auto"/>
                <w:rPrChange w:id="200" w:author="Maino Vieytes, Christian Augusto" w:date="2022-10-18T17:48:00Z">
                  <w:rPr>
                    <w:color w:val="auto"/>
                  </w:rPr>
                </w:rPrChange>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BF254B" w:rsidRDefault="009C772B" w:rsidP="006168D3">
            <w:pPr>
              <w:jc w:val="center"/>
              <w:rPr>
                <w:b/>
                <w:bCs/>
                <w:color w:val="auto"/>
                <w:rPrChange w:id="201" w:author="Maino Vieytes, Christian Augusto" w:date="2022-10-18T17:49:00Z">
                  <w:rPr>
                    <w:color w:val="auto"/>
                  </w:rPr>
                </w:rPrChange>
              </w:rPr>
            </w:pPr>
            <w:r w:rsidRPr="00BF254B">
              <w:rPr>
                <w:b/>
                <w:bCs/>
                <w:color w:val="auto"/>
                <w:rPrChange w:id="202" w:author="Maino Vieytes, Christian Augusto" w:date="2022-10-18T17:49:00Z">
                  <w:rPr>
                    <w:color w:val="auto"/>
                  </w:rPr>
                </w:rPrChange>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BF254B" w:rsidRDefault="009C772B" w:rsidP="006168D3">
            <w:pPr>
              <w:jc w:val="center"/>
              <w:rPr>
                <w:b/>
                <w:bCs/>
                <w:color w:val="auto"/>
                <w:rPrChange w:id="203" w:author="Maino Vieytes, Christian Augusto" w:date="2022-10-18T17:48:00Z">
                  <w:rPr>
                    <w:color w:val="auto"/>
                  </w:rPr>
                </w:rPrChange>
              </w:rPr>
            </w:pPr>
            <w:r w:rsidRPr="00BF254B">
              <w:rPr>
                <w:b/>
                <w:bCs/>
                <w:color w:val="auto"/>
                <w:rPrChange w:id="204" w:author="Maino Vieytes, Christian Augusto" w:date="2022-10-18T17:48:00Z">
                  <w:rPr>
                    <w:color w:val="auto"/>
                  </w:rPr>
                </w:rPrChange>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BF254B" w:rsidRDefault="009C772B" w:rsidP="006168D3">
            <w:pPr>
              <w:jc w:val="center"/>
              <w:rPr>
                <w:b/>
                <w:bCs/>
                <w:color w:val="auto"/>
                <w:rPrChange w:id="205" w:author="Maino Vieytes, Christian Augusto" w:date="2022-10-18T17:49:00Z">
                  <w:rPr>
                    <w:color w:val="auto"/>
                  </w:rPr>
                </w:rPrChange>
              </w:rPr>
            </w:pPr>
            <w:r w:rsidRPr="00BF254B">
              <w:rPr>
                <w:b/>
                <w:bCs/>
                <w:color w:val="auto"/>
                <w:rPrChange w:id="206" w:author="Maino Vieytes, Christian Augusto" w:date="2022-10-18T17:49:00Z">
                  <w:rPr>
                    <w:color w:val="auto"/>
                  </w:rPr>
                </w:rPrChange>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BF254B" w:rsidRDefault="009C772B" w:rsidP="006168D3">
            <w:pPr>
              <w:jc w:val="center"/>
              <w:rPr>
                <w:b/>
                <w:bCs/>
                <w:color w:val="auto"/>
                <w:rPrChange w:id="207" w:author="Maino Vieytes, Christian Augusto" w:date="2022-10-18T17:48:00Z">
                  <w:rPr>
                    <w:color w:val="auto"/>
                  </w:rPr>
                </w:rPrChange>
              </w:rPr>
            </w:pPr>
            <w:r w:rsidRPr="00BF254B">
              <w:rPr>
                <w:b/>
                <w:bCs/>
                <w:color w:val="auto"/>
                <w:rPrChange w:id="208" w:author="Maino Vieytes, Christian Augusto" w:date="2022-10-18T17:48:00Z">
                  <w:rPr>
                    <w:color w:val="auto"/>
                  </w:rPr>
                </w:rPrChange>
              </w:rPr>
              <w:t>-0.36</w:t>
            </w:r>
          </w:p>
        </w:tc>
        <w:tc>
          <w:tcPr>
            <w:tcW w:w="1300" w:type="dxa"/>
            <w:noWrap/>
            <w:vAlign w:val="center"/>
            <w:hideMark/>
          </w:tcPr>
          <w:p w14:paraId="228E124B" w14:textId="77777777" w:rsidR="009C772B" w:rsidRPr="00BF254B" w:rsidRDefault="009C772B" w:rsidP="006168D3">
            <w:pPr>
              <w:jc w:val="center"/>
              <w:rPr>
                <w:b/>
                <w:bCs/>
                <w:color w:val="auto"/>
                <w:rPrChange w:id="209" w:author="Maino Vieytes, Christian Augusto" w:date="2022-10-18T17:49:00Z">
                  <w:rPr>
                    <w:color w:val="auto"/>
                  </w:rPr>
                </w:rPrChange>
              </w:rPr>
            </w:pPr>
            <w:r w:rsidRPr="00BF254B">
              <w:rPr>
                <w:b/>
                <w:bCs/>
                <w:color w:val="auto"/>
                <w:rPrChange w:id="210" w:author="Maino Vieytes, Christian Augusto" w:date="2022-10-18T17:49:00Z">
                  <w:rPr>
                    <w:color w:val="auto"/>
                  </w:rPr>
                </w:rPrChange>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BF254B" w:rsidRDefault="009C772B" w:rsidP="006168D3">
            <w:pPr>
              <w:jc w:val="center"/>
              <w:rPr>
                <w:b/>
                <w:bCs/>
                <w:color w:val="auto"/>
                <w:rPrChange w:id="211" w:author="Maino Vieytes, Christian Augusto" w:date="2022-10-18T17:49:00Z">
                  <w:rPr>
                    <w:color w:val="auto"/>
                  </w:rPr>
                </w:rPrChange>
              </w:rPr>
            </w:pPr>
            <w:r w:rsidRPr="00BF254B">
              <w:rPr>
                <w:b/>
                <w:bCs/>
                <w:color w:val="auto"/>
                <w:rPrChange w:id="212" w:author="Maino Vieytes, Christian Augusto" w:date="2022-10-18T17:49:00Z">
                  <w:rPr>
                    <w:color w:val="auto"/>
                  </w:rPr>
                </w:rPrChange>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BF254B" w:rsidRDefault="009C772B" w:rsidP="006168D3">
            <w:pPr>
              <w:jc w:val="center"/>
              <w:rPr>
                <w:b/>
                <w:bCs/>
                <w:color w:val="auto"/>
                <w:rPrChange w:id="213" w:author="Maino Vieytes, Christian Augusto" w:date="2022-10-18T17:48:00Z">
                  <w:rPr>
                    <w:color w:val="auto"/>
                  </w:rPr>
                </w:rPrChange>
              </w:rPr>
            </w:pPr>
            <w:r w:rsidRPr="00BF254B">
              <w:rPr>
                <w:b/>
                <w:bCs/>
                <w:color w:val="auto"/>
                <w:rPrChange w:id="214" w:author="Maino Vieytes, Christian Augusto" w:date="2022-10-18T17:48:00Z">
                  <w:rPr>
                    <w:color w:val="auto"/>
                  </w:rPr>
                </w:rPrChange>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BF254B" w:rsidRDefault="009C772B" w:rsidP="006168D3">
            <w:pPr>
              <w:jc w:val="center"/>
              <w:rPr>
                <w:b/>
                <w:bCs/>
                <w:color w:val="auto"/>
                <w:rPrChange w:id="215" w:author="Maino Vieytes, Christian Augusto" w:date="2022-10-18T17:49:00Z">
                  <w:rPr>
                    <w:color w:val="auto"/>
                  </w:rPr>
                </w:rPrChange>
              </w:rPr>
            </w:pPr>
            <w:r w:rsidRPr="00BF254B">
              <w:rPr>
                <w:b/>
                <w:bCs/>
                <w:color w:val="auto"/>
                <w:rPrChange w:id="216" w:author="Maino Vieytes, Christian Augusto" w:date="2022-10-18T17:49:00Z">
                  <w:rPr>
                    <w:color w:val="auto"/>
                  </w:rPr>
                </w:rPrChange>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BF254B" w:rsidRDefault="009C772B" w:rsidP="006168D3">
            <w:pPr>
              <w:jc w:val="center"/>
              <w:rPr>
                <w:b/>
                <w:bCs/>
                <w:color w:val="auto"/>
                <w:rPrChange w:id="217" w:author="Maino Vieytes, Christian Augusto" w:date="2022-10-18T17:47:00Z">
                  <w:rPr>
                    <w:color w:val="auto"/>
                  </w:rPr>
                </w:rPrChange>
              </w:rPr>
            </w:pPr>
            <w:r w:rsidRPr="00BF254B">
              <w:rPr>
                <w:b/>
                <w:bCs/>
                <w:color w:val="auto"/>
                <w:rPrChange w:id="218" w:author="Maino Vieytes, Christian Augusto" w:date="2022-10-18T17:47:00Z">
                  <w:rPr>
                    <w:color w:val="auto"/>
                  </w:rPr>
                </w:rPrChange>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BF254B" w:rsidRDefault="009C772B" w:rsidP="006168D3">
            <w:pPr>
              <w:jc w:val="center"/>
              <w:rPr>
                <w:b/>
                <w:bCs/>
                <w:color w:val="auto"/>
                <w:rPrChange w:id="219" w:author="Maino Vieytes, Christian Augusto" w:date="2022-10-18T17:48:00Z">
                  <w:rPr>
                    <w:color w:val="auto"/>
                  </w:rPr>
                </w:rPrChange>
              </w:rPr>
            </w:pPr>
            <w:r w:rsidRPr="00BF254B">
              <w:rPr>
                <w:b/>
                <w:bCs/>
                <w:color w:val="auto"/>
                <w:rPrChange w:id="220" w:author="Maino Vieytes, Christian Augusto" w:date="2022-10-18T17:48:00Z">
                  <w:rPr>
                    <w:color w:val="auto"/>
                  </w:rPr>
                </w:rPrChange>
              </w:rPr>
              <w:t>-0.65</w:t>
            </w:r>
          </w:p>
        </w:tc>
        <w:tc>
          <w:tcPr>
            <w:tcW w:w="1310" w:type="dxa"/>
            <w:noWrap/>
            <w:vAlign w:val="center"/>
            <w:hideMark/>
          </w:tcPr>
          <w:p w14:paraId="4C1AE9E8" w14:textId="77777777" w:rsidR="009C772B" w:rsidRPr="00BF254B" w:rsidRDefault="009C772B" w:rsidP="006168D3">
            <w:pPr>
              <w:jc w:val="center"/>
              <w:rPr>
                <w:b/>
                <w:bCs/>
                <w:color w:val="auto"/>
                <w:rPrChange w:id="221" w:author="Maino Vieytes, Christian Augusto" w:date="2022-10-18T17:48:00Z">
                  <w:rPr>
                    <w:color w:val="auto"/>
                  </w:rPr>
                </w:rPrChange>
              </w:rPr>
            </w:pPr>
            <w:r w:rsidRPr="00BF254B">
              <w:rPr>
                <w:b/>
                <w:bCs/>
                <w:color w:val="auto"/>
                <w:rPrChange w:id="222" w:author="Maino Vieytes, Christian Augusto" w:date="2022-10-18T17:48:00Z">
                  <w:rPr>
                    <w:color w:val="auto"/>
                  </w:rPr>
                </w:rPrChange>
              </w:rPr>
              <w:t>-0.48</w:t>
            </w:r>
          </w:p>
        </w:tc>
        <w:tc>
          <w:tcPr>
            <w:tcW w:w="1300" w:type="dxa"/>
            <w:noWrap/>
            <w:vAlign w:val="center"/>
            <w:hideMark/>
          </w:tcPr>
          <w:p w14:paraId="3F8C3542" w14:textId="77777777" w:rsidR="009C772B" w:rsidRPr="00BF254B" w:rsidRDefault="009C772B" w:rsidP="006168D3">
            <w:pPr>
              <w:jc w:val="center"/>
              <w:rPr>
                <w:b/>
                <w:bCs/>
                <w:color w:val="auto"/>
                <w:rPrChange w:id="223" w:author="Maino Vieytes, Christian Augusto" w:date="2022-10-18T17:49:00Z">
                  <w:rPr>
                    <w:color w:val="auto"/>
                  </w:rPr>
                </w:rPrChange>
              </w:rPr>
            </w:pPr>
            <w:r w:rsidRPr="00BF254B">
              <w:rPr>
                <w:b/>
                <w:bCs/>
                <w:color w:val="auto"/>
                <w:rPrChange w:id="224" w:author="Maino Vieytes, Christian Augusto" w:date="2022-10-18T17:49:00Z">
                  <w:rPr>
                    <w:color w:val="auto"/>
                  </w:rPr>
                </w:rPrChange>
              </w:rPr>
              <w:t>0.46</w:t>
            </w:r>
          </w:p>
        </w:tc>
        <w:tc>
          <w:tcPr>
            <w:tcW w:w="1300" w:type="dxa"/>
            <w:tcBorders>
              <w:right w:val="nil"/>
            </w:tcBorders>
            <w:noWrap/>
            <w:vAlign w:val="center"/>
            <w:hideMark/>
          </w:tcPr>
          <w:p w14:paraId="00E405DD" w14:textId="77777777" w:rsidR="009C772B" w:rsidRPr="00BF254B" w:rsidRDefault="009C772B" w:rsidP="006168D3">
            <w:pPr>
              <w:jc w:val="center"/>
              <w:rPr>
                <w:b/>
                <w:bCs/>
                <w:color w:val="auto"/>
                <w:rPrChange w:id="225" w:author="Maino Vieytes, Christian Augusto" w:date="2022-10-18T17:49:00Z">
                  <w:rPr>
                    <w:color w:val="auto"/>
                  </w:rPr>
                </w:rPrChange>
              </w:rPr>
            </w:pPr>
            <w:r w:rsidRPr="00BF254B">
              <w:rPr>
                <w:b/>
                <w:bCs/>
                <w:color w:val="auto"/>
                <w:rPrChange w:id="226" w:author="Maino Vieytes, Christian Augusto" w:date="2022-10-18T17:49:00Z">
                  <w:rPr>
                    <w:color w:val="auto"/>
                  </w:rPr>
                </w:rPrChange>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BF254B" w:rsidRDefault="009C772B" w:rsidP="006168D3">
            <w:pPr>
              <w:jc w:val="center"/>
              <w:rPr>
                <w:b/>
                <w:bCs/>
                <w:color w:val="auto"/>
                <w:rPrChange w:id="227" w:author="Maino Vieytes, Christian Augusto" w:date="2022-10-18T17:47:00Z">
                  <w:rPr>
                    <w:color w:val="auto"/>
                  </w:rPr>
                </w:rPrChange>
              </w:rPr>
            </w:pPr>
            <w:r w:rsidRPr="00BF254B">
              <w:rPr>
                <w:b/>
                <w:bCs/>
                <w:color w:val="auto"/>
                <w:rPrChange w:id="228" w:author="Maino Vieytes, Christian Augusto" w:date="2022-10-18T17:47:00Z">
                  <w:rPr>
                    <w:color w:val="auto"/>
                  </w:rPr>
                </w:rPrChange>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BF254B" w:rsidRDefault="009C772B" w:rsidP="006168D3">
            <w:pPr>
              <w:jc w:val="center"/>
              <w:rPr>
                <w:b/>
                <w:bCs/>
                <w:color w:val="auto"/>
                <w:rPrChange w:id="229" w:author="Maino Vieytes, Christian Augusto" w:date="2022-10-18T17:49:00Z">
                  <w:rPr>
                    <w:color w:val="auto"/>
                  </w:rPr>
                </w:rPrChange>
              </w:rPr>
            </w:pPr>
            <w:r w:rsidRPr="00BF254B">
              <w:rPr>
                <w:b/>
                <w:bCs/>
                <w:color w:val="auto"/>
                <w:rPrChange w:id="230" w:author="Maino Vieytes, Christian Augusto" w:date="2022-10-18T17:49:00Z">
                  <w:rPr>
                    <w:color w:val="auto"/>
                  </w:rPr>
                </w:rPrChange>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BF254B" w:rsidRDefault="009C772B" w:rsidP="006168D3">
            <w:pPr>
              <w:jc w:val="center"/>
              <w:rPr>
                <w:b/>
                <w:bCs/>
                <w:color w:val="auto"/>
                <w:rPrChange w:id="231" w:author="Maino Vieytes, Christian Augusto" w:date="2022-10-18T17:48:00Z">
                  <w:rPr>
                    <w:color w:val="auto"/>
                  </w:rPr>
                </w:rPrChange>
              </w:rPr>
            </w:pPr>
            <w:r w:rsidRPr="00BF254B">
              <w:rPr>
                <w:b/>
                <w:bCs/>
                <w:color w:val="auto"/>
                <w:rPrChange w:id="232" w:author="Maino Vieytes, Christian Augusto" w:date="2022-10-18T17:48:00Z">
                  <w:rPr>
                    <w:color w:val="auto"/>
                  </w:rPr>
                </w:rPrChange>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BF254B" w:rsidRDefault="009C772B" w:rsidP="006168D3">
            <w:pPr>
              <w:jc w:val="center"/>
              <w:rPr>
                <w:b/>
                <w:bCs/>
                <w:color w:val="auto"/>
                <w:rPrChange w:id="233" w:author="Maino Vieytes, Christian Augusto" w:date="2022-10-18T17:49:00Z">
                  <w:rPr>
                    <w:color w:val="auto"/>
                  </w:rPr>
                </w:rPrChange>
              </w:rPr>
            </w:pPr>
            <w:r w:rsidRPr="00BF254B">
              <w:rPr>
                <w:b/>
                <w:bCs/>
                <w:color w:val="auto"/>
                <w:rPrChange w:id="234" w:author="Maino Vieytes, Christian Augusto" w:date="2022-10-18T17:49:00Z">
                  <w:rPr>
                    <w:color w:val="auto"/>
                  </w:rPr>
                </w:rPrChange>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BF254B" w:rsidRDefault="009C772B" w:rsidP="006168D3">
            <w:pPr>
              <w:jc w:val="center"/>
              <w:rPr>
                <w:b/>
                <w:bCs/>
                <w:color w:val="auto"/>
                <w:rPrChange w:id="235" w:author="Maino Vieytes, Christian Augusto" w:date="2022-10-18T17:48:00Z">
                  <w:rPr>
                    <w:color w:val="auto"/>
                  </w:rPr>
                </w:rPrChange>
              </w:rPr>
            </w:pPr>
            <w:r w:rsidRPr="00BF254B">
              <w:rPr>
                <w:b/>
                <w:bCs/>
                <w:color w:val="auto"/>
                <w:rPrChange w:id="236" w:author="Maino Vieytes, Christian Augusto" w:date="2022-10-18T17:48:00Z">
                  <w:rPr>
                    <w:color w:val="auto"/>
                  </w:rPr>
                </w:rPrChange>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BF254B" w:rsidRDefault="009C772B" w:rsidP="006168D3">
            <w:pPr>
              <w:jc w:val="center"/>
              <w:rPr>
                <w:b/>
                <w:bCs/>
                <w:color w:val="auto"/>
                <w:rPrChange w:id="237" w:author="Maino Vieytes, Christian Augusto" w:date="2022-10-18T17:47:00Z">
                  <w:rPr>
                    <w:color w:val="auto"/>
                  </w:rPr>
                </w:rPrChange>
              </w:rPr>
            </w:pPr>
            <w:r w:rsidRPr="00BF254B">
              <w:rPr>
                <w:b/>
                <w:bCs/>
                <w:color w:val="auto"/>
                <w:rPrChange w:id="238" w:author="Maino Vieytes, Christian Augusto" w:date="2022-10-18T17:47:00Z">
                  <w:rPr>
                    <w:color w:val="auto"/>
                  </w:rPr>
                </w:rPrChange>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BF254B" w:rsidRDefault="009C772B" w:rsidP="006168D3">
            <w:pPr>
              <w:jc w:val="center"/>
              <w:rPr>
                <w:b/>
                <w:bCs/>
                <w:color w:val="auto"/>
                <w:rPrChange w:id="239" w:author="Maino Vieytes, Christian Augusto" w:date="2022-10-18T17:48:00Z">
                  <w:rPr>
                    <w:color w:val="auto"/>
                  </w:rPr>
                </w:rPrChange>
              </w:rPr>
            </w:pPr>
            <w:r w:rsidRPr="00BF254B">
              <w:rPr>
                <w:b/>
                <w:bCs/>
                <w:color w:val="auto"/>
                <w:rPrChange w:id="240" w:author="Maino Vieytes, Christian Augusto" w:date="2022-10-18T17:48:00Z">
                  <w:rPr>
                    <w:color w:val="auto"/>
                  </w:rPr>
                </w:rPrChange>
              </w:rPr>
              <w:t>0.64</w:t>
            </w:r>
          </w:p>
        </w:tc>
        <w:tc>
          <w:tcPr>
            <w:tcW w:w="1310" w:type="dxa"/>
            <w:tcBorders>
              <w:bottom w:val="single" w:sz="4" w:space="0" w:color="auto"/>
            </w:tcBorders>
            <w:noWrap/>
            <w:vAlign w:val="center"/>
            <w:hideMark/>
          </w:tcPr>
          <w:p w14:paraId="3FD48326" w14:textId="77777777" w:rsidR="009C772B" w:rsidRPr="00BF254B" w:rsidRDefault="009C772B" w:rsidP="006168D3">
            <w:pPr>
              <w:jc w:val="center"/>
              <w:rPr>
                <w:b/>
                <w:bCs/>
                <w:color w:val="auto"/>
                <w:rPrChange w:id="241" w:author="Maino Vieytes, Christian Augusto" w:date="2022-10-18T17:48:00Z">
                  <w:rPr>
                    <w:color w:val="auto"/>
                  </w:rPr>
                </w:rPrChange>
              </w:rPr>
            </w:pPr>
            <w:r w:rsidRPr="00BF254B">
              <w:rPr>
                <w:b/>
                <w:bCs/>
                <w:color w:val="auto"/>
                <w:rPrChange w:id="242" w:author="Maino Vieytes, Christian Augusto" w:date="2022-10-18T17:48:00Z">
                  <w:rPr>
                    <w:color w:val="auto"/>
                  </w:rPr>
                </w:rPrChange>
              </w:rPr>
              <w:t>0.48</w:t>
            </w:r>
          </w:p>
        </w:tc>
        <w:tc>
          <w:tcPr>
            <w:tcW w:w="1300" w:type="dxa"/>
            <w:tcBorders>
              <w:bottom w:val="single" w:sz="4" w:space="0" w:color="auto"/>
            </w:tcBorders>
            <w:noWrap/>
            <w:vAlign w:val="center"/>
            <w:hideMark/>
          </w:tcPr>
          <w:p w14:paraId="56B82185" w14:textId="77777777" w:rsidR="009C772B" w:rsidRPr="00BF254B" w:rsidRDefault="009C772B" w:rsidP="006168D3">
            <w:pPr>
              <w:jc w:val="center"/>
              <w:rPr>
                <w:b/>
                <w:bCs/>
                <w:color w:val="auto"/>
                <w:rPrChange w:id="243" w:author="Maino Vieytes, Christian Augusto" w:date="2022-10-18T17:49:00Z">
                  <w:rPr>
                    <w:color w:val="auto"/>
                  </w:rPr>
                </w:rPrChange>
              </w:rPr>
            </w:pPr>
            <w:r w:rsidRPr="00BF254B">
              <w:rPr>
                <w:b/>
                <w:bCs/>
                <w:color w:val="auto"/>
                <w:rPrChange w:id="244" w:author="Maino Vieytes, Christian Augusto" w:date="2022-10-18T17:49:00Z">
                  <w:rPr>
                    <w:color w:val="auto"/>
                  </w:rPr>
                </w:rPrChange>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BF254B" w:rsidRDefault="009C772B" w:rsidP="006168D3">
            <w:pPr>
              <w:jc w:val="center"/>
              <w:rPr>
                <w:color w:val="auto"/>
              </w:rPr>
            </w:pPr>
            <w:r w:rsidRPr="00BF254B">
              <w:rPr>
                <w:color w:val="auto"/>
              </w:rPr>
              <w:t>0.80</w:t>
            </w:r>
          </w:p>
        </w:tc>
        <w:tc>
          <w:tcPr>
            <w:tcW w:w="1300" w:type="dxa"/>
            <w:noWrap/>
            <w:vAlign w:val="center"/>
            <w:hideMark/>
          </w:tcPr>
          <w:p w14:paraId="64940482" w14:textId="77777777" w:rsidR="009C772B" w:rsidRPr="00BF254B" w:rsidRDefault="009C772B" w:rsidP="006168D3">
            <w:pPr>
              <w:jc w:val="center"/>
              <w:rPr>
                <w:color w:val="auto"/>
              </w:rPr>
            </w:pPr>
            <w:r w:rsidRPr="00BF254B">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t>Household Size</w:t>
            </w:r>
          </w:p>
        </w:tc>
        <w:tc>
          <w:tcPr>
            <w:tcW w:w="1300" w:type="dxa"/>
            <w:noWrap/>
            <w:vAlign w:val="center"/>
            <w:hideMark/>
          </w:tcPr>
          <w:p w14:paraId="5F08E420" w14:textId="77777777" w:rsidR="009C772B" w:rsidRPr="00BF254B" w:rsidRDefault="009C772B" w:rsidP="006168D3">
            <w:pPr>
              <w:jc w:val="center"/>
              <w:rPr>
                <w:color w:val="auto"/>
              </w:rPr>
            </w:pPr>
            <w:r w:rsidRPr="00BF254B">
              <w:rPr>
                <w:color w:val="auto"/>
              </w:rPr>
              <w:t>0.63</w:t>
            </w:r>
          </w:p>
        </w:tc>
        <w:tc>
          <w:tcPr>
            <w:tcW w:w="1300" w:type="dxa"/>
            <w:noWrap/>
            <w:vAlign w:val="center"/>
            <w:hideMark/>
          </w:tcPr>
          <w:p w14:paraId="7324951D" w14:textId="77777777" w:rsidR="009C772B" w:rsidRPr="00BF254B" w:rsidRDefault="009C772B" w:rsidP="006168D3">
            <w:pPr>
              <w:jc w:val="center"/>
              <w:rPr>
                <w:color w:val="auto"/>
              </w:rPr>
            </w:pPr>
            <w:r w:rsidRPr="00BF254B">
              <w:rPr>
                <w:color w:val="auto"/>
              </w:rPr>
              <w:t>-0.50</w:t>
            </w:r>
          </w:p>
        </w:tc>
        <w:tc>
          <w:tcPr>
            <w:tcW w:w="1350" w:type="dxa"/>
            <w:noWrap/>
            <w:vAlign w:val="center"/>
            <w:hideMark/>
          </w:tcPr>
          <w:p w14:paraId="5D79632F" w14:textId="77777777" w:rsidR="009C772B" w:rsidRPr="00BF254B" w:rsidRDefault="009C772B" w:rsidP="006168D3">
            <w:pPr>
              <w:jc w:val="center"/>
              <w:rPr>
                <w:color w:val="auto"/>
              </w:rPr>
            </w:pPr>
            <w:r w:rsidRPr="00BF254B">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BF254B" w:rsidRDefault="009C772B" w:rsidP="006168D3">
            <w:pPr>
              <w:jc w:val="center"/>
              <w:rPr>
                <w:color w:val="auto"/>
              </w:rPr>
            </w:pPr>
            <w:r w:rsidRPr="00BF254B">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BF254B" w:rsidRDefault="009C772B" w:rsidP="006168D3">
            <w:pPr>
              <w:jc w:val="center"/>
              <w:rPr>
                <w:color w:val="auto"/>
              </w:rPr>
            </w:pPr>
            <w:r w:rsidRPr="00BF254B">
              <w:rPr>
                <w:color w:val="auto"/>
              </w:rPr>
              <w:t>-0.40</w:t>
            </w:r>
          </w:p>
        </w:tc>
        <w:tc>
          <w:tcPr>
            <w:tcW w:w="1300" w:type="dxa"/>
            <w:tcBorders>
              <w:bottom w:val="single" w:sz="4" w:space="0" w:color="auto"/>
            </w:tcBorders>
            <w:noWrap/>
            <w:vAlign w:val="center"/>
            <w:hideMark/>
          </w:tcPr>
          <w:p w14:paraId="1DBC16D8" w14:textId="77777777" w:rsidR="009C772B" w:rsidRPr="00BF254B" w:rsidRDefault="009C772B" w:rsidP="006168D3">
            <w:pPr>
              <w:jc w:val="center"/>
              <w:rPr>
                <w:color w:val="auto"/>
              </w:rPr>
            </w:pPr>
            <w:r w:rsidRPr="00BF254B">
              <w:rPr>
                <w:color w:val="auto"/>
              </w:rPr>
              <w:t>0.35</w:t>
            </w:r>
          </w:p>
        </w:tc>
        <w:tc>
          <w:tcPr>
            <w:tcW w:w="1350" w:type="dxa"/>
            <w:tcBorders>
              <w:bottom w:val="single" w:sz="4" w:space="0" w:color="auto"/>
            </w:tcBorders>
            <w:noWrap/>
            <w:vAlign w:val="center"/>
            <w:hideMark/>
          </w:tcPr>
          <w:p w14:paraId="53C52DC4" w14:textId="77777777" w:rsidR="009C772B" w:rsidRPr="00BF254B" w:rsidRDefault="009C772B" w:rsidP="006168D3">
            <w:pPr>
              <w:jc w:val="center"/>
              <w:rPr>
                <w:color w:val="auto"/>
              </w:rPr>
            </w:pPr>
            <w:r w:rsidRPr="00BF254B">
              <w:rPr>
                <w:color w:val="auto"/>
              </w:rPr>
              <w:t>-0.56</w:t>
            </w:r>
          </w:p>
        </w:tc>
        <w:tc>
          <w:tcPr>
            <w:tcW w:w="1310" w:type="dxa"/>
            <w:tcBorders>
              <w:bottom w:val="single" w:sz="4" w:space="0" w:color="auto"/>
            </w:tcBorders>
            <w:noWrap/>
            <w:vAlign w:val="center"/>
            <w:hideMark/>
          </w:tcPr>
          <w:p w14:paraId="4E79951D" w14:textId="77777777" w:rsidR="009C772B" w:rsidRPr="00BF254B" w:rsidRDefault="009C772B" w:rsidP="006168D3">
            <w:pPr>
              <w:jc w:val="center"/>
              <w:rPr>
                <w:color w:val="auto"/>
              </w:rPr>
            </w:pPr>
            <w:r w:rsidRPr="00BF254B">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2785B3B" w14:textId="77777777" w:rsidR="009C772B" w:rsidRDefault="009C772B" w:rsidP="006168D3">
            <w:pPr>
              <w:rPr>
                <w:ins w:id="245" w:author="Maino Vieytes, Christian Augusto" w:date="2022-10-18T17:50:00Z"/>
                <w:rFonts w:eastAsia="Times New Roman"/>
                <w:color w:val="auto"/>
              </w:rPr>
            </w:pPr>
            <w:r w:rsidRPr="001A5891">
              <w:rPr>
                <w:rFonts w:eastAsia="Times New Roman"/>
                <w:b/>
                <w:bCs/>
                <w:color w:val="auto"/>
                <w:vertAlign w:val="superscript"/>
              </w:rPr>
              <w:t xml:space="preserve">‡ </w:t>
            </w:r>
            <w:r w:rsidRPr="001A5891">
              <w:rPr>
                <w:rFonts w:eastAsia="Times New Roman"/>
                <w:color w:val="auto"/>
              </w:rPr>
              <w:t>Dietary pattern</w:t>
            </w:r>
            <w:del w:id="246" w:author="Maino Vieytes, Christian Augusto" w:date="2022-10-17T18:40:00Z">
              <w:r w:rsidRPr="001A5891" w:rsidDel="00D720E1">
                <w:rPr>
                  <w:rFonts w:eastAsia="Times New Roman"/>
                  <w:color w:val="auto"/>
                </w:rPr>
                <w:delText>s</w:delText>
              </w:r>
            </w:del>
            <w:r w:rsidRPr="001A5891">
              <w:rPr>
                <w:rFonts w:eastAsia="Times New Roman"/>
                <w:color w:val="auto"/>
              </w:rPr>
              <w:t xml:space="preserve"> obtained using principal components analysis (PCA).</w:t>
            </w:r>
          </w:p>
          <w:p w14:paraId="766501B9" w14:textId="12CE8633" w:rsidR="00BF254B" w:rsidRPr="00BF254B" w:rsidRDefault="00BF254B" w:rsidP="006168D3">
            <w:pPr>
              <w:rPr>
                <w:color w:val="auto"/>
              </w:rPr>
            </w:pPr>
            <w:ins w:id="247" w:author="Maino Vieytes, Christian Augusto" w:date="2022-10-18T17:50:00Z">
              <w:r>
                <w:rPr>
                  <w:rFonts w:eastAsia="Times New Roman"/>
                  <w:color w:val="auto"/>
                </w:rPr>
                <w:lastRenderedPageBreak/>
                <w:t>Correlation coefficients (</w:t>
              </w:r>
              <w:r>
                <w:rPr>
                  <w:rFonts w:eastAsia="Times New Roman"/>
                  <w:i/>
                  <w:iCs/>
                  <w:color w:val="auto"/>
                </w:rPr>
                <w:t>r</w:t>
              </w:r>
              <w:r>
                <w:rPr>
                  <w:rFonts w:eastAsia="Times New Roman"/>
                  <w:color w:val="auto"/>
                </w:rPr>
                <w:t xml:space="preserve">) </w:t>
              </w:r>
            </w:ins>
            <m:oMath>
              <m:r>
                <w:ins w:id="248" w:author="Maino Vieytes, Christian Augusto" w:date="2022-10-18T17:50:00Z">
                  <w:rPr>
                    <w:rFonts w:ascii="Cambria Math" w:eastAsia="Times New Roman" w:hAnsi="Cambria Math"/>
                    <w:color w:val="auto"/>
                  </w:rPr>
                  <m:t xml:space="preserve">≥ </m:t>
                </w:ins>
              </m:r>
            </m:oMath>
            <w:ins w:id="249" w:author="Maino Vieytes, Christian Augusto" w:date="2022-10-18T17:50:00Z">
              <w:r>
                <w:rPr>
                  <w:rFonts w:eastAsia="Times New Roman"/>
                  <w:color w:val="auto"/>
                </w:rPr>
                <w:t>|0.30|</w:t>
              </w:r>
            </w:ins>
            <w:ins w:id="250" w:author="Maino Vieytes, Christian Augusto" w:date="2022-10-18T17:51:00Z">
              <w:r>
                <w:rPr>
                  <w:rFonts w:eastAsia="Times New Roman"/>
                  <w:color w:val="auto"/>
                </w:rPr>
                <w:t xml:space="preserve"> are bolded to ease the identification of notable food groups characterizing the different patterns.</w:t>
              </w:r>
            </w:ins>
          </w:p>
        </w:tc>
      </w:tr>
    </w:tbl>
    <w:p w14:paraId="6BFFD358" w14:textId="1828D416" w:rsidR="009C25EC" w:rsidRPr="001A5891" w:rsidRDefault="009C25EC" w:rsidP="001A5891">
      <w:pPr>
        <w:pStyle w:val="MDPI31text"/>
        <w:rPr>
          <w:i/>
          <w:color w:val="auto"/>
        </w:rPr>
      </w:pPr>
      <w:r w:rsidRPr="001A5891">
        <w:rPr>
          <w:color w:val="auto"/>
        </w:rPr>
        <w:lastRenderedPageBreak/>
        <w:t>For the patterns extracted with PCA, we evaluated a scree plot initially and found that an “elbow” appeared after the fourth principal component</w:t>
      </w:r>
      <w:r w:rsidR="008F5AEC" w:rsidRPr="001A5891">
        <w:rPr>
          <w:color w:val="auto"/>
        </w:rPr>
        <w:t xml:space="preserve"> (Supplementary Figure </w:t>
      </w:r>
      <w:ins w:id="251" w:author="Maino Vieytes, Christian Augusto" w:date="2022-10-17T10:05:00Z">
        <w:r w:rsidR="00E20758">
          <w:rPr>
            <w:color w:val="auto"/>
          </w:rPr>
          <w:t>1</w:t>
        </w:r>
      </w:ins>
      <w:del w:id="252"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253" w:author="Maino Vieytes, Christian Augusto" w:date="2022-10-15T13:24:00Z">
        <w:r w:rsidR="00BE2794">
          <w:rPr>
            <w:color w:val="auto"/>
          </w:rPr>
          <w:t xml:space="preserve"> given the weight placed on </w:t>
        </w:r>
      </w:ins>
      <w:ins w:id="254" w:author="Maino Vieytes, Christian Augusto" w:date="2022-10-15T13:25:00Z">
        <w:r w:rsidR="00BE2794">
          <w:rPr>
            <w:color w:val="auto"/>
          </w:rPr>
          <w:t xml:space="preserve">having interpretable components </w:t>
        </w:r>
      </w:ins>
      <w:r w:rsidR="00BE2794">
        <w:rPr>
          <w:color w:val="auto"/>
        </w:rPr>
        <w:fldChar w:fldCharType="begin"/>
      </w:r>
      <w:r w:rsidR="00E66BA3">
        <w:rPr>
          <w:color w:val="auto"/>
        </w:rPr>
        <w:instrText xml:space="preserve"> ADDIN ZOTERO_ITEM CSL_CITATION {"citationID":"u4PPWFh9","properties":{"formattedCitation":"[39]","plainCitation":"[39]","noteIndex":0},"citationItems":[{"id":1799,"uris":["http://zotero.org/users/local/S8X13ARX/items/QYMGMGEU"],"itemData":{"id":1799,"type":"article-journal","abstract":"BACKGROUND: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E66BA3">
        <w:rPr>
          <w:noProof/>
          <w:color w:val="auto"/>
        </w:rPr>
        <w:t>[39]</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E66BA3">
        <w:rPr>
          <w:color w:val="auto"/>
        </w:rPr>
        <w:instrText xml:space="preserve"> ADDIN ZOTERO_ITEM CSL_CITATION {"citationID":"JaXgryDg","properties":{"formattedCitation":"[40,41]","plainCitation":"[40,41]","noteIndex":0},"citationItems":[{"id":1574,"uris":["http://zotero.org/users/local/S8X13ARX/items/2UK6MEXK"],"itemData":{"id":1574,"type":"article-journal","abstract":"Westernized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E66BA3">
        <w:rPr>
          <w:color w:val="auto"/>
        </w:rPr>
        <w:t>[40,41]</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E66BA3">
        <w:rPr>
          <w:color w:val="auto"/>
        </w:rPr>
        <w:instrText xml:space="preserve"> ADDIN ZOTERO_ITEM CSL_CITATION {"citationID":"wLJ6vr44","properties":{"formattedCitation":"[42]","plainCitation":"[42]","noteIndex":0},"citationItems":[{"id":989,"uris":["http://zotero.org/users/local/S8X13ARX/items/QTTD8RGT"],"itemData":{"id":989,"type":"article-journal","abstract":"BACKGROUND: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E66BA3">
        <w:rPr>
          <w:color w:val="auto"/>
        </w:rPr>
        <w:t>[42]</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255"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256">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257" w:author="Maino Vieytes, Christian Augusto" w:date="2022-10-15T13:09:00Z"/>
          <w:trPrChange w:id="258"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259"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260" w:author="Maino Vieytes, Christian Augusto" w:date="2022-10-15T13:09:00Z"/>
                <w:color w:val="auto"/>
                <w:rPrChange w:id="261" w:author="Maino Vieytes, Christian Augusto" w:date="2022-10-15T13:09:00Z">
                  <w:rPr>
                    <w:ins w:id="262" w:author="Maino Vieytes, Christian Augusto" w:date="2022-10-15T13:09:00Z"/>
                    <w:b/>
                    <w:bCs/>
                    <w:color w:val="auto"/>
                  </w:rPr>
                </w:rPrChange>
              </w:rPr>
              <w:pPrChange w:id="263" w:author="Maino Vieytes, Christian Augusto" w:date="2022-10-15T13:14:00Z">
                <w:pPr>
                  <w:framePr w:hSpace="180" w:wrap="around" w:vAnchor="page" w:hAnchor="margin" w:y="3021"/>
                  <w:jc w:val="center"/>
                </w:pPr>
              </w:pPrChange>
            </w:pPr>
            <w:ins w:id="264"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265"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266"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267"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268"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269"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70"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271"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272"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273"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274"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275"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276"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277"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278"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79"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80"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281"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282"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283"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284"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285"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286"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287" w:author="Maino Vieytes, Christian Augusto" w:date="2022-10-15T13:14:00Z">
            <w:trPr>
              <w:gridAfter w:val="1"/>
              <w:trHeight w:val="320"/>
            </w:trPr>
          </w:trPrChange>
        </w:trPr>
        <w:tc>
          <w:tcPr>
            <w:tcW w:w="1586" w:type="dxa"/>
            <w:gridSpan w:val="4"/>
            <w:tcBorders>
              <w:bottom w:val="nil"/>
            </w:tcBorders>
            <w:noWrap/>
            <w:vAlign w:val="center"/>
            <w:hideMark/>
            <w:tcPrChange w:id="288"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289"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90"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91"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92"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3"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4"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95"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6"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7"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98"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99"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00"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30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02"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303"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30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30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30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30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30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30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31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31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31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31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314"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315" w:author="Maino Vieytes, Christian Augusto" w:date="2022-10-15T13:14:00Z">
            <w:trPr>
              <w:gridAfter w:val="1"/>
              <w:trHeight w:val="320"/>
            </w:trPr>
          </w:trPrChange>
        </w:trPr>
        <w:tc>
          <w:tcPr>
            <w:tcW w:w="1586" w:type="dxa"/>
            <w:gridSpan w:val="4"/>
            <w:tcBorders>
              <w:bottom w:val="nil"/>
            </w:tcBorders>
            <w:noWrap/>
            <w:vAlign w:val="center"/>
            <w:hideMark/>
            <w:tcPrChange w:id="316"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317"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318"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319"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20"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21"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22"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323"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24"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25"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26"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27"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28"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329" w:author="Maino Vieytes, Christian Augusto" w:date="2022-10-15T13:14:00Z">
            <w:trPr>
              <w:gridAfter w:val="1"/>
              <w:trHeight w:val="320"/>
            </w:trPr>
          </w:trPrChange>
        </w:trPr>
        <w:tc>
          <w:tcPr>
            <w:tcW w:w="1586" w:type="dxa"/>
            <w:gridSpan w:val="4"/>
            <w:tcBorders>
              <w:top w:val="nil"/>
              <w:bottom w:val="nil"/>
            </w:tcBorders>
            <w:noWrap/>
            <w:vAlign w:val="center"/>
            <w:hideMark/>
            <w:tcPrChange w:id="330"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331"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332"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333"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334"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335"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336"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337"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338"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339"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340"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341"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342"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34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44"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345"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34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34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34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34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35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35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35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35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35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35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356"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357" w:author="Maino Vieytes, Christian Augusto" w:date="2022-10-15T13:14:00Z">
            <w:trPr>
              <w:gridAfter w:val="1"/>
              <w:trHeight w:val="320"/>
            </w:trPr>
          </w:trPrChange>
        </w:trPr>
        <w:tc>
          <w:tcPr>
            <w:tcW w:w="1563" w:type="dxa"/>
            <w:gridSpan w:val="3"/>
            <w:tcBorders>
              <w:bottom w:val="nil"/>
            </w:tcBorders>
            <w:noWrap/>
            <w:vAlign w:val="center"/>
            <w:hideMark/>
            <w:tcPrChange w:id="358"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359"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360"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361"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62"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3"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4"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365"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66"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7"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68"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69"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70"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371" w:author="Maino Vieytes, Christian Augusto" w:date="2022-10-15T13:14:00Z">
            <w:trPr>
              <w:gridAfter w:val="1"/>
              <w:trHeight w:val="320"/>
            </w:trPr>
          </w:trPrChange>
        </w:trPr>
        <w:tc>
          <w:tcPr>
            <w:tcW w:w="1586" w:type="dxa"/>
            <w:gridSpan w:val="4"/>
            <w:tcBorders>
              <w:top w:val="nil"/>
              <w:bottom w:val="nil"/>
            </w:tcBorders>
            <w:noWrap/>
            <w:vAlign w:val="center"/>
            <w:hideMark/>
            <w:tcPrChange w:id="372"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373"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374"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375"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376"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377"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378"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379"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380"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381"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382"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383"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384"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38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86"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387"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388"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389"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390"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39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39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393"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39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39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396"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39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398"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399" w:author="Maino Vieytes, Christian Augusto" w:date="2022-10-15T13:14:00Z">
            <w:trPr>
              <w:gridAfter w:val="1"/>
              <w:trHeight w:val="320"/>
            </w:trPr>
          </w:trPrChange>
        </w:trPr>
        <w:tc>
          <w:tcPr>
            <w:tcW w:w="1586" w:type="dxa"/>
            <w:gridSpan w:val="4"/>
            <w:tcBorders>
              <w:bottom w:val="nil"/>
            </w:tcBorders>
            <w:noWrap/>
            <w:vAlign w:val="center"/>
            <w:hideMark/>
            <w:tcPrChange w:id="400"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401"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402"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403"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04"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05"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06"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407"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08"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09"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10"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11"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12"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413" w:author="Maino Vieytes, Christian Augusto" w:date="2022-10-15T13:14:00Z">
            <w:trPr>
              <w:gridAfter w:val="1"/>
              <w:trHeight w:val="320"/>
            </w:trPr>
          </w:trPrChange>
        </w:trPr>
        <w:tc>
          <w:tcPr>
            <w:tcW w:w="1586" w:type="dxa"/>
            <w:gridSpan w:val="4"/>
            <w:tcBorders>
              <w:top w:val="nil"/>
              <w:bottom w:val="nil"/>
            </w:tcBorders>
            <w:noWrap/>
            <w:vAlign w:val="center"/>
            <w:hideMark/>
            <w:tcPrChange w:id="414"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415"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416"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417"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418"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419"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420"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421"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422"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423"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424"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425"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426"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42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28"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429"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430"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431"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432"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4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434"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435"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43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43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438"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43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440"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441" w:author="Maino Vieytes, Christian Augusto" w:date="2022-10-15T13:14:00Z">
            <w:trPr>
              <w:gridAfter w:val="1"/>
              <w:trHeight w:val="320"/>
            </w:trPr>
          </w:trPrChange>
        </w:trPr>
        <w:tc>
          <w:tcPr>
            <w:tcW w:w="1513" w:type="dxa"/>
            <w:gridSpan w:val="2"/>
            <w:tcBorders>
              <w:bottom w:val="nil"/>
            </w:tcBorders>
            <w:noWrap/>
            <w:vAlign w:val="center"/>
            <w:hideMark/>
            <w:tcPrChange w:id="442"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443"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444"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445"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46"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47"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48"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449"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50"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51"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52"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453"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54"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455" w:author="Maino Vieytes, Christian Augusto" w:date="2022-10-15T13:14:00Z">
            <w:trPr>
              <w:gridAfter w:val="1"/>
              <w:trHeight w:val="320"/>
            </w:trPr>
          </w:trPrChange>
        </w:trPr>
        <w:tc>
          <w:tcPr>
            <w:tcW w:w="1586" w:type="dxa"/>
            <w:gridSpan w:val="4"/>
            <w:tcBorders>
              <w:top w:val="nil"/>
              <w:bottom w:val="nil"/>
            </w:tcBorders>
            <w:noWrap/>
            <w:vAlign w:val="center"/>
            <w:hideMark/>
            <w:tcPrChange w:id="456"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457"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458"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459"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460"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461"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462"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463"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464"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465"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466"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467"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468"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46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70"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471"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47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47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47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47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47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47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47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47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48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48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482"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483"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84"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485"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86"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87"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88"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9"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9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91"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92"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9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94"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9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96"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497" w:author="Maino Vieytes, Christian Augusto" w:date="2022-10-15T13:14:00Z">
            <w:trPr>
              <w:gridAfter w:val="1"/>
              <w:trHeight w:val="320"/>
            </w:trPr>
          </w:trPrChange>
        </w:trPr>
        <w:tc>
          <w:tcPr>
            <w:tcW w:w="1586" w:type="dxa"/>
            <w:gridSpan w:val="4"/>
            <w:tcBorders>
              <w:top w:val="nil"/>
              <w:bottom w:val="nil"/>
            </w:tcBorders>
            <w:noWrap/>
            <w:vAlign w:val="center"/>
            <w:tcPrChange w:id="498"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499"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500"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501"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502"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503"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504"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505"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506"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507"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508"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509"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510"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51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12"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513"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514"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515"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516"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51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518"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519"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52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52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522"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52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524"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525" w:author="Maino Vieytes, Christian Augusto" w:date="2022-10-15T13:14:00Z">
            <w:trPr>
              <w:gridAfter w:val="1"/>
              <w:trHeight w:val="320"/>
            </w:trPr>
          </w:trPrChange>
        </w:trPr>
        <w:tc>
          <w:tcPr>
            <w:tcW w:w="1586" w:type="dxa"/>
            <w:gridSpan w:val="4"/>
            <w:tcBorders>
              <w:bottom w:val="nil"/>
            </w:tcBorders>
            <w:noWrap/>
            <w:vAlign w:val="center"/>
            <w:hideMark/>
            <w:tcPrChange w:id="526"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527"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528"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529"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530"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1"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32"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533"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534"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5"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536"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537"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538"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539"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40"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541"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542"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543"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544"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54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546"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547"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54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54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550"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55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552"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553" w:author="Maino Vieytes, Christian Augusto" w:date="2022-10-15T13:14:00Z">
            <w:trPr>
              <w:gridAfter w:val="1"/>
              <w:trHeight w:val="320"/>
            </w:trPr>
          </w:trPrChange>
        </w:trPr>
        <w:tc>
          <w:tcPr>
            <w:tcW w:w="1586" w:type="dxa"/>
            <w:gridSpan w:val="4"/>
            <w:tcBorders>
              <w:bottom w:val="nil"/>
            </w:tcBorders>
            <w:noWrap/>
            <w:vAlign w:val="center"/>
            <w:tcPrChange w:id="554"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555"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556"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57"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58"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59"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60"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61"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62"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63"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64"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65"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566"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56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68"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69"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57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57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57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57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57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57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57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57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57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57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580"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581"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582"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583"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584"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585"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586"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8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88"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589"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590"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9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592"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593"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594"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595"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596"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597"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598"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599"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600"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601"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60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603"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60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60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606"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60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608"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609"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610"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611"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612"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613"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614"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6"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617"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8"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9"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620"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2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622"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623"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624"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625"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626"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627"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628"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629"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3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631"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632"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3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634"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635"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636"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637" w:author="Maino Vieytes, Christian Augusto" w:date="2022-10-15T13:14:00Z">
            <w:trPr>
              <w:gridAfter w:val="1"/>
              <w:wAfter w:w="6" w:type="dxa"/>
              <w:trHeight w:val="320"/>
            </w:trPr>
          </w:trPrChange>
        </w:trPr>
        <w:tc>
          <w:tcPr>
            <w:tcW w:w="1444" w:type="dxa"/>
            <w:tcBorders>
              <w:bottom w:val="nil"/>
              <w:right w:val="nil"/>
            </w:tcBorders>
            <w:noWrap/>
            <w:vAlign w:val="center"/>
            <w:tcPrChange w:id="638"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639"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640"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641"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642"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3"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44"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645"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646"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7"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648"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649"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650"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651"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52"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653"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654"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655"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656"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657"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658"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659"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660"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661"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662"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663"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664"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665"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666"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667"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668"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669"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670"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671"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672"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673"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674"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675"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676"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677"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678"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679" w:author="Maino Vieytes, Christian Augusto" w:date="2022-10-15T13:14:00Z">
            <w:trPr>
              <w:gridAfter w:val="1"/>
              <w:trHeight w:val="320"/>
            </w:trPr>
          </w:trPrChange>
        </w:trPr>
        <w:tc>
          <w:tcPr>
            <w:tcW w:w="2867" w:type="dxa"/>
            <w:gridSpan w:val="7"/>
            <w:tcBorders>
              <w:bottom w:val="nil"/>
            </w:tcBorders>
            <w:noWrap/>
            <w:vAlign w:val="center"/>
            <w:tcPrChange w:id="680"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681"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682"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683"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684"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85"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686"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687"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88"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689"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690"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691"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692"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693"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694"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695"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696"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697"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698"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699"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700"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701"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702"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703"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704"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705"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706"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707"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708"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709"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710"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711"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71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71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714"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71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71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717"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71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719"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720"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721"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722"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723"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724"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5"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26"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727"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728"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29"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730"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731"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732"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733" w:author="Maino Vieytes, Christian Augusto" w:date="2022-10-15T13:14:00Z">
            <w:trPr>
              <w:gridAfter w:val="1"/>
              <w:trHeight w:val="320"/>
            </w:trPr>
          </w:trPrChange>
        </w:trPr>
        <w:tc>
          <w:tcPr>
            <w:tcW w:w="1586" w:type="dxa"/>
            <w:gridSpan w:val="4"/>
            <w:tcBorders>
              <w:top w:val="nil"/>
              <w:bottom w:val="nil"/>
            </w:tcBorders>
            <w:noWrap/>
            <w:vAlign w:val="center"/>
            <w:hideMark/>
            <w:tcPrChange w:id="734"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735"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736"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737"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738"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739"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740"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741"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742"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743"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744"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745"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746"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747" w:author="Maino Vieytes, Christian Augusto" w:date="2022-10-15T13:14:00Z">
            <w:trPr>
              <w:gridAfter w:val="1"/>
              <w:trHeight w:val="320"/>
            </w:trPr>
          </w:trPrChange>
        </w:trPr>
        <w:tc>
          <w:tcPr>
            <w:tcW w:w="1586" w:type="dxa"/>
            <w:gridSpan w:val="4"/>
            <w:tcBorders>
              <w:top w:val="nil"/>
              <w:bottom w:val="nil"/>
            </w:tcBorders>
            <w:noWrap/>
            <w:vAlign w:val="center"/>
            <w:hideMark/>
            <w:tcPrChange w:id="748"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749"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750"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751"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752"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753"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754"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755"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756"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757"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758"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759"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760"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761"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762"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763"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764"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765"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766"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767"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768"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769"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770"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771"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772"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773"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774"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775"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776"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777"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778"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779"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780"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781"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82"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783"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784"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85"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786"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787"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788"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789" w:author="Maino Vieytes, Christian Augusto" w:date="2022-10-15T13:14:00Z">
            <w:trPr>
              <w:gridAfter w:val="1"/>
              <w:trHeight w:val="320"/>
            </w:trPr>
          </w:trPrChange>
        </w:trPr>
        <w:tc>
          <w:tcPr>
            <w:tcW w:w="1586" w:type="dxa"/>
            <w:gridSpan w:val="4"/>
            <w:tcBorders>
              <w:top w:val="nil"/>
              <w:bottom w:val="nil"/>
            </w:tcBorders>
            <w:noWrap/>
            <w:vAlign w:val="center"/>
            <w:tcPrChange w:id="790"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791"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792"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793"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794"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795"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796"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797"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798"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799"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800"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801"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802"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803" w:author="Maino Vieytes, Christian Augusto" w:date="2022-10-15T13:14:00Z">
            <w:trPr>
              <w:gridAfter w:val="1"/>
              <w:trHeight w:val="320"/>
            </w:trPr>
          </w:trPrChange>
        </w:trPr>
        <w:tc>
          <w:tcPr>
            <w:tcW w:w="1586" w:type="dxa"/>
            <w:gridSpan w:val="4"/>
            <w:tcBorders>
              <w:top w:val="nil"/>
              <w:bottom w:val="nil"/>
            </w:tcBorders>
            <w:noWrap/>
            <w:vAlign w:val="center"/>
            <w:tcPrChange w:id="804"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805"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806"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807"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808"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809"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810"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811"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812"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813"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814"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815"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816"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817"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818"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819"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820"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821"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822"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82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824"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825"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826"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827"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828"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82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830"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831"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832"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833" w:author="Maino Vieytes, Christian Augusto" w:date="2022-10-15T13:09:00Z"/>
                <w:color w:val="auto"/>
              </w:rPr>
            </w:pPr>
            <w:del w:id="834"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835"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836" w:author="Maino Vieytes, Christian Augusto" w:date="2022-10-16T18:12:00Z">
              <w:r w:rsidR="006F56D4">
                <w:rPr>
                  <w:color w:val="auto"/>
                </w:rPr>
                <w:t xml:space="preserve">fraction </w:t>
              </w:r>
            </w:ins>
            <w:r w:rsidRPr="001A5891">
              <w:rPr>
                <w:color w:val="auto"/>
              </w:rPr>
              <w:t>of the data</w:t>
            </w:r>
            <w:ins w:id="837"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838" w:author="Maino Vieytes, Christian Augusto" w:date="2022-10-17T10:05:00Z">
        <w:r w:rsidR="00E20758">
          <w:rPr>
            <w:color w:val="auto"/>
          </w:rPr>
          <w:t>3</w:t>
        </w:r>
      </w:ins>
      <w:del w:id="839"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840"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841">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842" w:author="Maino Vieytes, Christian Augusto" w:date="2022-10-15T13:14:00Z"/>
          <w:trPrChange w:id="843"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844"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1429BC4E" w:rsidR="00A72E8E" w:rsidRPr="001A5891" w:rsidRDefault="00A72E8E">
            <w:pPr>
              <w:jc w:val="left"/>
              <w:rPr>
                <w:ins w:id="845" w:author="Maino Vieytes, Christian Augusto" w:date="2022-10-15T13:14:00Z"/>
                <w:i/>
                <w:iCs/>
                <w:color w:val="auto"/>
              </w:rPr>
              <w:pPrChange w:id="846" w:author="Maino Vieytes, Christian Augusto" w:date="2022-10-15T13:14:00Z">
                <w:pPr>
                  <w:jc w:val="center"/>
                </w:pPr>
              </w:pPrChange>
            </w:pPr>
            <w:ins w:id="847" w:author="Maino Vieytes, Christian Augusto" w:date="2022-10-15T13:14:00Z">
              <w:r w:rsidRPr="00882721">
                <w:rPr>
                  <w:b/>
                  <w:bCs/>
                  <w:color w:val="auto"/>
                </w:rPr>
                <w:lastRenderedPageBreak/>
                <w:t xml:space="preserve">Table 4. </w:t>
              </w:r>
              <w:r w:rsidRPr="00882721">
                <w:rPr>
                  <w:color w:val="auto"/>
                </w:rPr>
                <w:t>Odds ratios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848"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849"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850"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851"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852"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853"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854"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855"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856"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857"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858"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859"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60"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61"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62"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863"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864"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865"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866"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867"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68"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869"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870"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71"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72"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73"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874"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875"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876"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877"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878"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879"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880"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881"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82"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83"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84"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885"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886"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887"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888"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889"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890"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891"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892"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893"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894"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895"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896"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897"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898"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899"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900"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901"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902"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903"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904"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905"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906"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907"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908"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909"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910"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911"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912"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913"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914"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915"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916"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917"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918"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919"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920"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921"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92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923"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924"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925"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926"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927" w:author="Maino Vieytes, Christian Augusto" w:date="2022-10-15T13:13:00Z"/>
                <w:color w:val="auto"/>
              </w:rPr>
            </w:pPr>
            <w:del w:id="928"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929"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930"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931"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49F926D6"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E66BA3">
        <w:rPr>
          <w:color w:val="auto"/>
        </w:rPr>
        <w:instrText xml:space="preserve"> ADDIN ZOTERO_ITEM CSL_CITATION {"citationID":"c39g7yeG","properties":{"formattedCitation":"[43\\uc0\\u8211{}47]","plainCitation":"[43–47]","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E66BA3" w:rsidRPr="00E66BA3">
        <w:rPr>
          <w:color w:val="auto"/>
        </w:rPr>
        <w:t>[43–47]</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E66BA3">
        <w:rPr>
          <w:color w:val="auto"/>
        </w:rPr>
        <w:instrText xml:space="preserve"> ADDIN ZOTERO_ITEM CSL_CITATION {"citationID":"6UqWIJJS","properties":{"formattedCitation":"[48]","plainCitation":"[48]","noteIndex":0},"citationItems":[{"id":1381,"uris":["http://zotero.org/users/local/S8X13ARX/items/WTCTNIQZ"],"itemData":{"id":1381,"type":"article-journal","container-title":"Journal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E66BA3">
        <w:rPr>
          <w:color w:val="auto"/>
        </w:rPr>
        <w:t>[48]</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14C671EB"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E66BA3">
        <w:rPr>
          <w:color w:val="auto"/>
        </w:rPr>
        <w:instrText xml:space="preserve"> ADDIN ZOTERO_ITEM CSL_CITATION {"citationID":"kFrjoAE8","properties":{"formattedCitation":"[49]","plainCitation":"[49]","noteIndex":0},"citationItems":[{"id":1578,"uris":["http://zotero.org/users/local/S8X13ARX/items/KJTZNHJ5"],"itemData":{"id":1578,"type":"article-journal","abstract":"Abstract\n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E66BA3">
        <w:rPr>
          <w:color w:val="auto"/>
        </w:rPr>
        <w:t>[49]</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E66BA3">
        <w:rPr>
          <w:color w:val="auto"/>
        </w:rPr>
        <w:instrText xml:space="preserve"> ADDIN ZOTERO_ITEM CSL_CITATION {"citationID":"PlOMc840","properties":{"formattedCitation":"[49]","plainCitation":"[49]","noteIndex":0},"citationItems":[{"id":1578,"uris":["http://zotero.org/users/local/S8X13ARX/items/KJTZNHJ5"],"itemData":{"id":1578,"type":"article-journal","abstract":"Abstract\n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E66BA3">
        <w:rPr>
          <w:color w:val="auto"/>
        </w:rPr>
        <w:t>[49]</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30569355"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E66BA3">
        <w:rPr>
          <w:color w:val="auto"/>
        </w:rPr>
        <w:instrText xml:space="preserve"> ADDIN ZOTERO_ITEM CSL_CITATION {"citationID":"jaTiwj7j","properties":{"formattedCitation":"[50]","plainCitation":"[50]","noteIndex":0},"citationItems":[{"id":1735,"uris":["http://zotero.org/users/local/S8X13ARX/items/KY4LMK3Y"],"itemData":{"id":1735,"type":"article-journal","abstract":"Abstract\n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E66BA3">
        <w:rPr>
          <w:color w:val="auto"/>
        </w:rPr>
        <w:t>[50]</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E66BA3">
        <w:rPr>
          <w:color w:val="auto"/>
        </w:rPr>
        <w:instrText xml:space="preserve"> ADDIN ZOTERO_ITEM CSL_CITATION {"citationID":"iPqU9TOh","properties":{"formattedCitation":"[51\\uc0\\u8211{}55]","plainCitation":"[51–55]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E66BA3" w:rsidRPr="00E66BA3">
        <w:rPr>
          <w:color w:val="auto"/>
        </w:rPr>
        <w:t>[51–55]</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E66BA3">
        <w:rPr>
          <w:color w:val="auto"/>
        </w:rPr>
        <w:instrText xml:space="preserve"> ADDIN ZOTERO_ITEM CSL_CITATION {"citationID":"nH4HLCTD","properties":{"formattedCitation":"[51]","plainCitation":"[51]","noteIndex":0},"citationItems":[{"id":1731,"uris":["http://zotero.org/users/local/S8X13ARX/items/YB7RFID8"],"itemData":{"id":1731,"type":"article-journal","container-title":"Social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E66BA3">
        <w:rPr>
          <w:color w:val="auto"/>
        </w:rPr>
        <w:t>[51]</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4AFE9796"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E66BA3">
        <w:rPr>
          <w:color w:val="auto"/>
        </w:rPr>
        <w:instrText xml:space="preserve"> ADDIN ZOTERO_ITEM CSL_CITATION {"citationID":"8wRXAJBx","properties":{"formattedCitation":"[8,56]","plainCitation":"[8,56]","noteIndex":0},"citationItems":[{"id":1478,"uris":["http://zotero.org/users/local/S8X13ARX/items/6E4FKN84"],"itemData":{"id":1478,"type":"article-journal","abstract":"Underserved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E66BA3">
        <w:rPr>
          <w:color w:val="auto"/>
        </w:rPr>
        <w:t>[8,56]</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932" w:author="Maino Vieytes, Christian Augusto" w:date="2022-10-17T10:34:00Z">
        <w:r w:rsidR="00152E80">
          <w:rPr>
            <w:color w:val="auto"/>
          </w:rPr>
          <w:t xml:space="preserve"> Though the results have been mixed among different studies</w:t>
        </w:r>
      </w:ins>
      <w:ins w:id="933" w:author="Maino Vieytes, Christian Augusto" w:date="2022-10-17T10:35:00Z">
        <w:r w:rsidR="00152E80">
          <w:rPr>
            <w:color w:val="auto"/>
          </w:rPr>
          <w:t xml:space="preserve">, we believe that </w:t>
        </w:r>
      </w:ins>
      <w:ins w:id="934" w:author="Maino Vieytes, Christian Augusto" w:date="2022-10-17T10:36:00Z">
        <w:r w:rsidR="00152E80">
          <w:rPr>
            <w:color w:val="auto"/>
          </w:rPr>
          <w:t xml:space="preserve">this </w:t>
        </w:r>
      </w:ins>
      <w:ins w:id="935" w:author="Maino Vieytes, Christian Augusto" w:date="2022-10-17T10:35:00Z">
        <w:r w:rsidR="00152E80">
          <w:rPr>
            <w:color w:val="auto"/>
          </w:rPr>
          <w:t>is an area that requires further scrutiny</w:t>
        </w:r>
      </w:ins>
      <w:ins w:id="936" w:author="Maino Vieytes, Christian Augusto" w:date="2022-10-17T10:36:00Z">
        <w:r w:rsidR="00152E80">
          <w:rPr>
            <w:color w:val="auto"/>
          </w:rPr>
          <w:t xml:space="preserve"> if we are to understand the dynamics of food insecurity throughout the cancer care continuum.</w:t>
        </w:r>
      </w:ins>
    </w:p>
    <w:p w14:paraId="442F71CF" w14:textId="5F720F2D" w:rsidR="009C25EC" w:rsidRPr="001A5891" w:rsidRDefault="009C25EC" w:rsidP="001A5891">
      <w:pPr>
        <w:pStyle w:val="MDPI31text"/>
        <w:rPr>
          <w:b/>
          <w:color w:val="auto"/>
        </w:rPr>
      </w:pPr>
      <w:r w:rsidRPr="001A5891">
        <w:rPr>
          <w:color w:val="auto"/>
        </w:rPr>
        <w:t xml:space="preserve">The results we present have </w:t>
      </w:r>
      <w:ins w:id="937" w:author="Maino Vieytes, Christian Augusto" w:date="2022-10-17T11:02:00Z">
        <w:r w:rsidR="0008798D">
          <w:rPr>
            <w:color w:val="auto"/>
          </w:rPr>
          <w:t xml:space="preserve">global </w:t>
        </w:r>
      </w:ins>
      <w:r w:rsidRPr="001A5891">
        <w:rPr>
          <w:color w:val="auto"/>
        </w:rPr>
        <w:t xml:space="preserve">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E66BA3">
        <w:rPr>
          <w:color w:val="auto"/>
        </w:rPr>
        <w:instrText xml:space="preserve"> ADDIN ZOTERO_ITEM CSL_CITATION {"citationID":"Vz9ft5oW","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E66BA3">
        <w:rPr>
          <w:color w:val="auto"/>
        </w:rPr>
        <w:instrText xml:space="preserve"> ADDIN ZOTERO_ITEM CSL_CITATION {"citationID":"1ktKSMQH","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E66BA3">
        <w:rPr>
          <w:color w:val="auto"/>
        </w:rPr>
        <w:instrText xml:space="preserve"> ADDIN ZOTERO_ITEM CSL_CITATION {"citationID":"vT6cJfaa","properties":{"formattedCitation":"[58]","plainCitation":"[58]","noteIndex":0},"citationItems":[{"id":1438,"uris":["http://zotero.org/users/local/S8X13ARX/items/UHQB5EPP"],"itemData":{"id":1438,"type":"article-journal","container-title":"Journal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E66BA3">
        <w:rPr>
          <w:color w:val="auto"/>
        </w:rPr>
        <w:t>[58]</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E66BA3">
        <w:rPr>
          <w:color w:val="auto"/>
        </w:rPr>
        <w:instrText xml:space="preserve"> ADDIN ZOTERO_ITEM CSL_CITATION {"citationID":"2FIbs0Ek","properties":{"formattedCitation":"[59]","plainCitation":"[59]","noteIndex":0},"citationItems":[{"id":1422,"uris":["http://zotero.org/users/local/S8X13ARX/items/2FWJ4EMW"],"itemData":{"id":1422,"type":"article-journal","abstract":"Rates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E66BA3">
        <w:rPr>
          <w:color w:val="auto"/>
        </w:rPr>
        <w:t>[59]</w:t>
      </w:r>
      <w:r w:rsidRPr="001A5891">
        <w:rPr>
          <w:b/>
          <w:color w:val="auto"/>
        </w:rPr>
        <w:fldChar w:fldCharType="end"/>
      </w:r>
      <w:r w:rsidRPr="001A5891">
        <w:rPr>
          <w:color w:val="auto"/>
        </w:rPr>
        <w:t>.</w:t>
      </w:r>
      <w:ins w:id="938" w:author="Maino Vieytes, Christian Augusto" w:date="2022-10-17T10:37:00Z">
        <w:r w:rsidR="006C6037">
          <w:rPr>
            <w:color w:val="auto"/>
          </w:rPr>
          <w:t xml:space="preserve"> </w:t>
        </w:r>
      </w:ins>
      <w:ins w:id="939" w:author="Maino Vieytes, Christian Augusto" w:date="2022-10-17T11:02:00Z">
        <w:r w:rsidR="0008798D">
          <w:rPr>
            <w:color w:val="auto"/>
          </w:rPr>
          <w:t>Though this analysis was complet</w:t>
        </w:r>
      </w:ins>
      <w:ins w:id="940" w:author="Maino Vieytes, Christian Augusto" w:date="2022-10-17T11:03:00Z">
        <w:r w:rsidR="0008798D">
          <w:rPr>
            <w:color w:val="auto"/>
          </w:rPr>
          <w:t xml:space="preserve">ed with data from the U.S., we believe that many of these findings and considerations are germane in a global context. </w:t>
        </w:r>
      </w:ins>
      <w:ins w:id="941" w:author="Maino Vieytes, Christian Augusto" w:date="2022-10-19T13:48:00Z">
        <w:r w:rsidR="002867B6">
          <w:rPr>
            <w:color w:val="auto"/>
          </w:rPr>
          <w:t>In particular, these findings may be relevant for clinicians and cancer survivors in countries without</w:t>
        </w:r>
      </w:ins>
      <w:ins w:id="942" w:author="Maino Vieytes, Christian Augusto" w:date="2022-10-19T14:03:00Z">
        <w:r w:rsidR="006113E4">
          <w:rPr>
            <w:color w:val="auto"/>
          </w:rPr>
          <w:t xml:space="preserve"> universally</w:t>
        </w:r>
      </w:ins>
      <w:ins w:id="943" w:author="Maino Vieytes, Christian Augusto" w:date="2022-10-19T13:48:00Z">
        <w:r w:rsidR="002867B6">
          <w:rPr>
            <w:color w:val="auto"/>
          </w:rPr>
          <w:t xml:space="preserve"> </w:t>
        </w:r>
      </w:ins>
      <w:ins w:id="944" w:author="Maino Vieytes, Christian Augusto" w:date="2022-10-19T13:49:00Z">
        <w:r w:rsidR="002867B6">
          <w:rPr>
            <w:color w:val="auto"/>
          </w:rPr>
          <w:t>subsidized</w:t>
        </w:r>
      </w:ins>
      <w:ins w:id="945" w:author="Maino Vieytes, Christian Augusto" w:date="2022-10-19T13:48:00Z">
        <w:r w:rsidR="002867B6">
          <w:rPr>
            <w:color w:val="auto"/>
          </w:rPr>
          <w:t xml:space="preserve"> health care</w:t>
        </w:r>
      </w:ins>
      <w:ins w:id="946" w:author="Maino Vieytes, Christian Augusto" w:date="2022-10-19T13:51:00Z">
        <w:r w:rsidR="002867B6">
          <w:rPr>
            <w:color w:val="auto"/>
          </w:rPr>
          <w:t>, like the U.S</w:t>
        </w:r>
      </w:ins>
      <w:ins w:id="947" w:author="Maino Vieytes, Christian Augusto" w:date="2022-10-19T13:48:00Z">
        <w:r w:rsidR="002867B6">
          <w:rPr>
            <w:color w:val="auto"/>
          </w:rPr>
          <w:t xml:space="preserve">. </w:t>
        </w:r>
      </w:ins>
      <w:ins w:id="948" w:author="Maino Vieytes, Christian Augusto" w:date="2022-10-19T13:49:00Z">
        <w:r w:rsidR="002867B6">
          <w:rPr>
            <w:color w:val="auto"/>
          </w:rPr>
          <w:t xml:space="preserve">Nevertheless, many facets of cancer survivorship, such as job loss and physical disability, still define </w:t>
        </w:r>
      </w:ins>
      <w:ins w:id="949" w:author="Maino Vieytes, Christian Augusto" w:date="2022-10-19T13:50:00Z">
        <w:r w:rsidR="002867B6">
          <w:rPr>
            <w:color w:val="auto"/>
          </w:rPr>
          <w:t xml:space="preserve">the QOL cancer survivors experience </w:t>
        </w:r>
      </w:ins>
      <w:ins w:id="950" w:author="Maino Vieytes, Christian Augusto" w:date="2022-10-19T13:51:00Z">
        <w:r w:rsidR="002867B6">
          <w:rPr>
            <w:color w:val="auto"/>
          </w:rPr>
          <w:t>globally</w:t>
        </w:r>
      </w:ins>
      <w:ins w:id="951" w:author="Maino Vieytes, Christian Augusto" w:date="2022-10-19T13:50:00Z">
        <w:r w:rsidR="002867B6">
          <w:rPr>
            <w:color w:val="auto"/>
          </w:rPr>
          <w:t xml:space="preserve"> and are also factors that may impede access to healthy and nutritious food. </w:t>
        </w:r>
      </w:ins>
      <w:ins w:id="952" w:author="Maino Vieytes, Christian Augusto" w:date="2022-10-17T10:37:00Z">
        <w:r w:rsidR="006C6037">
          <w:rPr>
            <w:color w:val="auto"/>
          </w:rPr>
          <w:t xml:space="preserve">Finally, </w:t>
        </w:r>
      </w:ins>
      <w:ins w:id="953" w:author="Maino Vieytes, Christian Augusto" w:date="2022-10-17T10:38:00Z">
        <w:r w:rsidR="006C6037">
          <w:rPr>
            <w:color w:val="auto"/>
          </w:rPr>
          <w:t>this work</w:t>
        </w:r>
      </w:ins>
      <w:ins w:id="954" w:author="Maino Vieytes, Christian Augusto" w:date="2022-10-17T10:46:00Z">
        <w:r w:rsidR="003A57EA">
          <w:rPr>
            <w:color w:val="auto"/>
          </w:rPr>
          <w:t xml:space="preserve"> </w:t>
        </w:r>
      </w:ins>
      <w:ins w:id="955" w:author="Maino Vieytes, Christian Augusto" w:date="2022-10-17T10:38:00Z">
        <w:r w:rsidR="006C6037">
          <w:rPr>
            <w:color w:val="auto"/>
          </w:rPr>
          <w:t xml:space="preserve">utilizing penalized logistic regression </w:t>
        </w:r>
      </w:ins>
      <w:ins w:id="956" w:author="Maino Vieytes, Christian Augusto" w:date="2022-10-17T10:37:00Z">
        <w:r w:rsidR="006C6037">
          <w:rPr>
            <w:color w:val="auto"/>
          </w:rPr>
          <w:t xml:space="preserve">also corroborates a </w:t>
        </w:r>
      </w:ins>
      <w:ins w:id="957" w:author="Maino Vieytes, Christian Augusto" w:date="2022-10-17T10:39:00Z">
        <w:r w:rsidR="006C6037">
          <w:rPr>
            <w:color w:val="auto"/>
          </w:rPr>
          <w:t xml:space="preserve">novel and </w:t>
        </w:r>
      </w:ins>
      <w:ins w:id="958" w:author="Maino Vieytes, Christian Augusto" w:date="2022-10-17T10:37:00Z">
        <w:r w:rsidR="006C6037">
          <w:rPr>
            <w:color w:val="auto"/>
          </w:rPr>
          <w:t xml:space="preserve">pre-existing framework for evaluating dietary patterns associated with </w:t>
        </w:r>
      </w:ins>
      <w:ins w:id="959" w:author="Maino Vieytes, Christian Augusto" w:date="2022-10-17T10:39:00Z">
        <w:r w:rsidR="006C6037">
          <w:rPr>
            <w:color w:val="auto"/>
          </w:rPr>
          <w:t>particular</w:t>
        </w:r>
      </w:ins>
      <w:ins w:id="960" w:author="Maino Vieytes, Christian Augusto" w:date="2022-10-17T10:37:00Z">
        <w:r w:rsidR="006C6037">
          <w:rPr>
            <w:color w:val="auto"/>
          </w:rPr>
          <w:t xml:space="preserve"> exposures</w:t>
        </w:r>
      </w:ins>
      <w:ins w:id="961" w:author="Maino Vieytes, Christian Augusto" w:date="2022-10-17T10:46:00Z">
        <w:r w:rsidR="003A57EA">
          <w:rPr>
            <w:color w:val="auto"/>
          </w:rPr>
          <w:t xml:space="preserve"> </w:t>
        </w:r>
      </w:ins>
      <w:r w:rsidR="003A57EA">
        <w:rPr>
          <w:color w:val="auto"/>
        </w:rPr>
        <w:fldChar w:fldCharType="begin"/>
      </w:r>
      <w:r w:rsidR="00E66BA3">
        <w:rPr>
          <w:color w:val="auto"/>
        </w:rPr>
        <w:instrText xml:space="preserve"> ADDIN ZOTERO_ITEM CSL_CITATION {"citationID":"VI3B3QO3","properties":{"formattedCitation":"[14,15]","plainCitation":"[14,15]","noteIndex":0},"citationItems":[{"id":1580,"uris":["http://zotero.org/users/local/S8X13ARX/items/J5DWKJJV"],"itemData":{"id":1580,"type":"article-journal","container-title":"BMC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E66BA3">
        <w:rPr>
          <w:noProof/>
          <w:color w:val="auto"/>
        </w:rPr>
        <w:t>[14,15]</w:t>
      </w:r>
      <w:r w:rsidR="003A57EA">
        <w:rPr>
          <w:color w:val="auto"/>
        </w:rPr>
        <w:fldChar w:fldCharType="end"/>
      </w:r>
      <w:ins w:id="962" w:author="Maino Vieytes, Christian Augusto" w:date="2022-10-17T10:37:00Z">
        <w:r w:rsidR="006C6037">
          <w:rPr>
            <w:color w:val="auto"/>
          </w:rPr>
          <w:t>.</w:t>
        </w:r>
      </w:ins>
      <w:ins w:id="963" w:author="Maino Vieytes, Christian Augusto" w:date="2022-10-17T10:40:00Z">
        <w:r w:rsidR="00BD4A03">
          <w:rPr>
            <w:color w:val="auto"/>
          </w:rPr>
          <w:t xml:space="preserve"> This approach ma</w:t>
        </w:r>
      </w:ins>
      <w:ins w:id="964" w:author="Maino Vieytes, Christian Augusto" w:date="2022-10-17T10:45:00Z">
        <w:r w:rsidR="003A57EA">
          <w:rPr>
            <w:color w:val="auto"/>
          </w:rPr>
          <w:t>y</w:t>
        </w:r>
      </w:ins>
      <w:ins w:id="965" w:author="Maino Vieytes, Christian Augusto" w:date="2022-10-17T10:40:00Z">
        <w:r w:rsidR="00BD4A03">
          <w:rPr>
            <w:color w:val="auto"/>
          </w:rPr>
          <w:t xml:space="preserve"> be </w:t>
        </w:r>
      </w:ins>
      <w:ins w:id="966" w:author="Maino Vieytes, Christian Augusto" w:date="2022-10-17T10:46:00Z">
        <w:r w:rsidR="003A57EA">
          <w:rPr>
            <w:color w:val="auto"/>
          </w:rPr>
          <w:t>helpful</w:t>
        </w:r>
      </w:ins>
      <w:ins w:id="967" w:author="Maino Vieytes, Christian Augusto" w:date="2022-10-17T10:40:00Z">
        <w:r w:rsidR="00BD4A03">
          <w:rPr>
            <w:color w:val="auto"/>
          </w:rPr>
          <w:t xml:space="preserve"> </w:t>
        </w:r>
      </w:ins>
      <w:ins w:id="968" w:author="Maino Vieytes, Christian Augusto" w:date="2022-10-17T10:42:00Z">
        <w:r w:rsidR="001329FA">
          <w:rPr>
            <w:color w:val="auto"/>
          </w:rPr>
          <w:t xml:space="preserve">not only </w:t>
        </w:r>
      </w:ins>
      <w:ins w:id="969" w:author="Maino Vieytes, Christian Augusto" w:date="2022-10-17T10:40:00Z">
        <w:r w:rsidR="00BD4A03">
          <w:rPr>
            <w:color w:val="auto"/>
          </w:rPr>
          <w:t>for</w:t>
        </w:r>
      </w:ins>
      <w:ins w:id="970" w:author="Maino Vieytes, Christian Augusto" w:date="2022-10-17T10:42:00Z">
        <w:r w:rsidR="001329FA">
          <w:rPr>
            <w:color w:val="auto"/>
          </w:rPr>
          <w:t xml:space="preserve"> </w:t>
        </w:r>
      </w:ins>
      <w:ins w:id="971" w:author="Maino Vieytes, Christian Augusto" w:date="2022-10-17T10:41:00Z">
        <w:r w:rsidR="00BD4A03">
          <w:rPr>
            <w:color w:val="auto"/>
          </w:rPr>
          <w:t xml:space="preserve">evaluating </w:t>
        </w:r>
      </w:ins>
      <w:ins w:id="972" w:author="Maino Vieytes, Christian Augusto" w:date="2022-10-17T10:46:00Z">
        <w:r w:rsidR="003A57EA">
          <w:rPr>
            <w:color w:val="auto"/>
          </w:rPr>
          <w:t xml:space="preserve">the </w:t>
        </w:r>
      </w:ins>
      <w:ins w:id="973" w:author="Maino Vieytes, Christian Augusto" w:date="2022-10-17T10:41:00Z">
        <w:r w:rsidR="00BD4A03">
          <w:rPr>
            <w:color w:val="auto"/>
          </w:rPr>
          <w:t xml:space="preserve">dietary patterns of specific populations, as we have </w:t>
        </w:r>
        <w:r w:rsidR="00BD4A03">
          <w:rPr>
            <w:color w:val="auto"/>
          </w:rPr>
          <w:lastRenderedPageBreak/>
          <w:t xml:space="preserve">demonstrated here but also for </w:t>
        </w:r>
      </w:ins>
      <w:ins w:id="974" w:author="Maino Vieytes, Christian Augusto" w:date="2022-10-17T10:42:00Z">
        <w:r w:rsidR="001329FA">
          <w:rPr>
            <w:color w:val="auto"/>
          </w:rPr>
          <w:t xml:space="preserve">monitoring and </w:t>
        </w:r>
      </w:ins>
      <w:ins w:id="975" w:author="Maino Vieytes, Christian Augusto" w:date="2022-10-17T10:41:00Z">
        <w:r w:rsidR="00BD4A03">
          <w:rPr>
            <w:color w:val="auto"/>
          </w:rPr>
          <w:t xml:space="preserve">evaluating the </w:t>
        </w:r>
        <w:r w:rsidR="001329FA">
          <w:rPr>
            <w:color w:val="auto"/>
          </w:rPr>
          <w:t>effects of</w:t>
        </w:r>
      </w:ins>
      <w:ins w:id="976" w:author="Maino Vieytes, Christian Augusto" w:date="2022-10-17T10:42:00Z">
        <w:r w:rsidR="001329FA">
          <w:rPr>
            <w:color w:val="auto"/>
          </w:rPr>
          <w:t xml:space="preserve"> nutrition policy initiatives</w:t>
        </w:r>
      </w:ins>
      <w:ins w:id="977" w:author="Maino Vieytes, Christian Augusto" w:date="2022-10-17T10:43:00Z">
        <w:r w:rsidR="003A57EA">
          <w:rPr>
            <w:color w:val="auto"/>
          </w:rPr>
          <w:t xml:space="preserve"> in the U.S. and globally.</w:t>
        </w:r>
      </w:ins>
    </w:p>
    <w:p w14:paraId="6B2DE212" w14:textId="612148D6" w:rsidR="009C25EC" w:rsidRPr="001A5891" w:rsidRDefault="00957A67" w:rsidP="001A5891">
      <w:pPr>
        <w:pStyle w:val="MDPI31text"/>
        <w:rPr>
          <w:b/>
          <w:color w:val="auto"/>
        </w:rPr>
      </w:pPr>
      <w:r w:rsidRPr="001A5891">
        <w:rPr>
          <w:color w:val="auto"/>
        </w:rPr>
        <w:t>Considering the study’s findings within the framework of guidelines established in the WCRF/AICR third expert report, we conclude that the cancer food insecure 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978" w:author="Maino Vieytes, Christian Augusto" w:date="2022-10-19T14:04:00Z">
        <w:r w:rsidR="006113E4">
          <w:rPr>
            <w:color w:val="auto"/>
          </w:rPr>
          <w:t xml:space="preserve"> </w:t>
        </w:r>
      </w:ins>
      <w:ins w:id="979" w:author="Maino Vieytes, Christian Augusto" w:date="2022-10-17T10:18:00Z">
        <w:r w:rsidR="003D3835">
          <w:rPr>
            <w:color w:val="auto"/>
          </w:rPr>
          <w:t xml:space="preserve">Nevertheless, this research elevates the </w:t>
        </w:r>
      </w:ins>
      <w:ins w:id="980"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981" w:author="Maino Vieytes, Christian Augusto" w:date="2022-10-17T10:31:00Z">
        <w:r w:rsidR="00150263">
          <w:rPr>
            <w:color w:val="auto"/>
          </w:rPr>
          <w:t xml:space="preserve"> and, in particular, subsequent to food insecurity screenings</w:t>
        </w:r>
      </w:ins>
      <w:ins w:id="982" w:author="Maino Vieytes, Christian Augusto" w:date="2022-10-17T10:23:00Z">
        <w:r w:rsidR="003D3835">
          <w:rPr>
            <w:color w:val="auto"/>
          </w:rPr>
          <w:t>.</w:t>
        </w:r>
      </w:ins>
    </w:p>
    <w:p w14:paraId="5A46BE81" w14:textId="326174DC"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983"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w:t>
      </w:r>
      <w:ins w:id="984" w:author="Maino Vieytes, Christian Augusto" w:date="2022-10-19T14:04:00Z">
        <w:r w:rsidR="006113E4">
          <w:rPr>
            <w:color w:val="auto"/>
          </w:rPr>
          <w:t>In this vain, u</w:t>
        </w:r>
      </w:ins>
      <w:ins w:id="985" w:author="Maino Vieytes, Christian Augusto" w:date="2022-10-19T13:39:00Z">
        <w:r w:rsidR="00404C0D" w:rsidRPr="00404C0D">
          <w:rPr>
            <w:color w:val="auto"/>
          </w:rPr>
          <w:t>sing a 24-h</w:t>
        </w:r>
      </w:ins>
      <w:ins w:id="986" w:author="Maino Vieytes, Christian Augusto" w:date="2022-10-19T13:41:00Z">
        <w:r w:rsidR="00404C0D">
          <w:rPr>
            <w:color w:val="auto"/>
          </w:rPr>
          <w:t>ou</w:t>
        </w:r>
      </w:ins>
      <w:ins w:id="987" w:author="Maino Vieytes, Christian Augusto" w:date="2022-10-19T13:39:00Z">
        <w:r w:rsidR="00404C0D" w:rsidRPr="00404C0D">
          <w:rPr>
            <w:color w:val="auto"/>
          </w:rPr>
          <w:t>r recall instead of a more robust measure of dietary intake, such as a food-frequency questionnaire, is also a</w:t>
        </w:r>
      </w:ins>
      <w:ins w:id="988" w:author="Maino Vieytes, Christian Augusto" w:date="2022-10-19T14:04:00Z">
        <w:r w:rsidR="006113E4">
          <w:rPr>
            <w:color w:val="auto"/>
          </w:rPr>
          <w:t xml:space="preserve"> notable</w:t>
        </w:r>
      </w:ins>
      <w:ins w:id="989" w:author="Maino Vieytes, Christian Augusto" w:date="2022-10-19T13:39:00Z">
        <w:r w:rsidR="00404C0D" w:rsidRPr="00404C0D">
          <w:rPr>
            <w:color w:val="auto"/>
          </w:rPr>
          <w:t xml:space="preserve"> limitation.</w:t>
        </w:r>
      </w:ins>
      <w:ins w:id="990" w:author="Maino Vieytes, Christian Augusto" w:date="2022-10-19T14:04:00Z">
        <w:r w:rsidR="006113E4">
          <w:rPr>
            <w:color w:val="auto"/>
          </w:rPr>
          <w:t xml:space="preserve"> </w:t>
        </w:r>
      </w:ins>
      <w:r w:rsidRPr="001A5891">
        <w:rPr>
          <w:color w:val="auto"/>
        </w:rPr>
        <w:t xml:space="preserve">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w:t>
      </w:r>
      <w:del w:id="991" w:author="Maino Vieytes, Christian Augusto" w:date="2022-10-19T14:05:00Z">
        <w:r w:rsidR="00957A67" w:rsidRPr="001A5891" w:rsidDel="006113E4">
          <w:rPr>
            <w:color w:val="auto"/>
          </w:rPr>
          <w:delText>deliberate as a strategy</w:delText>
        </w:r>
      </w:del>
      <w:ins w:id="992" w:author="Maino Vieytes, Christian Augusto" w:date="2022-10-19T14:05:00Z">
        <w:r w:rsidR="006113E4">
          <w:rPr>
            <w:color w:val="auto"/>
          </w:rPr>
          <w:t>a deliberate strategy</w:t>
        </w:r>
      </w:ins>
      <w:r w:rsidR="00957A67" w:rsidRPr="001A5891">
        <w:rPr>
          <w:color w:val="auto"/>
        </w:rPr>
        <w:t xml:space="preserve"> for curtailing any parameter or standard error bias introduced by not using all components of the complex survey design </w:t>
      </w:r>
      <w:r w:rsidRPr="001A5891">
        <w:rPr>
          <w:b/>
          <w:color w:val="auto"/>
        </w:rPr>
        <w:fldChar w:fldCharType="begin"/>
      </w:r>
      <w:r w:rsidR="00E66BA3">
        <w:rPr>
          <w:color w:val="auto"/>
        </w:rPr>
        <w:instrText xml:space="preserve"> ADDIN ZOTERO_ITEM CSL_CITATION {"citationID":"LxBLXBkX","properties":{"formattedCitation":"[60,61]","plainCitation":"[60,61]","noteIndex":0},"citationItems":[{"id":1573,"uris":["http://zotero.org/users/local/S8X13ARX/items/8VC7X7X4"],"itemData":{"id":1573,"type":"article-journal","container-title":"Colorado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E66BA3">
        <w:rPr>
          <w:color w:val="auto"/>
        </w:rPr>
        <w:t>[60,61]</w:t>
      </w:r>
      <w:r w:rsidRPr="001A5891">
        <w:rPr>
          <w:b/>
          <w:color w:val="auto"/>
        </w:rPr>
        <w:fldChar w:fldCharType="end"/>
      </w:r>
      <w:r w:rsidRPr="001A5891">
        <w:rPr>
          <w:color w:val="auto"/>
        </w:rPr>
        <w:t xml:space="preserve">. </w:t>
      </w:r>
      <w:ins w:id="993"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994" w:author="Maino Vieytes, Christian Augusto" w:date="2022-10-17T10:24:00Z">
        <w:r w:rsidR="003D3835">
          <w:rPr>
            <w:color w:val="auto"/>
          </w:rPr>
          <w:t xml:space="preserve">are limited in that they </w:t>
        </w:r>
      </w:ins>
      <w:ins w:id="995" w:author="Maino Vieytes, Christian Augusto" w:date="2022-10-17T10:23:00Z">
        <w:r w:rsidR="003D3835">
          <w:rPr>
            <w:color w:val="auto"/>
          </w:rPr>
          <w:t>do not allow</w:t>
        </w:r>
      </w:ins>
      <w:ins w:id="996" w:author="Maino Vieytes, Christian Augusto" w:date="2022-10-17T10:24:00Z">
        <w:r w:rsidR="003D3835">
          <w:rPr>
            <w:color w:val="auto"/>
          </w:rPr>
          <w:t xml:space="preserve"> us to make explicit recommendations on </w:t>
        </w:r>
      </w:ins>
      <w:ins w:id="997" w:author="Maino Vieytes, Christian Augusto" w:date="2022-10-17T10:25:00Z">
        <w:r w:rsidR="003D3835">
          <w:rPr>
            <w:color w:val="auto"/>
          </w:rPr>
          <w:t>absolute values of dietary intake for any given food group analy</w:t>
        </w:r>
      </w:ins>
      <w:ins w:id="998"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999"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46992F97"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E66BA3">
        <w:rPr>
          <w:color w:val="auto"/>
        </w:rPr>
        <w:instrText xml:space="preserve"> ADDIN ZOTERO_ITEM CSL_CITATION {"citationID":"rD6R13bI","properties":{"formattedCitation":"[9,21]","plainCitation":"[9,21]","noteIndex":0},"citationItems":[{"id":508,"uris":["http://zotero.org/users/local/S8X13ARX/items/5MJ7D4QJ"],"itemData":{"id":508,"type":"book","edition":"3","title":"Diet,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E66BA3">
        <w:rPr>
          <w:color w:val="auto"/>
        </w:rPr>
        <w:t>[9,21]</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w:t>
      </w:r>
      <w:r w:rsidR="002E4FCB" w:rsidRPr="001A5891">
        <w:rPr>
          <w:color w:val="auto"/>
        </w:rPr>
        <w:lastRenderedPageBreak/>
        <w:t>are critical</w:t>
      </w:r>
      <w:ins w:id="1000" w:author="Maino Vieytes, Christian Augusto" w:date="2022-10-19T13:46:00Z">
        <w:r w:rsidR="009E1B6A">
          <w:rPr>
            <w:color w:val="auto"/>
          </w:rPr>
          <w:t xml:space="preserve"> and impact</w:t>
        </w:r>
      </w:ins>
      <w:ins w:id="1001" w:author="Maino Vieytes, Christian Augusto" w:date="2022-10-19T13:47:00Z">
        <w:r w:rsidR="009E1B6A">
          <w:rPr>
            <w:color w:val="auto"/>
          </w:rPr>
          <w:t>ful</w:t>
        </w:r>
      </w:ins>
      <w:r w:rsidR="002E4FCB" w:rsidRPr="001A5891">
        <w:rPr>
          <w:color w:val="auto"/>
        </w:rPr>
        <w:t xml:space="preserve">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E66BA3">
        <w:rPr>
          <w:color w:val="auto"/>
        </w:rPr>
        <w:instrText xml:space="preserve"> ADDIN ZOTERO_ITEM CSL_CITATION {"citationID":"pIKw5qZ3","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E66BA3">
        <w:rPr>
          <w:color w:val="auto"/>
        </w:rPr>
        <w:t>[57]</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1002"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1003" w:author="Maino Vieytes, Christian Augusto" w:date="2022-10-17T10:03:00Z">
            <w:rPr>
              <w:rFonts w:ascii="Cambria Math" w:hAnsi="Cambria Math"/>
              <w:color w:val="auto"/>
            </w:rPr>
            <m:t>α</m:t>
          </w:del>
        </m:r>
      </m:oMath>
      <w:del w:id="1004" w:author="Maino Vieytes, Christian Augusto" w:date="2022-10-17T10:03:00Z">
        <w:r w:rsidR="003F0CDF" w:rsidRPr="001A5891" w:rsidDel="00ED2CAE">
          <w:rPr>
            <w:color w:val="auto"/>
          </w:rPr>
          <w:delText xml:space="preserve"> and </w:delText>
        </w:r>
      </w:del>
      <m:oMath>
        <m:r>
          <w:del w:id="1005" w:author="Maino Vieytes, Christian Augusto" w:date="2022-10-17T10:03:00Z">
            <w:rPr>
              <w:rFonts w:ascii="Cambria Math" w:hAnsi="Cambria Math"/>
              <w:color w:val="auto"/>
            </w:rPr>
            <m:t>λ</m:t>
          </w:del>
        </m:r>
      </m:oMath>
      <w:del w:id="1006"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1007" w:author="Maino Vieytes, Christian Augusto" w:date="2022-10-17T10:04:00Z">
        <w:r w:rsidR="00ED2CAE">
          <w:rPr>
            <w:color w:val="auto"/>
          </w:rPr>
          <w:t>1</w:t>
        </w:r>
      </w:ins>
      <w:del w:id="1008"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1009" w:name="_Hlk89945590"/>
      <w:bookmarkStart w:id="1010"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1009"/>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1011"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1012" w:author="Maino Vieytes, Christian Augusto" w:date="2022-10-14T08:30:00Z">
        <w:r w:rsidR="002F253F" w:rsidRPr="001A5891" w:rsidDel="001A5D7D">
          <w:rPr>
            <w:color w:val="auto"/>
          </w:rPr>
          <w:delText>publically</w:delText>
        </w:r>
      </w:del>
      <w:ins w:id="1013"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1014"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1010"/>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34F9DD8E"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E66BA3">
        <w:rPr>
          <w:color w:val="auto"/>
        </w:rPr>
        <w:instrText xml:space="preserve"> ADDIN ZOTERO_ITEM CSL_CITATION {"citationID":"34qRcPjt","properties":{"formattedCitation":"[62,63]","plainCitation":"[62,63]","noteIndex":0},"citationItems":[{"id":744,"uris":["http://zotero.org/users/local/S8X13ARX/items/F8CJBBVL"],"itemData":{"id":744,"type":"article-journal","container-title":"The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E66BA3">
        <w:rPr>
          <w:color w:val="auto"/>
        </w:rPr>
        <w:t>[62,63]</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E66BA3">
        <w:rPr>
          <w:color w:val="auto"/>
        </w:rPr>
        <w:instrText xml:space="preserve"> ADDIN ZOTERO_ITEM CSL_CITATION {"citationID":"2tRzv6nl","properties":{"formattedCitation":"[64]","plainCitation":"[64]","noteIndex":0},"citationItems":[{"id":1715,"uris":["http://zotero.org/users/local/S8X13ARX/items/4EXH5386"],"itemData":{"id":1715,"type":"article-journal","container-title":"Wiley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E66BA3">
        <w:rPr>
          <w:color w:val="auto"/>
        </w:rPr>
        <w:t>[64]</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E66BA3">
        <w:rPr>
          <w:color w:val="auto"/>
        </w:rPr>
        <w:instrText xml:space="preserve"> ADDIN ZOTERO_ITEM CSL_CITATION {"citationID":"DrTJ0qvX","properties":{"formattedCitation":"[64]","plainCitation":"[64]","noteIndex":0},"citationItems":[{"id":1715,"uris":["http://zotero.org/users/local/S8X13ARX/items/4EXH5386"],"itemData":{"id":1715,"type":"article-journal","container-title":"Wiley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E66BA3">
        <w:rPr>
          <w:color w:val="auto"/>
        </w:rPr>
        <w:t>[64]</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1015"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E66BA3">
        <w:rPr>
          <w:color w:val="auto"/>
        </w:rPr>
        <w:instrText xml:space="preserve"> ADDIN ZOTERO_ITEM CSL_CITATION {"citationID":"nydZjd9f","properties":{"formattedCitation":"[65]","plainCitation":"[65]","noteIndex":0},"citationItems":[{"id":1526,"uris":["http://zotero.org/users/local/S8X13ARX/items/N6LZB3GF"],"itemData":{"id":1526,"type":"article-journal","container-title":"Journal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E66BA3">
        <w:rPr>
          <w:color w:val="auto"/>
        </w:rPr>
        <w:t>[65]</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025BB4FD"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E66BA3">
        <w:rPr>
          <w:color w:val="auto"/>
        </w:rPr>
        <w:instrText xml:space="preserve"> ADDIN ZOTERO_ITEM CSL_CITATION {"citationID":"sffzfC1H","properties":{"formattedCitation":"[66]","plainCitation":"[66]","noteIndex":0},"citationItems":[{"id":1550,"uris":["http://zotero.org/users/local/S8X13ARX/items/9J7WR7YA"],"itemData":{"id":1550,"type":"article-journal","abstract":"We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E66BA3">
        <w:rPr>
          <w:color w:val="auto"/>
        </w:rPr>
        <w:t>[66]</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w:t>
      </w:r>
      <w:r w:rsidRPr="001A5891">
        <w:rPr>
          <w:color w:val="auto"/>
        </w:rPr>
        <w:lastRenderedPageBreak/>
        <w:t xml:space="preserve">of collinearity. This yields a set of more interpretable and well-behaved parameter estimates </w:t>
      </w:r>
      <w:r w:rsidRPr="001A5891">
        <w:rPr>
          <w:color w:val="auto"/>
        </w:rPr>
        <w:fldChar w:fldCharType="begin"/>
      </w:r>
      <w:r w:rsidR="00E66BA3">
        <w:rPr>
          <w:color w:val="auto"/>
        </w:rPr>
        <w:instrText xml:space="preserve"> ADDIN ZOTERO_ITEM CSL_CITATION {"citationID":"bJxm8c84","properties":{"formattedCitation":"[67]","plainCitation":"[67]","noteIndex":0},"citationItems":[{"id":1544,"uris":["http://zotero.org/users/local/S8X13ARX/items/IADRV97U"],"itemData":{"id":1544,"type":"article-journal","container-title":"Journal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E66BA3">
        <w:rPr>
          <w:color w:val="auto"/>
        </w:rPr>
        <w:t>[67]</w:t>
      </w:r>
      <w:r w:rsidRPr="001A5891">
        <w:rPr>
          <w:color w:val="auto"/>
        </w:rPr>
        <w:fldChar w:fldCharType="end"/>
      </w:r>
      <w:r w:rsidRPr="001A5891">
        <w:rPr>
          <w:color w:val="auto"/>
        </w:rPr>
        <w:t>. In the context of dietary patterns analysis, whereby there may be substantial collinearity amongst food groups, this becomes notably advantageous. The penalty 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5CC052A6"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{"citationID":"Iddh85g2","properties":{"formattedCitation":"[68]","plainCitation":"[68]","noteIndex":0},"citationItems":[{"id":1549,"uris":["http://zotero.org/users/local/S8X13ARX/items/M7ZIX4VT"],"itemData":{"id":1549,"type":"personal_communication","title":"An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[68]</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{"citationID":"Br4aoFNJ","properties":{"formattedCitation":"[35,36]","plainCitation":"[35,36]","noteIndex":0},"citationItems":[{"id":1373,"uris":["http://zotero.org/users/local/S8X13ARX/items/F9TXRSSS"],"itemData":{"id":1373,"type":"article-journal","container-title":"The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[35,36]</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E66BA3">
        <w:rPr>
          <w:rFonts w:eastAsia="Times New Roman"/>
          <w:bCs/>
          <w:snapToGrid w:val="0"/>
          <w:color w:val="auto"/>
          <w:szCs w:val="22"/>
          <w:lang w:eastAsia="de-DE" w:bidi="en-US"/>
        </w:rPr>
        <w:instrText xml:space="preserve"> ADDIN ZOTERO_ITEM CSL_CITATION {"citationID":"Kz38K0zZ","properties":{"formattedCitation":"[60]","plainCitation":"[60]","noteIndex":0},"citationItems":[{"id":1573,"uris":["http://zotero.org/users/local/S8X13ARX/items/8VC7X7X4"],"itemData":{"id":1573,"type":"article-journal","container-title":"Colorado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E66BA3">
        <w:rPr>
          <w:rFonts w:eastAsia="Times New Roman"/>
          <w:bCs/>
          <w:snapToGrid w:val="0"/>
          <w:color w:val="auto"/>
          <w:szCs w:val="22"/>
          <w:lang w:eastAsia="de-DE" w:bidi="en-US"/>
        </w:rPr>
        <w:t>[60]</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6C44CA33" w14:textId="77777777" w:rsidR="00E66BA3" w:rsidRPr="00E66BA3" w:rsidRDefault="002F253F" w:rsidP="00E66BA3">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E66BA3" w:rsidRPr="00E66BA3">
        <w:rPr>
          <w:color w:val="auto"/>
        </w:rPr>
        <w:t xml:space="preserve">1. </w:t>
      </w:r>
      <w:r w:rsidR="00E66BA3" w:rsidRPr="00E66BA3">
        <w:rPr>
          <w:color w:val="auto"/>
        </w:rPr>
        <w:tab/>
        <w:t>Coleman-Jensen, A.; Rabbitt, M.P.; Gregory, C. a; Singh, A. Household Food Security in the United States in 2019 Available online: http://www.ers.usda.gov/publications/pub-details/?pubid=99281 (accessed on 12 August 2021).</w:t>
      </w:r>
    </w:p>
    <w:p w14:paraId="260DEE88" w14:textId="77777777" w:rsidR="00E66BA3" w:rsidRPr="00E66BA3" w:rsidRDefault="00E66BA3" w:rsidP="00E66BA3">
      <w:pPr>
        <w:pStyle w:val="Bibliography"/>
        <w:rPr>
          <w:color w:val="auto"/>
        </w:rPr>
      </w:pPr>
      <w:r w:rsidRPr="00E66BA3">
        <w:rPr>
          <w:color w:val="auto"/>
        </w:rPr>
        <w:t xml:space="preserve">2. </w:t>
      </w:r>
      <w:r w:rsidRPr="00E66BA3">
        <w:rPr>
          <w:color w:val="auto"/>
        </w:rPr>
        <w:tab/>
        <w:t xml:space="preserve">Charkhchi, P.; Fazeli Dehkordy, S.; Carlos, R.C. Housing and Food Insecurity, Care Access, and Health Status Among the Chronically Ill: An Analysis of the Behavioral Risk Factor Surveillance System. </w:t>
      </w:r>
      <w:r w:rsidRPr="00E66BA3">
        <w:rPr>
          <w:i/>
          <w:iCs/>
          <w:color w:val="auto"/>
        </w:rPr>
        <w:t>J. Gen. Intern. Med.</w:t>
      </w:r>
      <w:r w:rsidRPr="00E66BA3">
        <w:rPr>
          <w:color w:val="auto"/>
        </w:rPr>
        <w:t xml:space="preserve"> </w:t>
      </w:r>
      <w:r w:rsidRPr="00E66BA3">
        <w:rPr>
          <w:b/>
          <w:bCs/>
          <w:color w:val="auto"/>
        </w:rPr>
        <w:t>2018</w:t>
      </w:r>
      <w:r w:rsidRPr="00E66BA3">
        <w:rPr>
          <w:color w:val="auto"/>
        </w:rPr>
        <w:t xml:space="preserve">, </w:t>
      </w:r>
      <w:r w:rsidRPr="00E66BA3">
        <w:rPr>
          <w:i/>
          <w:iCs/>
          <w:color w:val="auto"/>
        </w:rPr>
        <w:t>33</w:t>
      </w:r>
      <w:r w:rsidRPr="00E66BA3">
        <w:rPr>
          <w:color w:val="auto"/>
        </w:rPr>
        <w:t>, 644–650, doi:10.1007/s11606-017-4255-z.</w:t>
      </w:r>
    </w:p>
    <w:p w14:paraId="7F848F60" w14:textId="77777777" w:rsidR="00E66BA3" w:rsidRPr="00E66BA3" w:rsidRDefault="00E66BA3" w:rsidP="00E66BA3">
      <w:pPr>
        <w:pStyle w:val="Bibliography"/>
        <w:rPr>
          <w:color w:val="auto"/>
        </w:rPr>
      </w:pPr>
      <w:r w:rsidRPr="00E66BA3">
        <w:rPr>
          <w:color w:val="auto"/>
        </w:rPr>
        <w:t xml:space="preserve">3. </w:t>
      </w:r>
      <w:r w:rsidRPr="00E66BA3">
        <w:rPr>
          <w:color w:val="auto"/>
        </w:rPr>
        <w:tab/>
        <w:t xml:space="preserve">Kudre, D.; Chen, Z.; Richard, A.; Cabaset, S.; Dehler, A.; Schmid, M.; Rohrmann, S. Multidisciplinary Outpatient Cancer Rehabilitation Can Improve Cancer Patients’ Physical and Psychosocial Status—a Systematic Review. </w:t>
      </w:r>
      <w:r w:rsidRPr="00E66BA3">
        <w:rPr>
          <w:i/>
          <w:iCs/>
          <w:color w:val="auto"/>
        </w:rPr>
        <w:t>Curr. Oncol. Rep.</w:t>
      </w:r>
      <w:r w:rsidRPr="00E66BA3">
        <w:rPr>
          <w:color w:val="auto"/>
        </w:rPr>
        <w:t xml:space="preserve"> </w:t>
      </w:r>
      <w:r w:rsidRPr="00E66BA3">
        <w:rPr>
          <w:b/>
          <w:bCs/>
          <w:color w:val="auto"/>
        </w:rPr>
        <w:t>2020</w:t>
      </w:r>
      <w:r w:rsidRPr="00E66BA3">
        <w:rPr>
          <w:color w:val="auto"/>
        </w:rPr>
        <w:t xml:space="preserve">, </w:t>
      </w:r>
      <w:r w:rsidRPr="00E66BA3">
        <w:rPr>
          <w:i/>
          <w:iCs/>
          <w:color w:val="auto"/>
        </w:rPr>
        <w:t>22</w:t>
      </w:r>
      <w:r w:rsidRPr="00E66BA3">
        <w:rPr>
          <w:color w:val="auto"/>
        </w:rPr>
        <w:t>, 122, doi:10.1007/s11912-020-00979-8.</w:t>
      </w:r>
    </w:p>
    <w:p w14:paraId="1B7D4A04" w14:textId="77777777" w:rsidR="00E66BA3" w:rsidRPr="00E66BA3" w:rsidRDefault="00E66BA3" w:rsidP="00E66BA3">
      <w:pPr>
        <w:pStyle w:val="Bibliography"/>
        <w:rPr>
          <w:color w:val="auto"/>
        </w:rPr>
      </w:pPr>
      <w:r w:rsidRPr="00E66BA3">
        <w:rPr>
          <w:color w:val="auto"/>
        </w:rPr>
        <w:t xml:space="preserve">4. </w:t>
      </w:r>
      <w:r w:rsidRPr="00E66BA3">
        <w:rPr>
          <w:color w:val="auto"/>
        </w:rPr>
        <w:tab/>
        <w:t xml:space="preserve">Mariotto, A.B.; Enewold, L.; Zhao, J.; Zeruto, C.A.; Yabroff, K.R. Medical Care Costs Associated with Cancer Survivorship in the United States. </w:t>
      </w:r>
      <w:r w:rsidRPr="00E66BA3">
        <w:rPr>
          <w:i/>
          <w:iCs/>
          <w:color w:val="auto"/>
        </w:rPr>
        <w:t>Cancer Epidemiol. Biomarkers Prev.</w:t>
      </w:r>
      <w:r w:rsidRPr="00E66BA3">
        <w:rPr>
          <w:color w:val="auto"/>
        </w:rPr>
        <w:t xml:space="preserve"> </w:t>
      </w:r>
      <w:r w:rsidRPr="00E66BA3">
        <w:rPr>
          <w:b/>
          <w:bCs/>
          <w:color w:val="auto"/>
        </w:rPr>
        <w:t>2020</w:t>
      </w:r>
      <w:r w:rsidRPr="00E66BA3">
        <w:rPr>
          <w:color w:val="auto"/>
        </w:rPr>
        <w:t xml:space="preserve">, </w:t>
      </w:r>
      <w:r w:rsidRPr="00E66BA3">
        <w:rPr>
          <w:i/>
          <w:iCs/>
          <w:color w:val="auto"/>
        </w:rPr>
        <w:t>29</w:t>
      </w:r>
      <w:r w:rsidRPr="00E66BA3">
        <w:rPr>
          <w:color w:val="auto"/>
        </w:rPr>
        <w:t>, 1304–1312, doi:10.1158/1055-9965.EPI-19-1534.</w:t>
      </w:r>
    </w:p>
    <w:p w14:paraId="308D43E9" w14:textId="77777777" w:rsidR="00E66BA3" w:rsidRPr="00E66BA3" w:rsidRDefault="00E66BA3" w:rsidP="00E66BA3">
      <w:pPr>
        <w:pStyle w:val="Bibliography"/>
        <w:rPr>
          <w:color w:val="auto"/>
        </w:rPr>
      </w:pPr>
      <w:r w:rsidRPr="00E66BA3">
        <w:rPr>
          <w:color w:val="auto"/>
        </w:rPr>
        <w:t xml:space="preserve">5. </w:t>
      </w:r>
      <w:r w:rsidRPr="00E66BA3">
        <w:rPr>
          <w:color w:val="auto"/>
        </w:rPr>
        <w:tab/>
        <w:t xml:space="preserve">Han, X.; Zhao, J.; Zheng, Z.; de Moor, J.S.; Virgo, K.S.; Yabroff, K.R. Medical Financial Hardship Intensity and Financial Sacrifice Associated with Cancer in the United States. </w:t>
      </w:r>
      <w:r w:rsidRPr="00E66BA3">
        <w:rPr>
          <w:i/>
          <w:iCs/>
          <w:color w:val="auto"/>
        </w:rPr>
        <w:t>Cancer Epidemiol. Biomark. Prev. Publ. Am. Assoc. Cancer Res. Cosponsored Am. Soc. Prev. Oncol.</w:t>
      </w:r>
      <w:r w:rsidRPr="00E66BA3">
        <w:rPr>
          <w:color w:val="auto"/>
        </w:rPr>
        <w:t xml:space="preserve"> </w:t>
      </w:r>
      <w:r w:rsidRPr="00E66BA3">
        <w:rPr>
          <w:b/>
          <w:bCs/>
          <w:color w:val="auto"/>
        </w:rPr>
        <w:t>2020</w:t>
      </w:r>
      <w:r w:rsidRPr="00E66BA3">
        <w:rPr>
          <w:color w:val="auto"/>
        </w:rPr>
        <w:t xml:space="preserve">, </w:t>
      </w:r>
      <w:r w:rsidRPr="00E66BA3">
        <w:rPr>
          <w:i/>
          <w:iCs/>
          <w:color w:val="auto"/>
        </w:rPr>
        <w:t>29</w:t>
      </w:r>
      <w:r w:rsidRPr="00E66BA3">
        <w:rPr>
          <w:color w:val="auto"/>
        </w:rPr>
        <w:t>, 308–317, doi:10.1158/1055-9965.EPI-19-0460.</w:t>
      </w:r>
    </w:p>
    <w:p w14:paraId="36730DEC" w14:textId="77777777" w:rsidR="00E66BA3" w:rsidRPr="00E66BA3" w:rsidRDefault="00E66BA3" w:rsidP="00E66BA3">
      <w:pPr>
        <w:pStyle w:val="Bibliography"/>
        <w:rPr>
          <w:color w:val="auto"/>
        </w:rPr>
      </w:pPr>
      <w:r w:rsidRPr="00E66BA3">
        <w:rPr>
          <w:color w:val="auto"/>
        </w:rPr>
        <w:lastRenderedPageBreak/>
        <w:t xml:space="preserve">6. </w:t>
      </w:r>
      <w:r w:rsidRPr="00E66BA3">
        <w:rPr>
          <w:color w:val="auto"/>
        </w:rPr>
        <w:tab/>
        <w:t xml:space="preserve">Simmons, L.A.; Modesitt, S.C.; Brody, A.C.; Leggin, A.B. Food Insecurity Among Cancer Patients in Kentucky: A Pilot Study. </w:t>
      </w:r>
      <w:r w:rsidRPr="00E66BA3">
        <w:rPr>
          <w:i/>
          <w:iCs/>
          <w:color w:val="auto"/>
        </w:rPr>
        <w:t>J. Oncol. Pract.</w:t>
      </w:r>
      <w:r w:rsidRPr="00E66BA3">
        <w:rPr>
          <w:color w:val="auto"/>
        </w:rPr>
        <w:t xml:space="preserve"> </w:t>
      </w:r>
      <w:r w:rsidRPr="00E66BA3">
        <w:rPr>
          <w:b/>
          <w:bCs/>
          <w:color w:val="auto"/>
        </w:rPr>
        <w:t>2006</w:t>
      </w:r>
      <w:r w:rsidRPr="00E66BA3">
        <w:rPr>
          <w:color w:val="auto"/>
        </w:rPr>
        <w:t xml:space="preserve">, </w:t>
      </w:r>
      <w:r w:rsidRPr="00E66BA3">
        <w:rPr>
          <w:i/>
          <w:iCs/>
          <w:color w:val="auto"/>
        </w:rPr>
        <w:t>2</w:t>
      </w:r>
      <w:r w:rsidRPr="00E66BA3">
        <w:rPr>
          <w:color w:val="auto"/>
        </w:rPr>
        <w:t>, 7.</w:t>
      </w:r>
    </w:p>
    <w:p w14:paraId="76E9ED20" w14:textId="77777777" w:rsidR="00E66BA3" w:rsidRPr="00E66BA3" w:rsidRDefault="00E66BA3" w:rsidP="00E66BA3">
      <w:pPr>
        <w:pStyle w:val="Bibliography"/>
        <w:rPr>
          <w:color w:val="auto"/>
        </w:rPr>
      </w:pPr>
      <w:r w:rsidRPr="00E66BA3">
        <w:rPr>
          <w:color w:val="auto"/>
        </w:rPr>
        <w:t xml:space="preserve">7. </w:t>
      </w:r>
      <w:r w:rsidRPr="00E66BA3">
        <w:rPr>
          <w:color w:val="auto"/>
        </w:rPr>
        <w:tab/>
        <w:t>NCI’s Dictionary of Cancer Terms.</w:t>
      </w:r>
    </w:p>
    <w:p w14:paraId="073ACF07" w14:textId="77777777" w:rsidR="00E66BA3" w:rsidRPr="00E66BA3" w:rsidRDefault="00E66BA3" w:rsidP="00E66BA3">
      <w:pPr>
        <w:pStyle w:val="Bibliography"/>
        <w:rPr>
          <w:color w:val="auto"/>
        </w:rPr>
      </w:pPr>
      <w:r w:rsidRPr="00E66BA3">
        <w:rPr>
          <w:color w:val="auto"/>
        </w:rPr>
        <w:t xml:space="preserve">8. </w:t>
      </w:r>
      <w:r w:rsidRPr="00E66BA3">
        <w:rPr>
          <w:color w:val="auto"/>
        </w:rPr>
        <w:tab/>
        <w:t xml:space="preserve">Gany, F.; Leng, J.; Ramirez, J.; Phillips, S.; Aragones, A.; Roberts, N.; Mujawar, M.I.; Costas-Muñiz, R. Health-Related Quality of Life of Food-Insecure Ethnic Minority Patients With Cancer. </w:t>
      </w:r>
      <w:r w:rsidRPr="00E66BA3">
        <w:rPr>
          <w:i/>
          <w:iCs/>
          <w:color w:val="auto"/>
        </w:rPr>
        <w:t>J. Oncol. Pract.</w:t>
      </w:r>
      <w:r w:rsidRPr="00E66BA3">
        <w:rPr>
          <w:color w:val="auto"/>
        </w:rPr>
        <w:t xml:space="preserve"> </w:t>
      </w:r>
      <w:r w:rsidRPr="00E66BA3">
        <w:rPr>
          <w:b/>
          <w:bCs/>
          <w:color w:val="auto"/>
        </w:rPr>
        <w:t>2015</w:t>
      </w:r>
      <w:r w:rsidRPr="00E66BA3">
        <w:rPr>
          <w:color w:val="auto"/>
        </w:rPr>
        <w:t xml:space="preserve">, </w:t>
      </w:r>
      <w:r w:rsidRPr="00E66BA3">
        <w:rPr>
          <w:i/>
          <w:iCs/>
          <w:color w:val="auto"/>
        </w:rPr>
        <w:t>11</w:t>
      </w:r>
      <w:r w:rsidRPr="00E66BA3">
        <w:rPr>
          <w:color w:val="auto"/>
        </w:rPr>
        <w:t>, 396–402, doi:10.1200/JOP.2015.003962.</w:t>
      </w:r>
    </w:p>
    <w:p w14:paraId="7624F051" w14:textId="77777777" w:rsidR="00E66BA3" w:rsidRPr="00E66BA3" w:rsidRDefault="00E66BA3" w:rsidP="00E66BA3">
      <w:pPr>
        <w:pStyle w:val="Bibliography"/>
        <w:rPr>
          <w:color w:val="auto"/>
        </w:rPr>
      </w:pPr>
      <w:r w:rsidRPr="00E66BA3">
        <w:rPr>
          <w:color w:val="auto"/>
        </w:rPr>
        <w:t xml:space="preserve">9. </w:t>
      </w:r>
      <w:r w:rsidRPr="00E66BA3">
        <w:rPr>
          <w:color w:val="auto"/>
        </w:rPr>
        <w:tab/>
        <w:t xml:space="preserve">The American Institute for Cancer Research/World Cancer Research Fund </w:t>
      </w:r>
      <w:r w:rsidRPr="00E66BA3">
        <w:rPr>
          <w:i/>
          <w:iCs/>
          <w:color w:val="auto"/>
        </w:rPr>
        <w:t>Diet, Nutrition, Physical Activity and Cancer: A Global Perspective</w:t>
      </w:r>
      <w:r w:rsidRPr="00E66BA3">
        <w:rPr>
          <w:color w:val="auto"/>
        </w:rPr>
        <w:t>; 3rd ed.;</w:t>
      </w:r>
    </w:p>
    <w:p w14:paraId="02245D26" w14:textId="77777777" w:rsidR="00E66BA3" w:rsidRPr="00E66BA3" w:rsidRDefault="00E66BA3" w:rsidP="00E66BA3">
      <w:pPr>
        <w:pStyle w:val="Bibliography"/>
        <w:rPr>
          <w:color w:val="auto"/>
        </w:rPr>
      </w:pPr>
      <w:r w:rsidRPr="00E66BA3">
        <w:rPr>
          <w:color w:val="auto"/>
        </w:rPr>
        <w:t xml:space="preserve">10. </w:t>
      </w:r>
      <w:r w:rsidRPr="00E66BA3">
        <w:rPr>
          <w:color w:val="auto"/>
        </w:rPr>
        <w:tab/>
        <w:t xml:space="preserve">Thompson, K.L.; Elliott, L.; Fuchs-Tarlovsky, V.; Levin, R.M.; Voss, A.C.; Piemonte, T. Oncology Evidence-Based Nutrition Practice Guideline for Adults. </w:t>
      </w:r>
      <w:r w:rsidRPr="00E66BA3">
        <w:rPr>
          <w:i/>
          <w:iCs/>
          <w:color w:val="auto"/>
        </w:rPr>
        <w:t>J. Acad. Nutr. Diet.</w:t>
      </w:r>
      <w:r w:rsidRPr="00E66BA3">
        <w:rPr>
          <w:color w:val="auto"/>
        </w:rPr>
        <w:t xml:space="preserve"> </w:t>
      </w:r>
      <w:r w:rsidRPr="00E66BA3">
        <w:rPr>
          <w:b/>
          <w:bCs/>
          <w:color w:val="auto"/>
        </w:rPr>
        <w:t>2017</w:t>
      </w:r>
      <w:r w:rsidRPr="00E66BA3">
        <w:rPr>
          <w:color w:val="auto"/>
        </w:rPr>
        <w:t xml:space="preserve">, </w:t>
      </w:r>
      <w:r w:rsidRPr="00E66BA3">
        <w:rPr>
          <w:i/>
          <w:iCs/>
          <w:color w:val="auto"/>
        </w:rPr>
        <w:t>117</w:t>
      </w:r>
      <w:r w:rsidRPr="00E66BA3">
        <w:rPr>
          <w:color w:val="auto"/>
        </w:rPr>
        <w:t>, 297-310.e47, doi:10.1016/j.jand.2016.05.010.</w:t>
      </w:r>
    </w:p>
    <w:p w14:paraId="481628E3" w14:textId="77777777" w:rsidR="00E66BA3" w:rsidRPr="00E66BA3" w:rsidRDefault="00E66BA3" w:rsidP="00E66BA3">
      <w:pPr>
        <w:pStyle w:val="Bibliography"/>
        <w:rPr>
          <w:color w:val="auto"/>
        </w:rPr>
      </w:pPr>
      <w:r w:rsidRPr="00E66BA3">
        <w:rPr>
          <w:color w:val="auto"/>
        </w:rPr>
        <w:t xml:space="preserve">11. </w:t>
      </w:r>
      <w:r w:rsidRPr="00E66BA3">
        <w:rPr>
          <w:color w:val="auto"/>
        </w:rPr>
        <w:tab/>
        <w:t xml:space="preserve">Pekmezi, D.W.; Demark-Wahnefried, W. Updated Evidence in Support of Diet and Exercise Interventions in Cancer Survivors. </w:t>
      </w:r>
      <w:r w:rsidRPr="00E66BA3">
        <w:rPr>
          <w:i/>
          <w:iCs/>
          <w:color w:val="auto"/>
        </w:rPr>
        <w:t>Acta Oncol.</w:t>
      </w:r>
      <w:r w:rsidRPr="00E66BA3">
        <w:rPr>
          <w:color w:val="auto"/>
        </w:rPr>
        <w:t xml:space="preserve"> </w:t>
      </w:r>
      <w:r w:rsidRPr="00E66BA3">
        <w:rPr>
          <w:b/>
          <w:bCs/>
          <w:color w:val="auto"/>
        </w:rPr>
        <w:t>2011</w:t>
      </w:r>
      <w:r w:rsidRPr="00E66BA3">
        <w:rPr>
          <w:color w:val="auto"/>
        </w:rPr>
        <w:t xml:space="preserve">, </w:t>
      </w:r>
      <w:r w:rsidRPr="00E66BA3">
        <w:rPr>
          <w:i/>
          <w:iCs/>
          <w:color w:val="auto"/>
        </w:rPr>
        <w:t>50</w:t>
      </w:r>
      <w:r w:rsidRPr="00E66BA3">
        <w:rPr>
          <w:color w:val="auto"/>
        </w:rPr>
        <w:t>, 167–178, doi:10.3109/0284186X.2010.529822.</w:t>
      </w:r>
    </w:p>
    <w:p w14:paraId="152B5B25" w14:textId="77777777" w:rsidR="00E66BA3" w:rsidRPr="00E66BA3" w:rsidRDefault="00E66BA3" w:rsidP="00E66BA3">
      <w:pPr>
        <w:pStyle w:val="Bibliography"/>
        <w:rPr>
          <w:color w:val="auto"/>
        </w:rPr>
      </w:pPr>
      <w:r w:rsidRPr="00E66BA3">
        <w:rPr>
          <w:color w:val="auto"/>
        </w:rPr>
        <w:t xml:space="preserve">12. </w:t>
      </w:r>
      <w:r w:rsidRPr="00E66BA3">
        <w:rPr>
          <w:color w:val="auto"/>
        </w:rPr>
        <w:tab/>
        <w:t xml:space="preserve">Balhareth, A.; Aldossary, M.Y.; McNamara, D. Impact of Physical Activity and Diet on Colorectal Cancer Survivors’ Quality of Life: A Systematic Review. </w:t>
      </w:r>
      <w:r w:rsidRPr="00E66BA3">
        <w:rPr>
          <w:i/>
          <w:iCs/>
          <w:color w:val="auto"/>
        </w:rPr>
        <w:t>World J. Surg. Oncol.</w:t>
      </w:r>
      <w:r w:rsidRPr="00E66BA3">
        <w:rPr>
          <w:color w:val="auto"/>
        </w:rPr>
        <w:t xml:space="preserve"> </w:t>
      </w:r>
      <w:r w:rsidRPr="00E66BA3">
        <w:rPr>
          <w:b/>
          <w:bCs/>
          <w:color w:val="auto"/>
        </w:rPr>
        <w:t>2019</w:t>
      </w:r>
      <w:r w:rsidRPr="00E66BA3">
        <w:rPr>
          <w:color w:val="auto"/>
        </w:rPr>
        <w:t xml:space="preserve">, </w:t>
      </w:r>
      <w:r w:rsidRPr="00E66BA3">
        <w:rPr>
          <w:i/>
          <w:iCs/>
          <w:color w:val="auto"/>
        </w:rPr>
        <w:t>17</w:t>
      </w:r>
      <w:r w:rsidRPr="00E66BA3">
        <w:rPr>
          <w:color w:val="auto"/>
        </w:rPr>
        <w:t>, 153, doi:10.1186/s12957-019-1697-2.</w:t>
      </w:r>
    </w:p>
    <w:p w14:paraId="3B545A48" w14:textId="77777777" w:rsidR="00E66BA3" w:rsidRPr="00E66BA3" w:rsidRDefault="00E66BA3" w:rsidP="00E66BA3">
      <w:pPr>
        <w:pStyle w:val="Bibliography"/>
        <w:rPr>
          <w:color w:val="auto"/>
        </w:rPr>
      </w:pPr>
      <w:r w:rsidRPr="00E66BA3">
        <w:rPr>
          <w:color w:val="auto"/>
        </w:rPr>
        <w:t xml:space="preserve">13. </w:t>
      </w:r>
      <w:r w:rsidRPr="00E66BA3">
        <w:rPr>
          <w:color w:val="auto"/>
        </w:rPr>
        <w:tab/>
        <w:t xml:space="preserve">Wayne, S.J.; Baumgartner, K.; Baumgartner, R.N.; Bernstein, L.; Bowen, D.J.; Ballard-Barbash, R. Diet Quality Is Directly Associated with Quality of Life in Breast Cancer Survivors. </w:t>
      </w:r>
      <w:r w:rsidRPr="00E66BA3">
        <w:rPr>
          <w:i/>
          <w:iCs/>
          <w:color w:val="auto"/>
        </w:rPr>
        <w:t>Breast Cancer Res. Treat.</w:t>
      </w:r>
      <w:r w:rsidRPr="00E66BA3">
        <w:rPr>
          <w:color w:val="auto"/>
        </w:rPr>
        <w:t xml:space="preserve"> </w:t>
      </w:r>
      <w:r w:rsidRPr="00E66BA3">
        <w:rPr>
          <w:b/>
          <w:bCs/>
          <w:color w:val="auto"/>
        </w:rPr>
        <w:t>2006</w:t>
      </w:r>
      <w:r w:rsidRPr="00E66BA3">
        <w:rPr>
          <w:color w:val="auto"/>
        </w:rPr>
        <w:t xml:space="preserve">, </w:t>
      </w:r>
      <w:r w:rsidRPr="00E66BA3">
        <w:rPr>
          <w:i/>
          <w:iCs/>
          <w:color w:val="auto"/>
        </w:rPr>
        <w:t>96</w:t>
      </w:r>
      <w:r w:rsidRPr="00E66BA3">
        <w:rPr>
          <w:color w:val="auto"/>
        </w:rPr>
        <w:t>, 227–232, doi:10.1007/s10549-005-9018-6.</w:t>
      </w:r>
    </w:p>
    <w:p w14:paraId="2E184CB5" w14:textId="77777777" w:rsidR="00E66BA3" w:rsidRPr="00E66BA3" w:rsidRDefault="00E66BA3" w:rsidP="00E66BA3">
      <w:pPr>
        <w:pStyle w:val="Bibliography"/>
        <w:rPr>
          <w:color w:val="auto"/>
        </w:rPr>
      </w:pPr>
      <w:r w:rsidRPr="00E66BA3">
        <w:rPr>
          <w:color w:val="auto"/>
        </w:rPr>
        <w:t xml:space="preserve">14. </w:t>
      </w:r>
      <w:r w:rsidRPr="00E66BA3">
        <w:rPr>
          <w:color w:val="auto"/>
        </w:rPr>
        <w:tab/>
        <w:t xml:space="preserve">Zhang, F.; Tapera, T.M.; Gou, J. Application of a New Dietary Pattern Analysis Method in Nutritional Epidemiology. </w:t>
      </w:r>
      <w:r w:rsidRPr="00E66BA3">
        <w:rPr>
          <w:i/>
          <w:iCs/>
          <w:color w:val="auto"/>
        </w:rPr>
        <w:t>BMC Med. Res. Methodol.</w:t>
      </w:r>
      <w:r w:rsidRPr="00E66BA3">
        <w:rPr>
          <w:color w:val="auto"/>
        </w:rPr>
        <w:t xml:space="preserve"> </w:t>
      </w:r>
      <w:r w:rsidRPr="00E66BA3">
        <w:rPr>
          <w:b/>
          <w:bCs/>
          <w:color w:val="auto"/>
        </w:rPr>
        <w:t>2018</w:t>
      </w:r>
      <w:r w:rsidRPr="00E66BA3">
        <w:rPr>
          <w:color w:val="auto"/>
        </w:rPr>
        <w:t xml:space="preserve">, </w:t>
      </w:r>
      <w:r w:rsidRPr="00E66BA3">
        <w:rPr>
          <w:i/>
          <w:iCs/>
          <w:color w:val="auto"/>
        </w:rPr>
        <w:t>18</w:t>
      </w:r>
      <w:r w:rsidRPr="00E66BA3">
        <w:rPr>
          <w:color w:val="auto"/>
        </w:rPr>
        <w:t>, 119, doi:10.1186/s12874-018-0585-8.</w:t>
      </w:r>
    </w:p>
    <w:p w14:paraId="75437958" w14:textId="77777777" w:rsidR="00E66BA3" w:rsidRPr="00E66BA3" w:rsidRDefault="00E66BA3" w:rsidP="00E66BA3">
      <w:pPr>
        <w:pStyle w:val="Bibliography"/>
        <w:rPr>
          <w:color w:val="auto"/>
        </w:rPr>
      </w:pPr>
      <w:r w:rsidRPr="00E66BA3">
        <w:rPr>
          <w:color w:val="auto"/>
        </w:rPr>
        <w:t xml:space="preserve">15. </w:t>
      </w:r>
      <w:r w:rsidRPr="00E66BA3">
        <w:rPr>
          <w:color w:val="auto"/>
        </w:rPr>
        <w:tab/>
        <w:t xml:space="preserve">McEligot, A.J.; Poynor, V.; Sharma, R.; Panangadan, A. Logistic LASSO Regression for Dietary Intakes and Breast Cancer. </w:t>
      </w:r>
      <w:r w:rsidRPr="00E66BA3">
        <w:rPr>
          <w:i/>
          <w:iCs/>
          <w:color w:val="auto"/>
        </w:rPr>
        <w:t>Nutrients</w:t>
      </w:r>
      <w:r w:rsidRPr="00E66BA3">
        <w:rPr>
          <w:color w:val="auto"/>
        </w:rPr>
        <w:t xml:space="preserve"> </w:t>
      </w:r>
      <w:r w:rsidRPr="00E66BA3">
        <w:rPr>
          <w:b/>
          <w:bCs/>
          <w:color w:val="auto"/>
        </w:rPr>
        <w:t>2020</w:t>
      </w:r>
      <w:r w:rsidRPr="00E66BA3">
        <w:rPr>
          <w:color w:val="auto"/>
        </w:rPr>
        <w:t xml:space="preserve">, </w:t>
      </w:r>
      <w:r w:rsidRPr="00E66BA3">
        <w:rPr>
          <w:i/>
          <w:iCs/>
          <w:color w:val="auto"/>
        </w:rPr>
        <w:t>12</w:t>
      </w:r>
      <w:r w:rsidRPr="00E66BA3">
        <w:rPr>
          <w:color w:val="auto"/>
        </w:rPr>
        <w:t>, 2652, doi:10.3390/nu12092652.</w:t>
      </w:r>
    </w:p>
    <w:p w14:paraId="38930AA6" w14:textId="77777777" w:rsidR="00E66BA3" w:rsidRPr="00E66BA3" w:rsidRDefault="00E66BA3" w:rsidP="00E66BA3">
      <w:pPr>
        <w:pStyle w:val="Bibliography"/>
        <w:rPr>
          <w:color w:val="auto"/>
        </w:rPr>
      </w:pPr>
      <w:r w:rsidRPr="00E66BA3">
        <w:rPr>
          <w:color w:val="auto"/>
        </w:rPr>
        <w:t xml:space="preserve">16. </w:t>
      </w:r>
      <w:r w:rsidRPr="00E66BA3">
        <w:rPr>
          <w:color w:val="auto"/>
        </w:rPr>
        <w:tab/>
        <w:t xml:space="preserve">Curtin, L.R.; Mohadjer, L.K.; Dohrmann, S.M.; Kruszon-Moran, D.; Mirel, L.B.; Carroll, M.D.; Hirsch, R.; Burt, V.L.; Johnson, C.L. National Health and Nutrition Examination Survey: Sample Design, 2007-2010. </w:t>
      </w:r>
      <w:r w:rsidRPr="00E66BA3">
        <w:rPr>
          <w:i/>
          <w:iCs/>
          <w:color w:val="auto"/>
        </w:rPr>
        <w:t>Vital Health Stat. 2.</w:t>
      </w:r>
      <w:r w:rsidRPr="00E66BA3">
        <w:rPr>
          <w:color w:val="auto"/>
        </w:rPr>
        <w:t xml:space="preserve"> </w:t>
      </w:r>
      <w:r w:rsidRPr="00E66BA3">
        <w:rPr>
          <w:b/>
          <w:bCs/>
          <w:color w:val="auto"/>
        </w:rPr>
        <w:t>2013</w:t>
      </w:r>
      <w:r w:rsidRPr="00E66BA3">
        <w:rPr>
          <w:color w:val="auto"/>
        </w:rPr>
        <w:t>, 1–23.</w:t>
      </w:r>
    </w:p>
    <w:p w14:paraId="7C0C4882" w14:textId="69921DBB" w:rsidR="00E66BA3" w:rsidRPr="00E66BA3" w:rsidRDefault="00E66BA3" w:rsidP="00E66BA3">
      <w:pPr>
        <w:pStyle w:val="Bibliography"/>
        <w:rPr>
          <w:color w:val="auto"/>
        </w:rPr>
      </w:pPr>
      <w:r w:rsidRPr="00E66BA3">
        <w:rPr>
          <w:color w:val="auto"/>
        </w:rPr>
        <w:t xml:space="preserve">17. </w:t>
      </w:r>
      <w:r w:rsidRPr="00E66BA3">
        <w:rPr>
          <w:color w:val="auto"/>
        </w:rPr>
        <w:tab/>
        <w:t>About the National Health and Nutrition Examination Survey.</w:t>
      </w:r>
      <w:ins w:id="1016" w:author="Maino Vieytes, Christian Augusto" w:date="2022-10-19T14:21:00Z">
        <w:r w:rsidR="00660BE7" w:rsidRPr="00660BE7">
          <w:t xml:space="preserve"> </w:t>
        </w:r>
        <w:r w:rsidR="00660BE7" w:rsidRPr="00660BE7">
          <w:rPr>
            <w:color w:val="auto"/>
          </w:rPr>
          <w:t>https://www.cdc.gov/nchs/nhanes/about_nhanes.htm</w:t>
        </w:r>
      </w:ins>
    </w:p>
    <w:p w14:paraId="7E46AAFE" w14:textId="77777777" w:rsidR="00E66BA3" w:rsidRPr="00E66BA3" w:rsidRDefault="00E66BA3" w:rsidP="00E66BA3">
      <w:pPr>
        <w:pStyle w:val="Bibliography"/>
        <w:rPr>
          <w:color w:val="auto"/>
        </w:rPr>
      </w:pPr>
      <w:r w:rsidRPr="00E66BA3">
        <w:rPr>
          <w:color w:val="auto"/>
        </w:rPr>
        <w:t xml:space="preserve">18. </w:t>
      </w:r>
      <w:r w:rsidRPr="00E66BA3">
        <w:rPr>
          <w:color w:val="auto"/>
        </w:rPr>
        <w:tab/>
        <w:t xml:space="preserve">Yaghjyan, L.; Wijayabahu, A.T.; Egan, K.M. RE: The Association Between Dietary Quality and Overall and Cancer-Specific Mortality Among Cancer Survivors, NHANES III. </w:t>
      </w:r>
      <w:r w:rsidRPr="00E66BA3">
        <w:rPr>
          <w:i/>
          <w:iCs/>
          <w:color w:val="auto"/>
        </w:rPr>
        <w:t>JNCI Cancer Spectr.</w:t>
      </w:r>
      <w:r w:rsidRPr="00E66BA3">
        <w:rPr>
          <w:color w:val="auto"/>
        </w:rPr>
        <w:t xml:space="preserve"> </w:t>
      </w:r>
      <w:r w:rsidRPr="00E66BA3">
        <w:rPr>
          <w:b/>
          <w:bCs/>
          <w:color w:val="auto"/>
        </w:rPr>
        <w:t>2018</w:t>
      </w:r>
      <w:r w:rsidRPr="00E66BA3">
        <w:rPr>
          <w:color w:val="auto"/>
        </w:rPr>
        <w:t xml:space="preserve">, </w:t>
      </w:r>
      <w:r w:rsidRPr="00E66BA3">
        <w:rPr>
          <w:i/>
          <w:iCs/>
          <w:color w:val="auto"/>
        </w:rPr>
        <w:t>2</w:t>
      </w:r>
      <w:r w:rsidRPr="00E66BA3">
        <w:rPr>
          <w:color w:val="auto"/>
        </w:rPr>
        <w:t>, pky044, doi:10.1093/jncics/pky044.</w:t>
      </w:r>
    </w:p>
    <w:p w14:paraId="781AD791" w14:textId="77777777" w:rsidR="00E66BA3" w:rsidRPr="00E66BA3" w:rsidRDefault="00E66BA3" w:rsidP="00E66BA3">
      <w:pPr>
        <w:pStyle w:val="Bibliography"/>
        <w:rPr>
          <w:color w:val="auto"/>
        </w:rPr>
      </w:pPr>
      <w:r w:rsidRPr="00E66BA3">
        <w:rPr>
          <w:color w:val="auto"/>
        </w:rPr>
        <w:t xml:space="preserve">19. </w:t>
      </w:r>
      <w:r w:rsidRPr="00E66BA3">
        <w:rPr>
          <w:color w:val="auto"/>
        </w:rPr>
        <w:tab/>
        <w:t xml:space="preserve">Wolfe, A.M.; Lee, J.A.; Laurson, K.R. Socioeconomic Status and Physical Fitness in Youth: Findings from the NHANES National Youth Fitness Survey. </w:t>
      </w:r>
      <w:r w:rsidRPr="00E66BA3">
        <w:rPr>
          <w:i/>
          <w:iCs/>
          <w:color w:val="auto"/>
        </w:rPr>
        <w:t>J. Sports Sci.</w:t>
      </w:r>
      <w:r w:rsidRPr="00E66BA3">
        <w:rPr>
          <w:color w:val="auto"/>
        </w:rPr>
        <w:t xml:space="preserve"> </w:t>
      </w:r>
      <w:r w:rsidRPr="00E66BA3">
        <w:rPr>
          <w:b/>
          <w:bCs/>
          <w:color w:val="auto"/>
        </w:rPr>
        <w:t>2020</w:t>
      </w:r>
      <w:r w:rsidRPr="00E66BA3">
        <w:rPr>
          <w:color w:val="auto"/>
        </w:rPr>
        <w:t xml:space="preserve">, </w:t>
      </w:r>
      <w:r w:rsidRPr="00E66BA3">
        <w:rPr>
          <w:i/>
          <w:iCs/>
          <w:color w:val="auto"/>
        </w:rPr>
        <w:t>38</w:t>
      </w:r>
      <w:r w:rsidRPr="00E66BA3">
        <w:rPr>
          <w:color w:val="auto"/>
        </w:rPr>
        <w:t>, 534–541, doi:10.1080/02640414.2020.1713688.</w:t>
      </w:r>
    </w:p>
    <w:p w14:paraId="38CCDB46" w14:textId="77777777" w:rsidR="00E66BA3" w:rsidRPr="00E66BA3" w:rsidRDefault="00E66BA3" w:rsidP="00E66BA3">
      <w:pPr>
        <w:pStyle w:val="Bibliography"/>
        <w:rPr>
          <w:color w:val="auto"/>
        </w:rPr>
      </w:pPr>
      <w:r w:rsidRPr="00E66BA3">
        <w:rPr>
          <w:color w:val="auto"/>
        </w:rPr>
        <w:t xml:space="preserve">20. </w:t>
      </w:r>
      <w:r w:rsidRPr="00E66BA3">
        <w:rPr>
          <w:color w:val="auto"/>
        </w:rPr>
        <w:tab/>
        <w:t xml:space="preserve">Agarwal, S. The Association of Active and Passive Smoking with Peripheral Arterial Disease: Results from NHANES 1999–2004. </w:t>
      </w:r>
      <w:r w:rsidRPr="00E66BA3">
        <w:rPr>
          <w:i/>
          <w:iCs/>
          <w:color w:val="auto"/>
        </w:rPr>
        <w:t>Angiology</w:t>
      </w:r>
      <w:r w:rsidRPr="00E66BA3">
        <w:rPr>
          <w:color w:val="auto"/>
        </w:rPr>
        <w:t xml:space="preserve"> </w:t>
      </w:r>
      <w:r w:rsidRPr="00E66BA3">
        <w:rPr>
          <w:b/>
          <w:bCs/>
          <w:color w:val="auto"/>
        </w:rPr>
        <w:t>2009</w:t>
      </w:r>
      <w:r w:rsidRPr="00E66BA3">
        <w:rPr>
          <w:color w:val="auto"/>
        </w:rPr>
        <w:t xml:space="preserve">, </w:t>
      </w:r>
      <w:r w:rsidRPr="00E66BA3">
        <w:rPr>
          <w:i/>
          <w:iCs/>
          <w:color w:val="auto"/>
        </w:rPr>
        <w:t>60</w:t>
      </w:r>
      <w:r w:rsidRPr="00E66BA3">
        <w:rPr>
          <w:color w:val="auto"/>
        </w:rPr>
        <w:t>, 335–345, doi:10.1177/0003319708330526.</w:t>
      </w:r>
    </w:p>
    <w:p w14:paraId="2604E12D" w14:textId="77777777" w:rsidR="00E66BA3" w:rsidRPr="00E66BA3" w:rsidRDefault="00E66BA3" w:rsidP="00E66BA3">
      <w:pPr>
        <w:pStyle w:val="Bibliography"/>
        <w:rPr>
          <w:color w:val="auto"/>
        </w:rPr>
      </w:pPr>
      <w:r w:rsidRPr="00E66BA3">
        <w:rPr>
          <w:color w:val="auto"/>
        </w:rPr>
        <w:t xml:space="preserve">21. </w:t>
      </w:r>
      <w:r w:rsidRPr="00E66BA3">
        <w:rPr>
          <w:color w:val="auto"/>
        </w:rPr>
        <w:tab/>
        <w:t xml:space="preserve">Dietary Guidelines Advisory Committee; OverDrive, I. </w:t>
      </w:r>
      <w:r w:rsidRPr="00E66BA3">
        <w:rPr>
          <w:i/>
          <w:iCs/>
          <w:color w:val="auto"/>
        </w:rPr>
        <w:t>Dietary Guidelines for Americans 2015-2020</w:t>
      </w:r>
      <w:r w:rsidRPr="00E66BA3">
        <w:rPr>
          <w:color w:val="auto"/>
        </w:rPr>
        <w:t>; 2016; ISBN 978-0-16-093465-0.</w:t>
      </w:r>
    </w:p>
    <w:p w14:paraId="243F3F89" w14:textId="77777777" w:rsidR="00E66BA3" w:rsidRPr="00E66BA3" w:rsidRDefault="00E66BA3" w:rsidP="00E66BA3">
      <w:pPr>
        <w:pStyle w:val="Bibliography"/>
        <w:rPr>
          <w:color w:val="auto"/>
        </w:rPr>
      </w:pPr>
      <w:r w:rsidRPr="00E66BA3">
        <w:rPr>
          <w:color w:val="auto"/>
        </w:rPr>
        <w:t xml:space="preserve">22. </w:t>
      </w:r>
      <w:r w:rsidRPr="00E66BA3">
        <w:rPr>
          <w:color w:val="auto"/>
        </w:rPr>
        <w:tab/>
        <w:t xml:space="preserve">Zhao, H.; Pan, Y.; Wang, C.; Guo, Y.; Yao, N.; Wang, H.; Li, B. The Effects of Metal Exposures on Charlson Comorbidity Index Using Zero-Inflated Negative Binomial Regression Model: NHANES 2011–2016. </w:t>
      </w:r>
      <w:r w:rsidRPr="00E66BA3">
        <w:rPr>
          <w:i/>
          <w:iCs/>
          <w:color w:val="auto"/>
        </w:rPr>
        <w:t>Biol. Trace Elem. Res.</w:t>
      </w:r>
      <w:r w:rsidRPr="00E66BA3">
        <w:rPr>
          <w:color w:val="auto"/>
        </w:rPr>
        <w:t xml:space="preserve"> </w:t>
      </w:r>
      <w:r w:rsidRPr="00E66BA3">
        <w:rPr>
          <w:b/>
          <w:bCs/>
          <w:color w:val="auto"/>
        </w:rPr>
        <w:t>2021</w:t>
      </w:r>
      <w:r w:rsidRPr="00E66BA3">
        <w:rPr>
          <w:color w:val="auto"/>
        </w:rPr>
        <w:t xml:space="preserve">, </w:t>
      </w:r>
      <w:r w:rsidRPr="00E66BA3">
        <w:rPr>
          <w:i/>
          <w:iCs/>
          <w:color w:val="auto"/>
        </w:rPr>
        <w:t>199</w:t>
      </w:r>
      <w:r w:rsidRPr="00E66BA3">
        <w:rPr>
          <w:color w:val="auto"/>
        </w:rPr>
        <w:t>, 2104–2111, doi:10.1007/s12011-020-02331-4.</w:t>
      </w:r>
    </w:p>
    <w:p w14:paraId="2975297C" w14:textId="77777777" w:rsidR="00E66BA3" w:rsidRPr="00E66BA3" w:rsidRDefault="00E66BA3" w:rsidP="00E66BA3">
      <w:pPr>
        <w:pStyle w:val="Bibliography"/>
        <w:rPr>
          <w:color w:val="auto"/>
        </w:rPr>
      </w:pPr>
      <w:r w:rsidRPr="00E66BA3">
        <w:rPr>
          <w:color w:val="auto"/>
        </w:rPr>
        <w:t xml:space="preserve">23. </w:t>
      </w:r>
      <w:r w:rsidRPr="00E66BA3">
        <w:rPr>
          <w:color w:val="auto"/>
        </w:rPr>
        <w:tab/>
        <w:t xml:space="preserve">Tucker, L.A. Physical Activity and Telomere Length in U.S. Men and Women: An NHANES Investigation. </w:t>
      </w:r>
      <w:r w:rsidRPr="00E66BA3">
        <w:rPr>
          <w:i/>
          <w:iCs/>
          <w:color w:val="auto"/>
        </w:rPr>
        <w:t>Prev. Med.</w:t>
      </w:r>
      <w:r w:rsidRPr="00E66BA3">
        <w:rPr>
          <w:color w:val="auto"/>
        </w:rPr>
        <w:t xml:space="preserve"> </w:t>
      </w:r>
      <w:r w:rsidRPr="00E66BA3">
        <w:rPr>
          <w:b/>
          <w:bCs/>
          <w:color w:val="auto"/>
        </w:rPr>
        <w:t>2017</w:t>
      </w:r>
      <w:r w:rsidRPr="00E66BA3">
        <w:rPr>
          <w:color w:val="auto"/>
        </w:rPr>
        <w:t xml:space="preserve">, </w:t>
      </w:r>
      <w:r w:rsidRPr="00E66BA3">
        <w:rPr>
          <w:i/>
          <w:iCs/>
          <w:color w:val="auto"/>
        </w:rPr>
        <w:t>100</w:t>
      </w:r>
      <w:r w:rsidRPr="00E66BA3">
        <w:rPr>
          <w:color w:val="auto"/>
        </w:rPr>
        <w:t>, 145–151, doi:10.1016/j.ypmed.2017.04.027.</w:t>
      </w:r>
    </w:p>
    <w:p w14:paraId="0EC5552A" w14:textId="77777777" w:rsidR="00E66BA3" w:rsidRPr="00E66BA3" w:rsidRDefault="00E66BA3" w:rsidP="00E66BA3">
      <w:pPr>
        <w:pStyle w:val="Bibliography"/>
        <w:rPr>
          <w:color w:val="auto"/>
        </w:rPr>
      </w:pPr>
      <w:r w:rsidRPr="00E66BA3">
        <w:rPr>
          <w:color w:val="auto"/>
        </w:rPr>
        <w:lastRenderedPageBreak/>
        <w:t xml:space="preserve">24. </w:t>
      </w:r>
      <w:r w:rsidRPr="00E66BA3">
        <w:rPr>
          <w:color w:val="auto"/>
        </w:rPr>
        <w:tab/>
        <w:t xml:space="preserve">Blanton, C.A.; Moshfegh, A.J.; Baer, D.J.; Kretsch, M.J. The USDA Automated Multiple-Pass Method Accurately Estimates Group Total Energy and Nutrient Intake. </w:t>
      </w:r>
      <w:r w:rsidRPr="00E66BA3">
        <w:rPr>
          <w:i/>
          <w:iCs/>
          <w:color w:val="auto"/>
        </w:rPr>
        <w:t>J. Nutr.</w:t>
      </w:r>
      <w:r w:rsidRPr="00E66BA3">
        <w:rPr>
          <w:color w:val="auto"/>
        </w:rPr>
        <w:t xml:space="preserve"> </w:t>
      </w:r>
      <w:r w:rsidRPr="00E66BA3">
        <w:rPr>
          <w:b/>
          <w:bCs/>
          <w:color w:val="auto"/>
        </w:rPr>
        <w:t>2006</w:t>
      </w:r>
      <w:r w:rsidRPr="00E66BA3">
        <w:rPr>
          <w:color w:val="auto"/>
        </w:rPr>
        <w:t xml:space="preserve">, </w:t>
      </w:r>
      <w:r w:rsidRPr="00E66BA3">
        <w:rPr>
          <w:i/>
          <w:iCs/>
          <w:color w:val="auto"/>
        </w:rPr>
        <w:t>136</w:t>
      </w:r>
      <w:r w:rsidRPr="00E66BA3">
        <w:rPr>
          <w:color w:val="auto"/>
        </w:rPr>
        <w:t>, 2594–2599, doi:10.1093/jn/136.10.2594.</w:t>
      </w:r>
    </w:p>
    <w:p w14:paraId="4360DAF0" w14:textId="77777777" w:rsidR="00E66BA3" w:rsidRPr="00E66BA3" w:rsidRDefault="00E66BA3" w:rsidP="00E66BA3">
      <w:pPr>
        <w:pStyle w:val="Bibliography"/>
        <w:rPr>
          <w:color w:val="auto"/>
        </w:rPr>
      </w:pPr>
      <w:r w:rsidRPr="00E66BA3">
        <w:rPr>
          <w:color w:val="auto"/>
        </w:rPr>
        <w:t xml:space="preserve">25. </w:t>
      </w:r>
      <w:r w:rsidRPr="00E66BA3">
        <w:rPr>
          <w:color w:val="auto"/>
        </w:rPr>
        <w:tab/>
        <w:t xml:space="preserve">Moshfegh, A.J.; Rhodes, D.G.; Baer, D.J.; Murayi, T.; Clemens, J.C.; Rumpler, W.V.; Paul, D.R.; Sebastian, R.S.; Kuczynski, K.J.; Ingwersen, L.A.; et al. The US Department of Agriculture Automated Multiple-Pass Method Reduces Bias in the Collection of Energy Intakes. </w:t>
      </w:r>
      <w:r w:rsidRPr="00E66BA3">
        <w:rPr>
          <w:i/>
          <w:iCs/>
          <w:color w:val="auto"/>
        </w:rPr>
        <w:t>Am. J. Clin. Nutr.</w:t>
      </w:r>
      <w:r w:rsidRPr="00E66BA3">
        <w:rPr>
          <w:color w:val="auto"/>
        </w:rPr>
        <w:t xml:space="preserve"> </w:t>
      </w:r>
      <w:r w:rsidRPr="00E66BA3">
        <w:rPr>
          <w:b/>
          <w:bCs/>
          <w:color w:val="auto"/>
        </w:rPr>
        <w:t>2008</w:t>
      </w:r>
      <w:r w:rsidRPr="00E66BA3">
        <w:rPr>
          <w:color w:val="auto"/>
        </w:rPr>
        <w:t xml:space="preserve">, </w:t>
      </w:r>
      <w:r w:rsidRPr="00E66BA3">
        <w:rPr>
          <w:i/>
          <w:iCs/>
          <w:color w:val="auto"/>
        </w:rPr>
        <w:t>88</w:t>
      </w:r>
      <w:r w:rsidRPr="00E66BA3">
        <w:rPr>
          <w:color w:val="auto"/>
        </w:rPr>
        <w:t>, 324–332, doi:10.1093/ajcn/88.2.324.</w:t>
      </w:r>
    </w:p>
    <w:p w14:paraId="75BC093E" w14:textId="77777777" w:rsidR="00E66BA3" w:rsidRPr="00E66BA3" w:rsidRDefault="00E66BA3" w:rsidP="00E66BA3">
      <w:pPr>
        <w:pStyle w:val="Bibliography"/>
        <w:rPr>
          <w:color w:val="auto"/>
        </w:rPr>
      </w:pPr>
      <w:r w:rsidRPr="00E66BA3">
        <w:rPr>
          <w:color w:val="auto"/>
        </w:rPr>
        <w:t xml:space="preserve">26. </w:t>
      </w:r>
      <w:r w:rsidRPr="00E66BA3">
        <w:rPr>
          <w:color w:val="auto"/>
        </w:rPr>
        <w:tab/>
        <w:t xml:space="preserve">Jovanovic, C.E.S.; Hoelscher, D.M.; Chen, B.; Ranjit, N.; van den Berg, A.E. The Associations of Plant-Based Food and Metabolic Syndrome Using NHANES 2015–16 Data. </w:t>
      </w:r>
      <w:r w:rsidRPr="00E66BA3">
        <w:rPr>
          <w:i/>
          <w:iCs/>
          <w:color w:val="auto"/>
        </w:rPr>
        <w:t>J. Public Health</w:t>
      </w:r>
      <w:r w:rsidRPr="00E66BA3">
        <w:rPr>
          <w:color w:val="auto"/>
        </w:rPr>
        <w:t xml:space="preserve"> </w:t>
      </w:r>
      <w:r w:rsidRPr="00E66BA3">
        <w:rPr>
          <w:b/>
          <w:bCs/>
          <w:color w:val="auto"/>
        </w:rPr>
        <w:t>2022</w:t>
      </w:r>
      <w:r w:rsidRPr="00E66BA3">
        <w:rPr>
          <w:color w:val="auto"/>
        </w:rPr>
        <w:t>, fdab403, doi:10.1093/pubmed/fdab403.</w:t>
      </w:r>
    </w:p>
    <w:p w14:paraId="49BB8A7B" w14:textId="77777777" w:rsidR="00E66BA3" w:rsidRPr="00E66BA3" w:rsidRDefault="00E66BA3" w:rsidP="00E66BA3">
      <w:pPr>
        <w:pStyle w:val="Bibliography"/>
        <w:rPr>
          <w:color w:val="auto"/>
        </w:rPr>
      </w:pPr>
      <w:r w:rsidRPr="00E66BA3">
        <w:rPr>
          <w:color w:val="auto"/>
        </w:rPr>
        <w:t xml:space="preserve">27. </w:t>
      </w:r>
      <w:r w:rsidRPr="00E66BA3">
        <w:rPr>
          <w:color w:val="auto"/>
        </w:rPr>
        <w:tab/>
        <w:t xml:space="preserve">Moore, C.; Murphy, M.M.; Keast, D.R.; Holick, M.F. Vitamin D Intake in the United States. </w:t>
      </w:r>
      <w:r w:rsidRPr="00E66BA3">
        <w:rPr>
          <w:i/>
          <w:iCs/>
          <w:color w:val="auto"/>
        </w:rPr>
        <w:t>J. Am. Diet. Assoc.</w:t>
      </w:r>
      <w:r w:rsidRPr="00E66BA3">
        <w:rPr>
          <w:color w:val="auto"/>
        </w:rPr>
        <w:t xml:space="preserve"> </w:t>
      </w:r>
      <w:r w:rsidRPr="00E66BA3">
        <w:rPr>
          <w:b/>
          <w:bCs/>
          <w:color w:val="auto"/>
        </w:rPr>
        <w:t>2004</w:t>
      </w:r>
      <w:r w:rsidRPr="00E66BA3">
        <w:rPr>
          <w:color w:val="auto"/>
        </w:rPr>
        <w:t xml:space="preserve">, </w:t>
      </w:r>
      <w:r w:rsidRPr="00E66BA3">
        <w:rPr>
          <w:i/>
          <w:iCs/>
          <w:color w:val="auto"/>
        </w:rPr>
        <w:t>104</w:t>
      </w:r>
      <w:r w:rsidRPr="00E66BA3">
        <w:rPr>
          <w:color w:val="auto"/>
        </w:rPr>
        <w:t>, 980–983, doi:10.1016/j.jada.2004.03.028.</w:t>
      </w:r>
    </w:p>
    <w:p w14:paraId="3ABC6D5F" w14:textId="77777777" w:rsidR="00E66BA3" w:rsidRPr="00E66BA3" w:rsidRDefault="00E66BA3" w:rsidP="00E66BA3">
      <w:pPr>
        <w:pStyle w:val="Bibliography"/>
        <w:rPr>
          <w:color w:val="auto"/>
        </w:rPr>
      </w:pPr>
      <w:r w:rsidRPr="00E66BA3">
        <w:rPr>
          <w:color w:val="auto"/>
        </w:rPr>
        <w:t xml:space="preserve">28. </w:t>
      </w:r>
      <w:r w:rsidRPr="00E66BA3">
        <w:rPr>
          <w:color w:val="auto"/>
        </w:rPr>
        <w:tab/>
        <w:t xml:space="preserve">Montville, J.B.; Ahuja, J.K.C.; Martin, C.L.; Heendeniya, K.Y.; Omolewa-Tomobi, G.; Steinfeldt, L.C.; Anand, J.; Adler, M.E.; LaComb, R.P.; Moshfegh, A. USDA Food and Nutrient Database for Dietary Studies (FNDDS), 5.0. </w:t>
      </w:r>
      <w:r w:rsidRPr="00E66BA3">
        <w:rPr>
          <w:i/>
          <w:iCs/>
          <w:color w:val="auto"/>
        </w:rPr>
        <w:t>Procedia Food Sci.</w:t>
      </w:r>
      <w:r w:rsidRPr="00E66BA3">
        <w:rPr>
          <w:color w:val="auto"/>
        </w:rPr>
        <w:t xml:space="preserve"> </w:t>
      </w:r>
      <w:r w:rsidRPr="00E66BA3">
        <w:rPr>
          <w:b/>
          <w:bCs/>
          <w:color w:val="auto"/>
        </w:rPr>
        <w:t>2013</w:t>
      </w:r>
      <w:r w:rsidRPr="00E66BA3">
        <w:rPr>
          <w:color w:val="auto"/>
        </w:rPr>
        <w:t xml:space="preserve">, </w:t>
      </w:r>
      <w:r w:rsidRPr="00E66BA3">
        <w:rPr>
          <w:i/>
          <w:iCs/>
          <w:color w:val="auto"/>
        </w:rPr>
        <w:t>2</w:t>
      </w:r>
      <w:r w:rsidRPr="00E66BA3">
        <w:rPr>
          <w:color w:val="auto"/>
        </w:rPr>
        <w:t>, 99–112, doi:10.1016/j.profoo.2013.04.016.</w:t>
      </w:r>
    </w:p>
    <w:p w14:paraId="69BCA36F" w14:textId="77777777" w:rsidR="00E66BA3" w:rsidRPr="00E66BA3" w:rsidRDefault="00E66BA3" w:rsidP="00E66BA3">
      <w:pPr>
        <w:pStyle w:val="Bibliography"/>
        <w:rPr>
          <w:color w:val="auto"/>
        </w:rPr>
      </w:pPr>
      <w:r w:rsidRPr="00E66BA3">
        <w:rPr>
          <w:color w:val="auto"/>
        </w:rPr>
        <w:t xml:space="preserve">29. </w:t>
      </w:r>
      <w:r w:rsidRPr="00E66BA3">
        <w:rPr>
          <w:color w:val="auto"/>
        </w:rPr>
        <w:tab/>
        <w:t>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04D6D5EF" w14:textId="77777777" w:rsidR="00E66BA3" w:rsidRPr="00E66BA3" w:rsidRDefault="00E66BA3" w:rsidP="00E66BA3">
      <w:pPr>
        <w:pStyle w:val="Bibliography"/>
        <w:rPr>
          <w:color w:val="auto"/>
        </w:rPr>
      </w:pPr>
      <w:r w:rsidRPr="00E66BA3">
        <w:rPr>
          <w:color w:val="auto"/>
        </w:rPr>
        <w:t xml:space="preserve">30. </w:t>
      </w:r>
      <w:r w:rsidRPr="00E66BA3">
        <w:rPr>
          <w:color w:val="auto"/>
        </w:rPr>
        <w:tab/>
        <w:t>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40D9E7EC" w14:textId="77777777" w:rsidR="00E66BA3" w:rsidRPr="00E66BA3" w:rsidRDefault="00E66BA3" w:rsidP="00E66BA3">
      <w:pPr>
        <w:pStyle w:val="Bibliography"/>
        <w:rPr>
          <w:color w:val="auto"/>
        </w:rPr>
      </w:pPr>
      <w:r w:rsidRPr="00E66BA3">
        <w:rPr>
          <w:color w:val="auto"/>
        </w:rPr>
        <w:t xml:space="preserve">31. </w:t>
      </w:r>
      <w:r w:rsidRPr="00E66BA3">
        <w:rPr>
          <w:color w:val="auto"/>
        </w:rPr>
        <w:tab/>
        <w:t xml:space="preserve">Willett, W.C.; Howe, G.R.; Kushi, L.H. Adjustment for Total Energy Intake in Epidemiologic Studies. </w:t>
      </w:r>
      <w:r w:rsidRPr="00E66BA3">
        <w:rPr>
          <w:i/>
          <w:iCs/>
          <w:color w:val="auto"/>
        </w:rPr>
        <w:t>Am. J. Clin. Nutr.</w:t>
      </w:r>
      <w:r w:rsidRPr="00E66BA3">
        <w:rPr>
          <w:color w:val="auto"/>
        </w:rPr>
        <w:t xml:space="preserve"> </w:t>
      </w:r>
      <w:r w:rsidRPr="00E66BA3">
        <w:rPr>
          <w:b/>
          <w:bCs/>
          <w:color w:val="auto"/>
        </w:rPr>
        <w:t>1997</w:t>
      </w:r>
      <w:r w:rsidRPr="00E66BA3">
        <w:rPr>
          <w:color w:val="auto"/>
        </w:rPr>
        <w:t xml:space="preserve">, </w:t>
      </w:r>
      <w:r w:rsidRPr="00E66BA3">
        <w:rPr>
          <w:i/>
          <w:iCs/>
          <w:color w:val="auto"/>
        </w:rPr>
        <w:t>65</w:t>
      </w:r>
      <w:r w:rsidRPr="00E66BA3">
        <w:rPr>
          <w:color w:val="auto"/>
        </w:rPr>
        <w:t>, 1220S-1228S, doi:10.1093/ajcn/65.4.1220S.</w:t>
      </w:r>
    </w:p>
    <w:p w14:paraId="02A3281F" w14:textId="77777777" w:rsidR="00E66BA3" w:rsidRPr="00E66BA3" w:rsidRDefault="00E66BA3" w:rsidP="00E66BA3">
      <w:pPr>
        <w:pStyle w:val="Bibliography"/>
        <w:rPr>
          <w:color w:val="auto"/>
        </w:rPr>
      </w:pPr>
      <w:r w:rsidRPr="00E66BA3">
        <w:rPr>
          <w:color w:val="auto"/>
        </w:rPr>
        <w:t xml:space="preserve">32. </w:t>
      </w:r>
      <w:r w:rsidRPr="00E66BA3">
        <w:rPr>
          <w:color w:val="auto"/>
        </w:rPr>
        <w:tab/>
        <w:t xml:space="preserve">Petrova, D.; Catena, A.; Rodríguez-Barranco, M.; Redondo-Sánchez, D.; Bayo-Lozano, E.; Garcia-Retamero, R.; Jiménez-Moleón, J.-J.; Sánchez, M.-J. Physical Comorbidities and Depression in Recent and Long-Term Adult Cancer Survivors: NHANES 2007–2018. </w:t>
      </w:r>
      <w:r w:rsidRPr="00E66BA3">
        <w:rPr>
          <w:i/>
          <w:iCs/>
          <w:color w:val="auto"/>
        </w:rPr>
        <w:t>Cancers</w:t>
      </w:r>
      <w:r w:rsidRPr="00E66BA3">
        <w:rPr>
          <w:color w:val="auto"/>
        </w:rPr>
        <w:t xml:space="preserve"> </w:t>
      </w:r>
      <w:r w:rsidRPr="00E66BA3">
        <w:rPr>
          <w:b/>
          <w:bCs/>
          <w:color w:val="auto"/>
        </w:rPr>
        <w:t>2021</w:t>
      </w:r>
      <w:r w:rsidRPr="00E66BA3">
        <w:rPr>
          <w:color w:val="auto"/>
        </w:rPr>
        <w:t xml:space="preserve">, </w:t>
      </w:r>
      <w:r w:rsidRPr="00E66BA3">
        <w:rPr>
          <w:i/>
          <w:iCs/>
          <w:color w:val="auto"/>
        </w:rPr>
        <w:t>13</w:t>
      </w:r>
      <w:r w:rsidRPr="00E66BA3">
        <w:rPr>
          <w:color w:val="auto"/>
        </w:rPr>
        <w:t>, 3368, doi:10.3390/cancers13133368.</w:t>
      </w:r>
    </w:p>
    <w:p w14:paraId="4846E981" w14:textId="77777777" w:rsidR="00E66BA3" w:rsidRPr="00E66BA3" w:rsidRDefault="00E66BA3" w:rsidP="00E66BA3">
      <w:pPr>
        <w:pStyle w:val="Bibliography"/>
        <w:rPr>
          <w:color w:val="auto"/>
        </w:rPr>
      </w:pPr>
      <w:r w:rsidRPr="00E66BA3">
        <w:rPr>
          <w:color w:val="auto"/>
        </w:rPr>
        <w:t xml:space="preserve">33. </w:t>
      </w:r>
      <w:r w:rsidRPr="00E66BA3">
        <w:rPr>
          <w:color w:val="auto"/>
        </w:rPr>
        <w:tab/>
        <w:t>Bickel, G.; Nord, M.; Price, C.; Hamilton, W.; Cook, J. Guide to Measuring Household Food Security 2000.</w:t>
      </w:r>
    </w:p>
    <w:p w14:paraId="6378D534" w14:textId="271A93FD" w:rsidR="00E66BA3" w:rsidRPr="00E66BA3" w:rsidRDefault="00E66BA3" w:rsidP="00E66BA3">
      <w:pPr>
        <w:pStyle w:val="Bibliography"/>
        <w:rPr>
          <w:color w:val="auto"/>
        </w:rPr>
      </w:pPr>
      <w:r w:rsidRPr="00E66BA3">
        <w:rPr>
          <w:color w:val="auto"/>
        </w:rPr>
        <w:t xml:space="preserve">34. </w:t>
      </w:r>
      <w:r w:rsidRPr="00E66BA3">
        <w:rPr>
          <w:color w:val="auto"/>
        </w:rPr>
        <w:tab/>
        <w:t>U.S. Household Food Insecurity Survey Module: Three-Stage Design, With Screeners.</w:t>
      </w:r>
      <w:ins w:id="1017" w:author="Maino Vieytes, Christian Augusto" w:date="2022-10-19T14:21:00Z">
        <w:r w:rsidR="00660BE7" w:rsidRPr="00660BE7">
          <w:t xml:space="preserve"> </w:t>
        </w:r>
        <w:r w:rsidR="00660BE7" w:rsidRPr="00660BE7">
          <w:rPr>
            <w:color w:val="auto"/>
          </w:rPr>
          <w:t>https://www.ers.usda.gov/media/8271/hh2012.pdf</w:t>
        </w:r>
      </w:ins>
    </w:p>
    <w:p w14:paraId="2D98067B" w14:textId="77777777" w:rsidR="00E66BA3" w:rsidRPr="00E66BA3" w:rsidRDefault="00E66BA3" w:rsidP="00E66BA3">
      <w:pPr>
        <w:pStyle w:val="Bibliography"/>
        <w:rPr>
          <w:color w:val="auto"/>
        </w:rPr>
      </w:pPr>
      <w:r w:rsidRPr="00E66BA3">
        <w:rPr>
          <w:color w:val="auto"/>
        </w:rPr>
        <w:t xml:space="preserve">35. </w:t>
      </w:r>
      <w:r w:rsidRPr="00E66BA3">
        <w:rPr>
          <w:color w:val="auto"/>
        </w:rPr>
        <w:tab/>
        <w:t xml:space="preserve">Lee, J.S.; Frongillo, E.A. Nutritional and Health Consequences Are Associated with Food Insecurity among U.S. Elderly Persons. </w:t>
      </w:r>
      <w:r w:rsidRPr="00E66BA3">
        <w:rPr>
          <w:i/>
          <w:iCs/>
          <w:color w:val="auto"/>
        </w:rPr>
        <w:t>J. Nutr.</w:t>
      </w:r>
      <w:r w:rsidRPr="00E66BA3">
        <w:rPr>
          <w:color w:val="auto"/>
        </w:rPr>
        <w:t xml:space="preserve"> </w:t>
      </w:r>
      <w:r w:rsidRPr="00E66BA3">
        <w:rPr>
          <w:b/>
          <w:bCs/>
          <w:color w:val="auto"/>
        </w:rPr>
        <w:t>2001</w:t>
      </w:r>
      <w:r w:rsidRPr="00E66BA3">
        <w:rPr>
          <w:color w:val="auto"/>
        </w:rPr>
        <w:t xml:space="preserve">, </w:t>
      </w:r>
      <w:r w:rsidRPr="00E66BA3">
        <w:rPr>
          <w:i/>
          <w:iCs/>
          <w:color w:val="auto"/>
        </w:rPr>
        <w:t>131</w:t>
      </w:r>
      <w:r w:rsidRPr="00E66BA3">
        <w:rPr>
          <w:color w:val="auto"/>
        </w:rPr>
        <w:t>, 1503–1509, doi:10.1093/jn/131.5.1503.</w:t>
      </w:r>
    </w:p>
    <w:p w14:paraId="3C3D6750" w14:textId="77777777" w:rsidR="00E66BA3" w:rsidRPr="00E66BA3" w:rsidRDefault="00E66BA3" w:rsidP="00E66BA3">
      <w:pPr>
        <w:pStyle w:val="Bibliography"/>
        <w:rPr>
          <w:color w:val="auto"/>
        </w:rPr>
      </w:pPr>
      <w:r w:rsidRPr="00E66BA3">
        <w:rPr>
          <w:color w:val="auto"/>
        </w:rPr>
        <w:t xml:space="preserve">36. </w:t>
      </w:r>
      <w:r w:rsidRPr="00E66BA3">
        <w:rPr>
          <w:color w:val="auto"/>
        </w:rPr>
        <w:tab/>
        <w:t xml:space="preserve">Kohn, M.J.; Bell, J.F.; Grow, H.M.G.; Chan, G. Food Insecurity, Food Assistance and Weight Status in US Youth: New Evidence from NHANES 2007-08: Food Insecurity, Assistance and Weight. </w:t>
      </w:r>
      <w:r w:rsidRPr="00E66BA3">
        <w:rPr>
          <w:i/>
          <w:iCs/>
          <w:color w:val="auto"/>
        </w:rPr>
        <w:t>Pediatr. Obes.</w:t>
      </w:r>
      <w:r w:rsidRPr="00E66BA3">
        <w:rPr>
          <w:color w:val="auto"/>
        </w:rPr>
        <w:t xml:space="preserve"> </w:t>
      </w:r>
      <w:r w:rsidRPr="00E66BA3">
        <w:rPr>
          <w:b/>
          <w:bCs/>
          <w:color w:val="auto"/>
        </w:rPr>
        <w:t>2014</w:t>
      </w:r>
      <w:r w:rsidRPr="00E66BA3">
        <w:rPr>
          <w:color w:val="auto"/>
        </w:rPr>
        <w:t xml:space="preserve">, </w:t>
      </w:r>
      <w:r w:rsidRPr="00E66BA3">
        <w:rPr>
          <w:i/>
          <w:iCs/>
          <w:color w:val="auto"/>
        </w:rPr>
        <w:t>9</w:t>
      </w:r>
      <w:r w:rsidRPr="00E66BA3">
        <w:rPr>
          <w:color w:val="auto"/>
        </w:rPr>
        <w:t>, 155–166, doi:10.1111/j.2047-6310.2012.00143.x.</w:t>
      </w:r>
    </w:p>
    <w:p w14:paraId="1AB13E9B" w14:textId="77777777" w:rsidR="00E66BA3" w:rsidRPr="00E66BA3" w:rsidRDefault="00E66BA3" w:rsidP="00E66BA3">
      <w:pPr>
        <w:pStyle w:val="Bibliography"/>
        <w:rPr>
          <w:color w:val="auto"/>
        </w:rPr>
      </w:pPr>
      <w:r w:rsidRPr="00E66BA3">
        <w:rPr>
          <w:color w:val="auto"/>
        </w:rPr>
        <w:t xml:space="preserve">37. </w:t>
      </w:r>
      <w:r w:rsidRPr="00E66BA3">
        <w:rPr>
          <w:color w:val="auto"/>
        </w:rPr>
        <w:tab/>
        <w:t xml:space="preserve">Clifford Johnson; Paulose-Ram, R.; Ogden, C.L.; Carroll, M.; Kruszan-Moran, D.; Dohrmann, S.; Curtin, L. National Health and Nutrition Examination Survey. Analytics Guidelines, 1999-2010. </w:t>
      </w:r>
      <w:r w:rsidRPr="00E66BA3">
        <w:rPr>
          <w:i/>
          <w:iCs/>
          <w:color w:val="auto"/>
        </w:rPr>
        <w:t>Vital Health Stat. Ser. 2</w:t>
      </w:r>
      <w:r w:rsidRPr="00E66BA3">
        <w:rPr>
          <w:color w:val="auto"/>
        </w:rPr>
        <w:t xml:space="preserve"> </w:t>
      </w:r>
      <w:r w:rsidRPr="00E66BA3">
        <w:rPr>
          <w:b/>
          <w:bCs/>
          <w:color w:val="auto"/>
        </w:rPr>
        <w:t>2013</w:t>
      </w:r>
      <w:r w:rsidRPr="00E66BA3">
        <w:rPr>
          <w:color w:val="auto"/>
        </w:rPr>
        <w:t>, 1–16.</w:t>
      </w:r>
    </w:p>
    <w:p w14:paraId="1CBB9248" w14:textId="77777777" w:rsidR="00E66BA3" w:rsidRPr="00E66BA3" w:rsidRDefault="00E66BA3" w:rsidP="00E66BA3">
      <w:pPr>
        <w:pStyle w:val="Bibliography"/>
        <w:rPr>
          <w:color w:val="auto"/>
        </w:rPr>
      </w:pPr>
      <w:r w:rsidRPr="00E66BA3">
        <w:rPr>
          <w:color w:val="auto"/>
        </w:rPr>
        <w:t xml:space="preserve">38. </w:t>
      </w:r>
      <w:r w:rsidRPr="00E66BA3">
        <w:rPr>
          <w:color w:val="auto"/>
        </w:rPr>
        <w:tab/>
        <w:t>Goldberg, R. PROC FACTOR: How to Interpret the Output of a Realworld Example.</w:t>
      </w:r>
    </w:p>
    <w:p w14:paraId="62E7A30E" w14:textId="77777777" w:rsidR="00E66BA3" w:rsidRPr="00E66BA3" w:rsidRDefault="00E66BA3" w:rsidP="00E66BA3">
      <w:pPr>
        <w:pStyle w:val="Bibliography"/>
        <w:rPr>
          <w:color w:val="auto"/>
        </w:rPr>
      </w:pPr>
      <w:r w:rsidRPr="00E66BA3">
        <w:rPr>
          <w:color w:val="auto"/>
        </w:rPr>
        <w:t xml:space="preserve">39. </w:t>
      </w:r>
      <w:r w:rsidRPr="00E66BA3">
        <w:rPr>
          <w:color w:val="auto"/>
        </w:rPr>
        <w:tab/>
        <w:t xml:space="preserve">Tsuruga, K.; Sugawara, N.; Sato, Y.; Saito, M.; Furukori, H.; Nakagami, T.; Nakamura, K.; Takahashi, I.; Nakaji, S.; Yasui-Furukori, N. Dietary Patterns and Schizophrenia: A Comparison with Healthy Controls. </w:t>
      </w:r>
      <w:r w:rsidRPr="00E66BA3">
        <w:rPr>
          <w:i/>
          <w:iCs/>
          <w:color w:val="auto"/>
        </w:rPr>
        <w:t>Neuropsychiatr. Dis. Treat.</w:t>
      </w:r>
      <w:r w:rsidRPr="00E66BA3">
        <w:rPr>
          <w:color w:val="auto"/>
        </w:rPr>
        <w:t xml:space="preserve"> </w:t>
      </w:r>
      <w:r w:rsidRPr="00E66BA3">
        <w:rPr>
          <w:b/>
          <w:bCs/>
          <w:color w:val="auto"/>
        </w:rPr>
        <w:t>2015</w:t>
      </w:r>
      <w:r w:rsidRPr="00E66BA3">
        <w:rPr>
          <w:color w:val="auto"/>
        </w:rPr>
        <w:t xml:space="preserve">, </w:t>
      </w:r>
      <w:r w:rsidRPr="00E66BA3">
        <w:rPr>
          <w:i/>
          <w:iCs/>
          <w:color w:val="auto"/>
        </w:rPr>
        <w:t>11</w:t>
      </w:r>
      <w:r w:rsidRPr="00E66BA3">
        <w:rPr>
          <w:color w:val="auto"/>
        </w:rPr>
        <w:t>, 1115–1120, doi:10.2147/NDT.S74760.</w:t>
      </w:r>
    </w:p>
    <w:p w14:paraId="6B673430" w14:textId="77777777" w:rsidR="00E66BA3" w:rsidRPr="00E66BA3" w:rsidRDefault="00E66BA3" w:rsidP="00E66BA3">
      <w:pPr>
        <w:pStyle w:val="Bibliography"/>
        <w:rPr>
          <w:color w:val="auto"/>
        </w:rPr>
      </w:pPr>
      <w:r w:rsidRPr="00E66BA3">
        <w:rPr>
          <w:color w:val="auto"/>
        </w:rPr>
        <w:lastRenderedPageBreak/>
        <w:t xml:space="preserve">40. </w:t>
      </w:r>
      <w:r w:rsidRPr="00E66BA3">
        <w:rPr>
          <w:color w:val="auto"/>
        </w:rPr>
        <w:tab/>
        <w:t xml:space="preserve">Kopp, W. How Western Diet And Lifestyle Drive The Pandemic Of Obesity And Civilization Diseases. </w:t>
      </w:r>
      <w:r w:rsidRPr="00E66BA3">
        <w:rPr>
          <w:i/>
          <w:iCs/>
          <w:color w:val="auto"/>
        </w:rPr>
        <w:t>Diabetes Metab. Syndr. Obes. Targets Ther.</w:t>
      </w:r>
      <w:r w:rsidRPr="00E66BA3">
        <w:rPr>
          <w:color w:val="auto"/>
        </w:rPr>
        <w:t xml:space="preserve"> </w:t>
      </w:r>
      <w:r w:rsidRPr="00E66BA3">
        <w:rPr>
          <w:b/>
          <w:bCs/>
          <w:color w:val="auto"/>
        </w:rPr>
        <w:t>2019</w:t>
      </w:r>
      <w:r w:rsidRPr="00E66BA3">
        <w:rPr>
          <w:color w:val="auto"/>
        </w:rPr>
        <w:t xml:space="preserve">, </w:t>
      </w:r>
      <w:r w:rsidRPr="00E66BA3">
        <w:rPr>
          <w:i/>
          <w:iCs/>
          <w:color w:val="auto"/>
        </w:rPr>
        <w:t>12</w:t>
      </w:r>
      <w:r w:rsidRPr="00E66BA3">
        <w:rPr>
          <w:color w:val="auto"/>
        </w:rPr>
        <w:t>, 2221–2236, doi:10.2147/DMSO.S216791.</w:t>
      </w:r>
    </w:p>
    <w:p w14:paraId="714A090D" w14:textId="77777777" w:rsidR="00E66BA3" w:rsidRPr="00E66BA3" w:rsidRDefault="00E66BA3" w:rsidP="00E66BA3">
      <w:pPr>
        <w:pStyle w:val="Bibliography"/>
        <w:rPr>
          <w:color w:val="auto"/>
        </w:rPr>
      </w:pPr>
      <w:r w:rsidRPr="00E66BA3">
        <w:rPr>
          <w:color w:val="auto"/>
        </w:rPr>
        <w:t xml:space="preserve">41. </w:t>
      </w:r>
      <w:r w:rsidRPr="00E66BA3">
        <w:rPr>
          <w:color w:val="auto"/>
        </w:rPr>
        <w:tab/>
        <w:t xml:space="preserve">Azzam, A. Is the World Converging to a ‘Western Diet’? </w:t>
      </w:r>
      <w:r w:rsidRPr="00E66BA3">
        <w:rPr>
          <w:i/>
          <w:iCs/>
          <w:color w:val="auto"/>
        </w:rPr>
        <w:t>Public Health Nutr.</w:t>
      </w:r>
      <w:r w:rsidRPr="00E66BA3">
        <w:rPr>
          <w:color w:val="auto"/>
        </w:rPr>
        <w:t xml:space="preserve"> </w:t>
      </w:r>
      <w:r w:rsidRPr="00E66BA3">
        <w:rPr>
          <w:b/>
          <w:bCs/>
          <w:color w:val="auto"/>
        </w:rPr>
        <w:t>2021</w:t>
      </w:r>
      <w:r w:rsidRPr="00E66BA3">
        <w:rPr>
          <w:color w:val="auto"/>
        </w:rPr>
        <w:t xml:space="preserve">, </w:t>
      </w:r>
      <w:r w:rsidRPr="00E66BA3">
        <w:rPr>
          <w:i/>
          <w:iCs/>
          <w:color w:val="auto"/>
        </w:rPr>
        <w:t>24</w:t>
      </w:r>
      <w:r w:rsidRPr="00E66BA3">
        <w:rPr>
          <w:color w:val="auto"/>
        </w:rPr>
        <w:t>, 309–317, doi:10.1017/S136898002000350X.</w:t>
      </w:r>
    </w:p>
    <w:p w14:paraId="404A1C0D" w14:textId="77777777" w:rsidR="00E66BA3" w:rsidRPr="00E66BA3" w:rsidRDefault="00E66BA3" w:rsidP="00E66BA3">
      <w:pPr>
        <w:pStyle w:val="Bibliography"/>
        <w:rPr>
          <w:color w:val="auto"/>
        </w:rPr>
      </w:pPr>
      <w:r w:rsidRPr="00E66BA3">
        <w:rPr>
          <w:color w:val="auto"/>
        </w:rPr>
        <w:t xml:space="preserve">42. </w:t>
      </w:r>
      <w:r w:rsidRPr="00E66BA3">
        <w:rPr>
          <w:color w:val="auto"/>
        </w:rPr>
        <w:tab/>
        <w:t xml:space="preserve">Arthur, A.E.; Peterson, K.E.; Rozek, L.S.; Taylor, J.M.G.; Light, E.; Chepeha, D.B.; Hébert, J.R.; Terrell, J.E.; Wolf, G.T.; Duffy, S.A.; et al. Pretreatment Dietary Patterns, Weight Status, and Head and Neck Squamous Cell Carcinoma Prognosis. </w:t>
      </w:r>
      <w:r w:rsidRPr="00E66BA3">
        <w:rPr>
          <w:i/>
          <w:iCs/>
          <w:color w:val="auto"/>
        </w:rPr>
        <w:t>Am. J. Clin. Nutr.</w:t>
      </w:r>
      <w:r w:rsidRPr="00E66BA3">
        <w:rPr>
          <w:color w:val="auto"/>
        </w:rPr>
        <w:t xml:space="preserve"> </w:t>
      </w:r>
      <w:r w:rsidRPr="00E66BA3">
        <w:rPr>
          <w:b/>
          <w:bCs/>
          <w:color w:val="auto"/>
        </w:rPr>
        <w:t>2013</w:t>
      </w:r>
      <w:r w:rsidRPr="00E66BA3">
        <w:rPr>
          <w:color w:val="auto"/>
        </w:rPr>
        <w:t xml:space="preserve">, </w:t>
      </w:r>
      <w:r w:rsidRPr="00E66BA3">
        <w:rPr>
          <w:i/>
          <w:iCs/>
          <w:color w:val="auto"/>
        </w:rPr>
        <w:t>97</w:t>
      </w:r>
      <w:r w:rsidRPr="00E66BA3">
        <w:rPr>
          <w:color w:val="auto"/>
        </w:rPr>
        <w:t>, 360–368, doi:10.3945/ajcn.112.044859.</w:t>
      </w:r>
    </w:p>
    <w:p w14:paraId="762300F3" w14:textId="77777777" w:rsidR="00E66BA3" w:rsidRPr="00E66BA3" w:rsidRDefault="00E66BA3" w:rsidP="00E66BA3">
      <w:pPr>
        <w:pStyle w:val="Bibliography"/>
        <w:rPr>
          <w:color w:val="auto"/>
        </w:rPr>
      </w:pPr>
      <w:r w:rsidRPr="00E66BA3">
        <w:rPr>
          <w:color w:val="auto"/>
        </w:rPr>
        <w:t xml:space="preserve">43. </w:t>
      </w:r>
      <w:r w:rsidRPr="00E66BA3">
        <w:rPr>
          <w:color w:val="auto"/>
        </w:rPr>
        <w:tab/>
        <w:t xml:space="preserve">El Zein, A.; Colby, S.E.; Zhou, W.; Shelnutt, K.P.; Greene, G.W.; Horacek, T.M.; Olfert, M.D.; Mathews, A.E. Food Insecurity Is Associated with Increased Risk of Obesity in US College Students. </w:t>
      </w:r>
      <w:r w:rsidRPr="00E66BA3">
        <w:rPr>
          <w:i/>
          <w:iCs/>
          <w:color w:val="auto"/>
        </w:rPr>
        <w:t>Curr. Dev. Nutr.</w:t>
      </w:r>
      <w:r w:rsidRPr="00E66BA3">
        <w:rPr>
          <w:color w:val="auto"/>
        </w:rPr>
        <w:t xml:space="preserve"> </w:t>
      </w:r>
      <w:r w:rsidRPr="00E66BA3">
        <w:rPr>
          <w:b/>
          <w:bCs/>
          <w:color w:val="auto"/>
        </w:rPr>
        <w:t>2020</w:t>
      </w:r>
      <w:r w:rsidRPr="00E66BA3">
        <w:rPr>
          <w:color w:val="auto"/>
        </w:rPr>
        <w:t xml:space="preserve">, </w:t>
      </w:r>
      <w:r w:rsidRPr="00E66BA3">
        <w:rPr>
          <w:i/>
          <w:iCs/>
          <w:color w:val="auto"/>
        </w:rPr>
        <w:t>4</w:t>
      </w:r>
      <w:r w:rsidRPr="00E66BA3">
        <w:rPr>
          <w:color w:val="auto"/>
        </w:rPr>
        <w:t>, nzaa120, doi:10.1093/cdn/nzaa120.</w:t>
      </w:r>
    </w:p>
    <w:p w14:paraId="37E86F80" w14:textId="77777777" w:rsidR="00E66BA3" w:rsidRPr="00E66BA3" w:rsidRDefault="00E66BA3" w:rsidP="00E66BA3">
      <w:pPr>
        <w:pStyle w:val="Bibliography"/>
        <w:rPr>
          <w:color w:val="auto"/>
        </w:rPr>
      </w:pPr>
      <w:r w:rsidRPr="00E66BA3">
        <w:rPr>
          <w:color w:val="auto"/>
        </w:rPr>
        <w:t xml:space="preserve">44. </w:t>
      </w:r>
      <w:r w:rsidRPr="00E66BA3">
        <w:rPr>
          <w:color w:val="auto"/>
        </w:rPr>
        <w:tab/>
        <w:t xml:space="preserve">Larson, N.; Laska, M.N.; Neumark-Sztainer, D. Food Insecurity, Diet Quality, Home Food Availability, and Health Risk Behaviors Among Emerging Adults: Findings From the EAT 2010–2018 Study. </w:t>
      </w:r>
      <w:r w:rsidRPr="00E66BA3">
        <w:rPr>
          <w:i/>
          <w:iCs/>
          <w:color w:val="auto"/>
        </w:rPr>
        <w:t>Am. J. Public Health</w:t>
      </w:r>
      <w:r w:rsidRPr="00E66BA3">
        <w:rPr>
          <w:color w:val="auto"/>
        </w:rPr>
        <w:t xml:space="preserve"> </w:t>
      </w:r>
      <w:r w:rsidRPr="00E66BA3">
        <w:rPr>
          <w:b/>
          <w:bCs/>
          <w:color w:val="auto"/>
        </w:rPr>
        <w:t>2020</w:t>
      </w:r>
      <w:r w:rsidRPr="00E66BA3">
        <w:rPr>
          <w:color w:val="auto"/>
        </w:rPr>
        <w:t xml:space="preserve">, </w:t>
      </w:r>
      <w:r w:rsidRPr="00E66BA3">
        <w:rPr>
          <w:i/>
          <w:iCs/>
          <w:color w:val="auto"/>
        </w:rPr>
        <w:t>110</w:t>
      </w:r>
      <w:r w:rsidRPr="00E66BA3">
        <w:rPr>
          <w:color w:val="auto"/>
        </w:rPr>
        <w:t>, 1422–1428, doi:10.2105/AJPH.2020.305783.</w:t>
      </w:r>
    </w:p>
    <w:p w14:paraId="6B0A59D7" w14:textId="77777777" w:rsidR="00E66BA3" w:rsidRPr="00E66BA3" w:rsidRDefault="00E66BA3" w:rsidP="00E66BA3">
      <w:pPr>
        <w:pStyle w:val="Bibliography"/>
        <w:rPr>
          <w:color w:val="auto"/>
        </w:rPr>
      </w:pPr>
      <w:r w:rsidRPr="00E66BA3">
        <w:rPr>
          <w:color w:val="auto"/>
        </w:rPr>
        <w:t xml:space="preserve">45. </w:t>
      </w:r>
      <w:r w:rsidRPr="00E66BA3">
        <w:rPr>
          <w:color w:val="auto"/>
        </w:rPr>
        <w:tab/>
        <w:t xml:space="preserve">Eicher-Miller, H.A.; Zhao, Y. Evidence for the Age-Specific Relationship of Food Insecurity and Key Dietary Outcomes among US Children and Adolescents. </w:t>
      </w:r>
      <w:r w:rsidRPr="00E66BA3">
        <w:rPr>
          <w:i/>
          <w:iCs/>
          <w:color w:val="auto"/>
        </w:rPr>
        <w:t>Nutr. Res. Rev.</w:t>
      </w:r>
      <w:r w:rsidRPr="00E66BA3">
        <w:rPr>
          <w:color w:val="auto"/>
        </w:rPr>
        <w:t xml:space="preserve"> </w:t>
      </w:r>
      <w:r w:rsidRPr="00E66BA3">
        <w:rPr>
          <w:b/>
          <w:bCs/>
          <w:color w:val="auto"/>
        </w:rPr>
        <w:t>2018</w:t>
      </w:r>
      <w:r w:rsidRPr="00E66BA3">
        <w:rPr>
          <w:color w:val="auto"/>
        </w:rPr>
        <w:t xml:space="preserve">, </w:t>
      </w:r>
      <w:r w:rsidRPr="00E66BA3">
        <w:rPr>
          <w:i/>
          <w:iCs/>
          <w:color w:val="auto"/>
        </w:rPr>
        <w:t>31</w:t>
      </w:r>
      <w:r w:rsidRPr="00E66BA3">
        <w:rPr>
          <w:color w:val="auto"/>
        </w:rPr>
        <w:t>, 98–113, doi:10.1017/S0954422417000245.</w:t>
      </w:r>
    </w:p>
    <w:p w14:paraId="07256CDE" w14:textId="77777777" w:rsidR="00E66BA3" w:rsidRPr="00E66BA3" w:rsidRDefault="00E66BA3" w:rsidP="00E66BA3">
      <w:pPr>
        <w:pStyle w:val="Bibliography"/>
        <w:rPr>
          <w:color w:val="auto"/>
        </w:rPr>
      </w:pPr>
      <w:r w:rsidRPr="00E66BA3">
        <w:rPr>
          <w:color w:val="auto"/>
        </w:rPr>
        <w:t xml:space="preserve">46. </w:t>
      </w:r>
      <w:r w:rsidRPr="00E66BA3">
        <w:rPr>
          <w:color w:val="auto"/>
        </w:rPr>
        <w:tab/>
        <w:t xml:space="preserve">Shi, Y.; Davies, A.; Allman-Farinelli, M. The Association Between Food Insecurity and Dietary Outcomes in University Students: A Systematic Review. </w:t>
      </w:r>
      <w:r w:rsidRPr="00E66BA3">
        <w:rPr>
          <w:i/>
          <w:iCs/>
          <w:color w:val="auto"/>
        </w:rPr>
        <w:t>J. Acad. Nutr. Diet.</w:t>
      </w:r>
      <w:r w:rsidRPr="00E66BA3">
        <w:rPr>
          <w:color w:val="auto"/>
        </w:rPr>
        <w:t xml:space="preserve"> </w:t>
      </w:r>
      <w:r w:rsidRPr="00E66BA3">
        <w:rPr>
          <w:b/>
          <w:bCs/>
          <w:color w:val="auto"/>
        </w:rPr>
        <w:t>2021</w:t>
      </w:r>
      <w:r w:rsidRPr="00E66BA3">
        <w:rPr>
          <w:color w:val="auto"/>
        </w:rPr>
        <w:t xml:space="preserve">, </w:t>
      </w:r>
      <w:r w:rsidRPr="00E66BA3">
        <w:rPr>
          <w:i/>
          <w:iCs/>
          <w:color w:val="auto"/>
        </w:rPr>
        <w:t>121</w:t>
      </w:r>
      <w:r w:rsidRPr="00E66BA3">
        <w:rPr>
          <w:color w:val="auto"/>
        </w:rPr>
        <w:t>, 2475-2500.e1, doi:10.1016/j.jand.2021.07.015.</w:t>
      </w:r>
    </w:p>
    <w:p w14:paraId="41CE3985" w14:textId="77777777" w:rsidR="00E66BA3" w:rsidRPr="00E66BA3" w:rsidRDefault="00E66BA3" w:rsidP="00E66BA3">
      <w:pPr>
        <w:pStyle w:val="Bibliography"/>
        <w:rPr>
          <w:color w:val="auto"/>
        </w:rPr>
      </w:pPr>
      <w:r w:rsidRPr="00E66BA3">
        <w:rPr>
          <w:color w:val="auto"/>
        </w:rPr>
        <w:t xml:space="preserve">47. </w:t>
      </w:r>
      <w:r w:rsidRPr="00E66BA3">
        <w:rPr>
          <w:color w:val="auto"/>
        </w:rPr>
        <w:tab/>
        <w:t xml:space="preserve">Faught, E.L.; Williams, P.L.; Willows, N.D.; Asbridge, M.; Veugelers, P.J. The Association between Food Insecurity and Academic Achievement in Canadian School-Aged Children. </w:t>
      </w:r>
      <w:r w:rsidRPr="00E66BA3">
        <w:rPr>
          <w:i/>
          <w:iCs/>
          <w:color w:val="auto"/>
        </w:rPr>
        <w:t>Public Health Nutr.</w:t>
      </w:r>
      <w:r w:rsidRPr="00E66BA3">
        <w:rPr>
          <w:color w:val="auto"/>
        </w:rPr>
        <w:t xml:space="preserve"> </w:t>
      </w:r>
      <w:r w:rsidRPr="00E66BA3">
        <w:rPr>
          <w:b/>
          <w:bCs/>
          <w:color w:val="auto"/>
        </w:rPr>
        <w:t>2017</w:t>
      </w:r>
      <w:r w:rsidRPr="00E66BA3">
        <w:rPr>
          <w:color w:val="auto"/>
        </w:rPr>
        <w:t xml:space="preserve">, </w:t>
      </w:r>
      <w:r w:rsidRPr="00E66BA3">
        <w:rPr>
          <w:i/>
          <w:iCs/>
          <w:color w:val="auto"/>
        </w:rPr>
        <w:t>20</w:t>
      </w:r>
      <w:r w:rsidRPr="00E66BA3">
        <w:rPr>
          <w:color w:val="auto"/>
        </w:rPr>
        <w:t>, 2778–2785, doi:10.1017/S1368980017001562.</w:t>
      </w:r>
    </w:p>
    <w:p w14:paraId="1F8177FD" w14:textId="77777777" w:rsidR="00E66BA3" w:rsidRPr="00E66BA3" w:rsidRDefault="00E66BA3" w:rsidP="00E66BA3">
      <w:pPr>
        <w:pStyle w:val="Bibliography"/>
        <w:rPr>
          <w:color w:val="auto"/>
        </w:rPr>
      </w:pPr>
      <w:r w:rsidRPr="00E66BA3">
        <w:rPr>
          <w:color w:val="auto"/>
        </w:rPr>
        <w:t xml:space="preserve">48. </w:t>
      </w:r>
      <w:r w:rsidRPr="00E66BA3">
        <w:rPr>
          <w:color w:val="auto"/>
        </w:rPr>
        <w:tab/>
        <w:t xml:space="preserve">Mello, J.A.; Gans, K.M.; Risica, P.M.; Kirtania, U.; Strolla, L.O.; Fournier, L. How Is Food Insecurity Associated with Dietary Behaviors? An Analysis with Low-Income, Ethnically Diverse Participants in a Nutrition Intervention Study. </w:t>
      </w:r>
      <w:r w:rsidRPr="00E66BA3">
        <w:rPr>
          <w:i/>
          <w:iCs/>
          <w:color w:val="auto"/>
        </w:rPr>
        <w:t>J. Am. Diet. Assoc.</w:t>
      </w:r>
      <w:r w:rsidRPr="00E66BA3">
        <w:rPr>
          <w:color w:val="auto"/>
        </w:rPr>
        <w:t xml:space="preserve"> </w:t>
      </w:r>
      <w:r w:rsidRPr="00E66BA3">
        <w:rPr>
          <w:b/>
          <w:bCs/>
          <w:color w:val="auto"/>
        </w:rPr>
        <w:t>2010</w:t>
      </w:r>
      <w:r w:rsidRPr="00E66BA3">
        <w:rPr>
          <w:color w:val="auto"/>
        </w:rPr>
        <w:t xml:space="preserve">, </w:t>
      </w:r>
      <w:r w:rsidRPr="00E66BA3">
        <w:rPr>
          <w:i/>
          <w:iCs/>
          <w:color w:val="auto"/>
        </w:rPr>
        <w:t>110</w:t>
      </w:r>
      <w:r w:rsidRPr="00E66BA3">
        <w:rPr>
          <w:color w:val="auto"/>
        </w:rPr>
        <w:t>, 1906–1911, doi:10.1016/j.jada.2010.09.011.</w:t>
      </w:r>
    </w:p>
    <w:p w14:paraId="44E4E220" w14:textId="77777777" w:rsidR="00E66BA3" w:rsidRPr="00E66BA3" w:rsidRDefault="00E66BA3" w:rsidP="00E66BA3">
      <w:pPr>
        <w:pStyle w:val="Bibliography"/>
        <w:rPr>
          <w:color w:val="auto"/>
        </w:rPr>
      </w:pPr>
      <w:r w:rsidRPr="00E66BA3">
        <w:rPr>
          <w:color w:val="auto"/>
        </w:rPr>
        <w:t xml:space="preserve">49. </w:t>
      </w:r>
      <w:r w:rsidRPr="00E66BA3">
        <w:rPr>
          <w:color w:val="auto"/>
        </w:rPr>
        <w:tab/>
        <w:t xml:space="preserve">Zhao, J.; Li, Z.; Gao, Q.; Zhao, H.; Chen, S.; Huang, L.; Wang, W.; Wang, T. A Review of Statistical Methods for Dietary Pattern Analysis. </w:t>
      </w:r>
      <w:r w:rsidRPr="00E66BA3">
        <w:rPr>
          <w:i/>
          <w:iCs/>
          <w:color w:val="auto"/>
        </w:rPr>
        <w:t>Nutr. J.</w:t>
      </w:r>
      <w:r w:rsidRPr="00E66BA3">
        <w:rPr>
          <w:color w:val="auto"/>
        </w:rPr>
        <w:t xml:space="preserve"> </w:t>
      </w:r>
      <w:r w:rsidRPr="00E66BA3">
        <w:rPr>
          <w:b/>
          <w:bCs/>
          <w:color w:val="auto"/>
        </w:rPr>
        <w:t>2021</w:t>
      </w:r>
      <w:r w:rsidRPr="00E66BA3">
        <w:rPr>
          <w:color w:val="auto"/>
        </w:rPr>
        <w:t xml:space="preserve">, </w:t>
      </w:r>
      <w:r w:rsidRPr="00E66BA3">
        <w:rPr>
          <w:i/>
          <w:iCs/>
          <w:color w:val="auto"/>
        </w:rPr>
        <w:t>20</w:t>
      </w:r>
      <w:r w:rsidRPr="00E66BA3">
        <w:rPr>
          <w:color w:val="auto"/>
        </w:rPr>
        <w:t>, 37, doi:10.1186/s12937-021-00692-7.</w:t>
      </w:r>
    </w:p>
    <w:p w14:paraId="1BC3CED4" w14:textId="77777777" w:rsidR="00E66BA3" w:rsidRPr="00E66BA3" w:rsidRDefault="00E66BA3" w:rsidP="00E66BA3">
      <w:pPr>
        <w:pStyle w:val="Bibliography"/>
        <w:rPr>
          <w:color w:val="auto"/>
        </w:rPr>
      </w:pPr>
      <w:r w:rsidRPr="00E66BA3">
        <w:rPr>
          <w:color w:val="auto"/>
        </w:rPr>
        <w:t xml:space="preserve">50. </w:t>
      </w:r>
      <w:r w:rsidRPr="00E66BA3">
        <w:rPr>
          <w:color w:val="auto"/>
        </w:rPr>
        <w:tab/>
        <w:t xml:space="preserve">Jung, N.M.; de Bairros, F.S.; Pattussi, M.P.; Pauli, S.; Neutzling, M.B. Gender Differences in the Prevalence of Household Food Insecurity: A Systematic Review and Meta-Analysis. </w:t>
      </w:r>
      <w:r w:rsidRPr="00E66BA3">
        <w:rPr>
          <w:i/>
          <w:iCs/>
          <w:color w:val="auto"/>
        </w:rPr>
        <w:t>Public Health Nutr.</w:t>
      </w:r>
      <w:r w:rsidRPr="00E66BA3">
        <w:rPr>
          <w:color w:val="auto"/>
        </w:rPr>
        <w:t xml:space="preserve"> </w:t>
      </w:r>
      <w:r w:rsidRPr="00E66BA3">
        <w:rPr>
          <w:b/>
          <w:bCs/>
          <w:color w:val="auto"/>
        </w:rPr>
        <w:t>2017</w:t>
      </w:r>
      <w:r w:rsidRPr="00E66BA3">
        <w:rPr>
          <w:color w:val="auto"/>
        </w:rPr>
        <w:t xml:space="preserve">, </w:t>
      </w:r>
      <w:r w:rsidRPr="00E66BA3">
        <w:rPr>
          <w:i/>
          <w:iCs/>
          <w:color w:val="auto"/>
        </w:rPr>
        <w:t>20</w:t>
      </w:r>
      <w:r w:rsidRPr="00E66BA3">
        <w:rPr>
          <w:color w:val="auto"/>
        </w:rPr>
        <w:t>, 902–916, doi:10.1017/S1368980016002925.</w:t>
      </w:r>
    </w:p>
    <w:p w14:paraId="41E24F64" w14:textId="77777777" w:rsidR="00E66BA3" w:rsidRPr="00E66BA3" w:rsidRDefault="00E66BA3" w:rsidP="00E66BA3">
      <w:pPr>
        <w:pStyle w:val="Bibliography"/>
        <w:rPr>
          <w:color w:val="auto"/>
        </w:rPr>
      </w:pPr>
      <w:r w:rsidRPr="00E66BA3">
        <w:rPr>
          <w:color w:val="auto"/>
        </w:rPr>
        <w:t xml:space="preserve">51. </w:t>
      </w:r>
      <w:r w:rsidRPr="00E66BA3">
        <w:rPr>
          <w:color w:val="auto"/>
        </w:rPr>
        <w:tab/>
        <w:t xml:space="preserve">Martin, M.A.; Lippert, A.M. Feeding Her Children, but Risking Her Health: The Intersection of Gender, Household Food Insecurity and Obesity. </w:t>
      </w:r>
      <w:r w:rsidRPr="00E66BA3">
        <w:rPr>
          <w:i/>
          <w:iCs/>
          <w:color w:val="auto"/>
        </w:rPr>
        <w:t>Soc. Sci. Med.</w:t>
      </w:r>
      <w:r w:rsidRPr="00E66BA3">
        <w:rPr>
          <w:color w:val="auto"/>
        </w:rPr>
        <w:t xml:space="preserve"> </w:t>
      </w:r>
      <w:r w:rsidRPr="00E66BA3">
        <w:rPr>
          <w:b/>
          <w:bCs/>
          <w:color w:val="auto"/>
        </w:rPr>
        <w:t>2012</w:t>
      </w:r>
      <w:r w:rsidRPr="00E66BA3">
        <w:rPr>
          <w:color w:val="auto"/>
        </w:rPr>
        <w:t xml:space="preserve">, </w:t>
      </w:r>
      <w:r w:rsidRPr="00E66BA3">
        <w:rPr>
          <w:i/>
          <w:iCs/>
          <w:color w:val="auto"/>
        </w:rPr>
        <w:t>74</w:t>
      </w:r>
      <w:r w:rsidRPr="00E66BA3">
        <w:rPr>
          <w:color w:val="auto"/>
        </w:rPr>
        <w:t>, 1754–1764, doi:10.1016/j.socscimed.2011.11.013.</w:t>
      </w:r>
    </w:p>
    <w:p w14:paraId="220C87E5" w14:textId="77777777" w:rsidR="00E66BA3" w:rsidRPr="00E66BA3" w:rsidRDefault="00E66BA3" w:rsidP="00E66BA3">
      <w:pPr>
        <w:pStyle w:val="Bibliography"/>
        <w:rPr>
          <w:color w:val="auto"/>
        </w:rPr>
      </w:pPr>
      <w:r w:rsidRPr="00E66BA3">
        <w:rPr>
          <w:color w:val="auto"/>
        </w:rPr>
        <w:t xml:space="preserve">52. </w:t>
      </w:r>
      <w:r w:rsidRPr="00E66BA3">
        <w:rPr>
          <w:color w:val="auto"/>
        </w:rPr>
        <w:tab/>
        <w:t xml:space="preserve">Franklin, B.; Jones, A.; Love, D.; Puckett, S.; Macklin, J.; White-Means, S. Exploring Mediators of Food Insecurity and Obesity: A Review of Recent Literature. </w:t>
      </w:r>
      <w:r w:rsidRPr="00E66BA3">
        <w:rPr>
          <w:i/>
          <w:iCs/>
          <w:color w:val="auto"/>
        </w:rPr>
        <w:t>J. Community Health</w:t>
      </w:r>
      <w:r w:rsidRPr="00E66BA3">
        <w:rPr>
          <w:color w:val="auto"/>
        </w:rPr>
        <w:t xml:space="preserve"> </w:t>
      </w:r>
      <w:r w:rsidRPr="00E66BA3">
        <w:rPr>
          <w:b/>
          <w:bCs/>
          <w:color w:val="auto"/>
        </w:rPr>
        <w:t>2012</w:t>
      </w:r>
      <w:r w:rsidRPr="00E66BA3">
        <w:rPr>
          <w:color w:val="auto"/>
        </w:rPr>
        <w:t xml:space="preserve">, </w:t>
      </w:r>
      <w:r w:rsidRPr="00E66BA3">
        <w:rPr>
          <w:i/>
          <w:iCs/>
          <w:color w:val="auto"/>
        </w:rPr>
        <w:t>37</w:t>
      </w:r>
      <w:r w:rsidRPr="00E66BA3">
        <w:rPr>
          <w:color w:val="auto"/>
        </w:rPr>
        <w:t>, 253–264, doi:10.1007/s10900-011-9420-4.</w:t>
      </w:r>
    </w:p>
    <w:p w14:paraId="55C62A7E" w14:textId="77777777" w:rsidR="00E66BA3" w:rsidRPr="00E66BA3" w:rsidRDefault="00E66BA3" w:rsidP="00E66BA3">
      <w:pPr>
        <w:pStyle w:val="Bibliography"/>
        <w:rPr>
          <w:color w:val="auto"/>
        </w:rPr>
      </w:pPr>
      <w:r w:rsidRPr="00E66BA3">
        <w:rPr>
          <w:color w:val="auto"/>
        </w:rPr>
        <w:t xml:space="preserve">53. </w:t>
      </w:r>
      <w:r w:rsidRPr="00E66BA3">
        <w:rPr>
          <w:color w:val="auto"/>
        </w:rPr>
        <w:tab/>
        <w:t xml:space="preserve">Lohman, B.J.; Neppl, T.K.; Lee, Y.; Diggs, O.N.; Russell, D. The Association between Household Food Insecurity and Body Mass Index: A Prospective Growth Curve Analysis. </w:t>
      </w:r>
      <w:r w:rsidRPr="00E66BA3">
        <w:rPr>
          <w:i/>
          <w:iCs/>
          <w:color w:val="auto"/>
        </w:rPr>
        <w:t>J. Pediatr.</w:t>
      </w:r>
      <w:r w:rsidRPr="00E66BA3">
        <w:rPr>
          <w:color w:val="auto"/>
        </w:rPr>
        <w:t xml:space="preserve"> </w:t>
      </w:r>
      <w:r w:rsidRPr="00E66BA3">
        <w:rPr>
          <w:b/>
          <w:bCs/>
          <w:color w:val="auto"/>
        </w:rPr>
        <w:t>2018</w:t>
      </w:r>
      <w:r w:rsidRPr="00E66BA3">
        <w:rPr>
          <w:color w:val="auto"/>
        </w:rPr>
        <w:t xml:space="preserve">, </w:t>
      </w:r>
      <w:r w:rsidRPr="00E66BA3">
        <w:rPr>
          <w:i/>
          <w:iCs/>
          <w:color w:val="auto"/>
        </w:rPr>
        <w:t>202</w:t>
      </w:r>
      <w:r w:rsidRPr="00E66BA3">
        <w:rPr>
          <w:color w:val="auto"/>
        </w:rPr>
        <w:t>, 115-120.e1, doi:10.1016/j.jpeds.2018.05.052.</w:t>
      </w:r>
    </w:p>
    <w:p w14:paraId="2E58F67F" w14:textId="77777777" w:rsidR="00E66BA3" w:rsidRPr="00E66BA3" w:rsidRDefault="00E66BA3" w:rsidP="00E66BA3">
      <w:pPr>
        <w:pStyle w:val="Bibliography"/>
        <w:rPr>
          <w:color w:val="auto"/>
        </w:rPr>
      </w:pPr>
      <w:r w:rsidRPr="00E66BA3">
        <w:rPr>
          <w:color w:val="auto"/>
        </w:rPr>
        <w:t xml:space="preserve">54. </w:t>
      </w:r>
      <w:r w:rsidRPr="00E66BA3">
        <w:rPr>
          <w:color w:val="auto"/>
        </w:rPr>
        <w:tab/>
        <w:t xml:space="preserve">Nettle, D.; Andrews, C.; Bateson, M. Food Insecurity as a Driver of Obesity in Humans: The Insurance Hypothesis. </w:t>
      </w:r>
      <w:r w:rsidRPr="00E66BA3">
        <w:rPr>
          <w:i/>
          <w:iCs/>
          <w:color w:val="auto"/>
        </w:rPr>
        <w:t>Behav. Brain Sci.</w:t>
      </w:r>
      <w:r w:rsidRPr="00E66BA3">
        <w:rPr>
          <w:color w:val="auto"/>
        </w:rPr>
        <w:t xml:space="preserve"> </w:t>
      </w:r>
      <w:r w:rsidRPr="00E66BA3">
        <w:rPr>
          <w:b/>
          <w:bCs/>
          <w:color w:val="auto"/>
        </w:rPr>
        <w:t>2017</w:t>
      </w:r>
      <w:r w:rsidRPr="00E66BA3">
        <w:rPr>
          <w:color w:val="auto"/>
        </w:rPr>
        <w:t xml:space="preserve">, </w:t>
      </w:r>
      <w:r w:rsidRPr="00E66BA3">
        <w:rPr>
          <w:i/>
          <w:iCs/>
          <w:color w:val="auto"/>
        </w:rPr>
        <w:t>40</w:t>
      </w:r>
      <w:r w:rsidRPr="00E66BA3">
        <w:rPr>
          <w:color w:val="auto"/>
        </w:rPr>
        <w:t>, e105, doi:10.1017/S0140525X16000947.</w:t>
      </w:r>
    </w:p>
    <w:p w14:paraId="25F52DFF" w14:textId="77777777" w:rsidR="00E66BA3" w:rsidRPr="00E66BA3" w:rsidRDefault="00E66BA3" w:rsidP="00E66BA3">
      <w:pPr>
        <w:pStyle w:val="Bibliography"/>
        <w:rPr>
          <w:color w:val="auto"/>
        </w:rPr>
      </w:pPr>
      <w:r w:rsidRPr="00E66BA3">
        <w:rPr>
          <w:color w:val="auto"/>
        </w:rPr>
        <w:t xml:space="preserve">55. </w:t>
      </w:r>
      <w:r w:rsidRPr="00E66BA3">
        <w:rPr>
          <w:color w:val="auto"/>
        </w:rPr>
        <w:tab/>
        <w:t xml:space="preserve">Rasmusson, G.; Lydecker, J.A.; Coffino, J.A.; White, M.A.; Grilo, C.M. Household Food Insecurity Is Associated with Binge-Eating Disorder and Obesity. </w:t>
      </w:r>
      <w:r w:rsidRPr="00E66BA3">
        <w:rPr>
          <w:i/>
          <w:iCs/>
          <w:color w:val="auto"/>
        </w:rPr>
        <w:t>Int. J. Eat. Disord.</w:t>
      </w:r>
      <w:r w:rsidRPr="00E66BA3">
        <w:rPr>
          <w:color w:val="auto"/>
        </w:rPr>
        <w:t xml:space="preserve"> </w:t>
      </w:r>
      <w:r w:rsidRPr="00E66BA3">
        <w:rPr>
          <w:b/>
          <w:bCs/>
          <w:color w:val="auto"/>
        </w:rPr>
        <w:t>2019</w:t>
      </w:r>
      <w:r w:rsidRPr="00E66BA3">
        <w:rPr>
          <w:color w:val="auto"/>
        </w:rPr>
        <w:t xml:space="preserve">, </w:t>
      </w:r>
      <w:r w:rsidRPr="00E66BA3">
        <w:rPr>
          <w:i/>
          <w:iCs/>
          <w:color w:val="auto"/>
        </w:rPr>
        <w:t>52</w:t>
      </w:r>
      <w:r w:rsidRPr="00E66BA3">
        <w:rPr>
          <w:color w:val="auto"/>
        </w:rPr>
        <w:t>, 28–35, doi:10.1002/eat.22990.</w:t>
      </w:r>
    </w:p>
    <w:p w14:paraId="49F24A88" w14:textId="77777777" w:rsidR="00E66BA3" w:rsidRPr="00E66BA3" w:rsidRDefault="00E66BA3" w:rsidP="00E66BA3">
      <w:pPr>
        <w:pStyle w:val="Bibliography"/>
        <w:rPr>
          <w:color w:val="auto"/>
        </w:rPr>
      </w:pPr>
      <w:r w:rsidRPr="00E66BA3">
        <w:rPr>
          <w:color w:val="auto"/>
        </w:rPr>
        <w:lastRenderedPageBreak/>
        <w:t xml:space="preserve">56. </w:t>
      </w:r>
      <w:r w:rsidRPr="00E66BA3">
        <w:rPr>
          <w:color w:val="auto"/>
        </w:rPr>
        <w:tab/>
        <w:t xml:space="preserve">Trego, M.L.; Baba, Z.M.; DiSantis, K.I.; Longacre, M.L. Food Insecurity among Adult Cancer Survivors in the United States. </w:t>
      </w:r>
      <w:r w:rsidRPr="00E66BA3">
        <w:rPr>
          <w:i/>
          <w:iCs/>
          <w:color w:val="auto"/>
        </w:rPr>
        <w:t>J. Cancer Surviv.</w:t>
      </w:r>
      <w:r w:rsidRPr="00E66BA3">
        <w:rPr>
          <w:color w:val="auto"/>
        </w:rPr>
        <w:t xml:space="preserve"> </w:t>
      </w:r>
      <w:r w:rsidRPr="00E66BA3">
        <w:rPr>
          <w:b/>
          <w:bCs/>
          <w:color w:val="auto"/>
        </w:rPr>
        <w:t>2019</w:t>
      </w:r>
      <w:r w:rsidRPr="00E66BA3">
        <w:rPr>
          <w:color w:val="auto"/>
        </w:rPr>
        <w:t xml:space="preserve">, </w:t>
      </w:r>
      <w:r w:rsidRPr="00E66BA3">
        <w:rPr>
          <w:i/>
          <w:iCs/>
          <w:color w:val="auto"/>
        </w:rPr>
        <w:t>13</w:t>
      </w:r>
      <w:r w:rsidRPr="00E66BA3">
        <w:rPr>
          <w:color w:val="auto"/>
        </w:rPr>
        <w:t>, 641–652, doi:10.1007/s11764-019-00783-9.</w:t>
      </w:r>
    </w:p>
    <w:p w14:paraId="6F221467" w14:textId="77777777" w:rsidR="00E66BA3" w:rsidRPr="00E66BA3" w:rsidRDefault="00E66BA3" w:rsidP="00E66BA3">
      <w:pPr>
        <w:pStyle w:val="Bibliography"/>
        <w:rPr>
          <w:color w:val="auto"/>
        </w:rPr>
      </w:pPr>
      <w:r w:rsidRPr="00E66BA3">
        <w:rPr>
          <w:color w:val="auto"/>
        </w:rPr>
        <w:t xml:space="preserve">57. </w:t>
      </w:r>
      <w:r w:rsidRPr="00E66BA3">
        <w:rPr>
          <w:color w:val="auto"/>
        </w:rPr>
        <w:tab/>
        <w:t xml:space="preserve">Patel, K.G.; Borno, H.T.; Seligman, H.K. Food Insecurity Screening: A Missing Piece in Cancer Management. </w:t>
      </w:r>
      <w:r w:rsidRPr="00E66BA3">
        <w:rPr>
          <w:i/>
          <w:iCs/>
          <w:color w:val="auto"/>
        </w:rPr>
        <w:t>Cancer</w:t>
      </w:r>
      <w:r w:rsidRPr="00E66BA3">
        <w:rPr>
          <w:color w:val="auto"/>
        </w:rPr>
        <w:t xml:space="preserve"> </w:t>
      </w:r>
      <w:r w:rsidRPr="00E66BA3">
        <w:rPr>
          <w:b/>
          <w:bCs/>
          <w:color w:val="auto"/>
        </w:rPr>
        <w:t>2019</w:t>
      </w:r>
      <w:r w:rsidRPr="00E66BA3">
        <w:rPr>
          <w:color w:val="auto"/>
        </w:rPr>
        <w:t xml:space="preserve">, </w:t>
      </w:r>
      <w:r w:rsidRPr="00E66BA3">
        <w:rPr>
          <w:i/>
          <w:iCs/>
          <w:color w:val="auto"/>
        </w:rPr>
        <w:t>125</w:t>
      </w:r>
      <w:r w:rsidRPr="00E66BA3">
        <w:rPr>
          <w:color w:val="auto"/>
        </w:rPr>
        <w:t>, 3494–3501, doi:10.1002/cncr.32291.</w:t>
      </w:r>
    </w:p>
    <w:p w14:paraId="09759AD3" w14:textId="77777777" w:rsidR="00E66BA3" w:rsidRPr="00E66BA3" w:rsidRDefault="00E66BA3" w:rsidP="00E66BA3">
      <w:pPr>
        <w:pStyle w:val="Bibliography"/>
        <w:rPr>
          <w:color w:val="auto"/>
        </w:rPr>
      </w:pPr>
      <w:r w:rsidRPr="00E66BA3">
        <w:rPr>
          <w:color w:val="auto"/>
        </w:rPr>
        <w:t xml:space="preserve">58. </w:t>
      </w:r>
      <w:r w:rsidRPr="00E66BA3">
        <w:rPr>
          <w:color w:val="auto"/>
        </w:rPr>
        <w:tab/>
        <w:t xml:space="preserve">Gany, F.; Lee, T.; Ramirez, J.; Massie, D.; Moran, A.; Crist, M.; McNish, T.; Winkel, G.; Leng, J.C.F. Do Our Patients Have Enough to Eat?: Food Insecurity among Urban Low-Income Cancer Patients. </w:t>
      </w:r>
      <w:r w:rsidRPr="00E66BA3">
        <w:rPr>
          <w:i/>
          <w:iCs/>
          <w:color w:val="auto"/>
        </w:rPr>
        <w:t>J. Health Care Poor Underserved</w:t>
      </w:r>
      <w:r w:rsidRPr="00E66BA3">
        <w:rPr>
          <w:color w:val="auto"/>
        </w:rPr>
        <w:t xml:space="preserve"> </w:t>
      </w:r>
      <w:r w:rsidRPr="00E66BA3">
        <w:rPr>
          <w:b/>
          <w:bCs/>
          <w:color w:val="auto"/>
        </w:rPr>
        <w:t>2014</w:t>
      </w:r>
      <w:r w:rsidRPr="00E66BA3">
        <w:rPr>
          <w:color w:val="auto"/>
        </w:rPr>
        <w:t xml:space="preserve">, </w:t>
      </w:r>
      <w:r w:rsidRPr="00E66BA3">
        <w:rPr>
          <w:i/>
          <w:iCs/>
          <w:color w:val="auto"/>
        </w:rPr>
        <w:t>25</w:t>
      </w:r>
      <w:r w:rsidRPr="00E66BA3">
        <w:rPr>
          <w:color w:val="auto"/>
        </w:rPr>
        <w:t>, 1153–1168, doi:10.1353/hpu.2014.0145.</w:t>
      </w:r>
    </w:p>
    <w:p w14:paraId="7FC1373D" w14:textId="77777777" w:rsidR="00E66BA3" w:rsidRPr="00E66BA3" w:rsidRDefault="00E66BA3" w:rsidP="00E66BA3">
      <w:pPr>
        <w:pStyle w:val="Bibliography"/>
        <w:rPr>
          <w:color w:val="auto"/>
        </w:rPr>
      </w:pPr>
      <w:r w:rsidRPr="00E66BA3">
        <w:rPr>
          <w:color w:val="auto"/>
        </w:rPr>
        <w:t xml:space="preserve">59. </w:t>
      </w:r>
      <w:r w:rsidRPr="00E66BA3">
        <w:rPr>
          <w:color w:val="auto"/>
        </w:rPr>
        <w:tab/>
        <w:t xml:space="preserve">Gany, F.; Bari, S.; Crist, M.; Moran, A.; Rastogi, N.; Leng, J. Food Insecurity: Limitations of Emergency Food Resources for Our Patients. </w:t>
      </w:r>
      <w:r w:rsidRPr="00E66BA3">
        <w:rPr>
          <w:i/>
          <w:iCs/>
          <w:color w:val="auto"/>
        </w:rPr>
        <w:t>J. Urban Health Bull. N. Y. Acad. Med.</w:t>
      </w:r>
      <w:r w:rsidRPr="00E66BA3">
        <w:rPr>
          <w:color w:val="auto"/>
        </w:rPr>
        <w:t xml:space="preserve"> </w:t>
      </w:r>
      <w:r w:rsidRPr="00E66BA3">
        <w:rPr>
          <w:b/>
          <w:bCs/>
          <w:color w:val="auto"/>
        </w:rPr>
        <w:t>2013</w:t>
      </w:r>
      <w:r w:rsidRPr="00E66BA3">
        <w:rPr>
          <w:color w:val="auto"/>
        </w:rPr>
        <w:t xml:space="preserve">, </w:t>
      </w:r>
      <w:r w:rsidRPr="00E66BA3">
        <w:rPr>
          <w:i/>
          <w:iCs/>
          <w:color w:val="auto"/>
        </w:rPr>
        <w:t>90</w:t>
      </w:r>
      <w:r w:rsidRPr="00E66BA3">
        <w:rPr>
          <w:color w:val="auto"/>
        </w:rPr>
        <w:t>, 552–558, doi:10.1007/s11524-012-9750-2.</w:t>
      </w:r>
    </w:p>
    <w:p w14:paraId="32710DE8" w14:textId="77777777" w:rsidR="00E66BA3" w:rsidRPr="00E66BA3" w:rsidRDefault="00E66BA3" w:rsidP="00E66BA3">
      <w:pPr>
        <w:pStyle w:val="Bibliography"/>
        <w:rPr>
          <w:color w:val="auto"/>
        </w:rPr>
      </w:pPr>
      <w:r w:rsidRPr="00E66BA3">
        <w:rPr>
          <w:color w:val="auto"/>
        </w:rPr>
        <w:t xml:space="preserve">60. </w:t>
      </w:r>
      <w:r w:rsidRPr="00E66BA3">
        <w:rPr>
          <w:color w:val="auto"/>
        </w:rPr>
        <w:tab/>
        <w:t xml:space="preserve">McConville, K. Improved Estimation for Complex Surveys Using Modern Regression Techniques. </w:t>
      </w:r>
      <w:r w:rsidRPr="00E66BA3">
        <w:rPr>
          <w:i/>
          <w:iCs/>
          <w:color w:val="auto"/>
        </w:rPr>
        <w:t>Colo. State Univ. Fort Collins CO USA</w:t>
      </w:r>
      <w:r w:rsidRPr="00E66BA3">
        <w:rPr>
          <w:color w:val="auto"/>
        </w:rPr>
        <w:t>.</w:t>
      </w:r>
    </w:p>
    <w:p w14:paraId="362F42BE" w14:textId="77777777" w:rsidR="00E66BA3" w:rsidRPr="00E66BA3" w:rsidRDefault="00E66BA3" w:rsidP="00E66BA3">
      <w:pPr>
        <w:pStyle w:val="Bibliography"/>
        <w:rPr>
          <w:color w:val="auto"/>
        </w:rPr>
      </w:pPr>
      <w:r w:rsidRPr="00E66BA3">
        <w:rPr>
          <w:color w:val="auto"/>
        </w:rPr>
        <w:t xml:space="preserve">61. </w:t>
      </w:r>
      <w:r w:rsidRPr="00E66BA3">
        <w:rPr>
          <w:color w:val="auto"/>
        </w:rPr>
        <w:tab/>
        <w:t xml:space="preserve">McConville, K.S.; Breidt, F.J.; Lee, T.C.M.; Moisen, G.G. Model-Assisted Survey Regression Estimation with the Lasso. </w:t>
      </w:r>
      <w:r w:rsidRPr="00E66BA3">
        <w:rPr>
          <w:i/>
          <w:iCs/>
          <w:color w:val="auto"/>
        </w:rPr>
        <w:t>J. Surv. Stat. Methodol.</w:t>
      </w:r>
      <w:r w:rsidRPr="00E66BA3">
        <w:rPr>
          <w:color w:val="auto"/>
        </w:rPr>
        <w:t xml:space="preserve"> </w:t>
      </w:r>
      <w:r w:rsidRPr="00E66BA3">
        <w:rPr>
          <w:b/>
          <w:bCs/>
          <w:color w:val="auto"/>
        </w:rPr>
        <w:t>2017</w:t>
      </w:r>
      <w:r w:rsidRPr="00E66BA3">
        <w:rPr>
          <w:color w:val="auto"/>
        </w:rPr>
        <w:t xml:space="preserve">, </w:t>
      </w:r>
      <w:r w:rsidRPr="00E66BA3">
        <w:rPr>
          <w:i/>
          <w:iCs/>
          <w:color w:val="auto"/>
        </w:rPr>
        <w:t>5</w:t>
      </w:r>
      <w:r w:rsidRPr="00E66BA3">
        <w:rPr>
          <w:color w:val="auto"/>
        </w:rPr>
        <w:t>, 131–158, doi:10.1093/jssam/smw041.</w:t>
      </w:r>
    </w:p>
    <w:p w14:paraId="4E20351C" w14:textId="77777777" w:rsidR="00E66BA3" w:rsidRPr="00E66BA3" w:rsidRDefault="00E66BA3" w:rsidP="00E66BA3">
      <w:pPr>
        <w:pStyle w:val="Bibliography"/>
        <w:rPr>
          <w:color w:val="auto"/>
        </w:rPr>
      </w:pPr>
      <w:r w:rsidRPr="00E66BA3">
        <w:rPr>
          <w:color w:val="auto"/>
        </w:rPr>
        <w:t xml:space="preserve">62. </w:t>
      </w:r>
      <w:r w:rsidRPr="00E66BA3">
        <w:rPr>
          <w:color w:val="auto"/>
        </w:rPr>
        <w:tab/>
        <w:t xml:space="preserve">Fransen, H.P.; May, A.M.; Stricker, M.D.; Boer, J.M.A.; Hennig, C.; Rosseel, Y.; Ocké, M.C.; Peeters, P.H.M.; Beulens, J.W.J. A Posteriori Dietary Patterns: How Many Patterns to Retain? </w:t>
      </w:r>
      <w:r w:rsidRPr="00E66BA3">
        <w:rPr>
          <w:i/>
          <w:iCs/>
          <w:color w:val="auto"/>
        </w:rPr>
        <w:t>J. Nutr.</w:t>
      </w:r>
      <w:r w:rsidRPr="00E66BA3">
        <w:rPr>
          <w:color w:val="auto"/>
        </w:rPr>
        <w:t xml:space="preserve"> </w:t>
      </w:r>
      <w:r w:rsidRPr="00E66BA3">
        <w:rPr>
          <w:b/>
          <w:bCs/>
          <w:color w:val="auto"/>
        </w:rPr>
        <w:t>2014</w:t>
      </w:r>
      <w:r w:rsidRPr="00E66BA3">
        <w:rPr>
          <w:color w:val="auto"/>
        </w:rPr>
        <w:t xml:space="preserve">, </w:t>
      </w:r>
      <w:r w:rsidRPr="00E66BA3">
        <w:rPr>
          <w:i/>
          <w:iCs/>
          <w:color w:val="auto"/>
        </w:rPr>
        <w:t>144</w:t>
      </w:r>
      <w:r w:rsidRPr="00E66BA3">
        <w:rPr>
          <w:color w:val="auto"/>
        </w:rPr>
        <w:t>, 1274–1282, doi:10.3945/jn.113.188680.</w:t>
      </w:r>
    </w:p>
    <w:p w14:paraId="44A254F4" w14:textId="77777777" w:rsidR="00E66BA3" w:rsidRPr="00E66BA3" w:rsidRDefault="00E66BA3" w:rsidP="00E66BA3">
      <w:pPr>
        <w:pStyle w:val="Bibliography"/>
        <w:rPr>
          <w:color w:val="auto"/>
        </w:rPr>
      </w:pPr>
      <w:r w:rsidRPr="00E66BA3">
        <w:rPr>
          <w:color w:val="auto"/>
        </w:rPr>
        <w:t xml:space="preserve">63. </w:t>
      </w:r>
      <w:r w:rsidRPr="00E66BA3">
        <w:rPr>
          <w:color w:val="auto"/>
        </w:rPr>
        <w:tab/>
        <w:t xml:space="preserve">Kant, A.K. Dietary Patterns and Health Outcomes. </w:t>
      </w:r>
      <w:r w:rsidRPr="00E66BA3">
        <w:rPr>
          <w:i/>
          <w:iCs/>
          <w:color w:val="auto"/>
        </w:rPr>
        <w:t>J. Am. Diet. Assoc.</w:t>
      </w:r>
      <w:r w:rsidRPr="00E66BA3">
        <w:rPr>
          <w:color w:val="auto"/>
        </w:rPr>
        <w:t xml:space="preserve"> </w:t>
      </w:r>
      <w:r w:rsidRPr="00E66BA3">
        <w:rPr>
          <w:b/>
          <w:bCs/>
          <w:color w:val="auto"/>
        </w:rPr>
        <w:t>2004</w:t>
      </w:r>
      <w:r w:rsidRPr="00E66BA3">
        <w:rPr>
          <w:color w:val="auto"/>
        </w:rPr>
        <w:t xml:space="preserve">, </w:t>
      </w:r>
      <w:r w:rsidRPr="00E66BA3">
        <w:rPr>
          <w:i/>
          <w:iCs/>
          <w:color w:val="auto"/>
        </w:rPr>
        <w:t>104</w:t>
      </w:r>
      <w:r w:rsidRPr="00E66BA3">
        <w:rPr>
          <w:color w:val="auto"/>
        </w:rPr>
        <w:t>, 615–635, doi:10.1016/j.jada.2004.01.010.</w:t>
      </w:r>
    </w:p>
    <w:p w14:paraId="22A1F00E" w14:textId="77777777" w:rsidR="00E66BA3" w:rsidRPr="00E66BA3" w:rsidRDefault="00E66BA3" w:rsidP="00E66BA3">
      <w:pPr>
        <w:pStyle w:val="Bibliography"/>
        <w:rPr>
          <w:color w:val="auto"/>
        </w:rPr>
      </w:pPr>
      <w:r w:rsidRPr="00E66BA3">
        <w:rPr>
          <w:color w:val="auto"/>
        </w:rPr>
        <w:t xml:space="preserve">64. </w:t>
      </w:r>
      <w:r w:rsidRPr="00E66BA3">
        <w:rPr>
          <w:color w:val="auto"/>
        </w:rPr>
        <w:tab/>
        <w:t xml:space="preserve">Abdi, H.; Williams, L.J. Principal Component Analysis: Principal Component Analysis. </w:t>
      </w:r>
      <w:r w:rsidRPr="00E66BA3">
        <w:rPr>
          <w:i/>
          <w:iCs/>
          <w:color w:val="auto"/>
        </w:rPr>
        <w:t>Wiley Interdiscip. Rev. Comput. Stat.</w:t>
      </w:r>
      <w:r w:rsidRPr="00E66BA3">
        <w:rPr>
          <w:color w:val="auto"/>
        </w:rPr>
        <w:t xml:space="preserve"> </w:t>
      </w:r>
      <w:r w:rsidRPr="00E66BA3">
        <w:rPr>
          <w:b/>
          <w:bCs/>
          <w:color w:val="auto"/>
        </w:rPr>
        <w:t>2010</w:t>
      </w:r>
      <w:r w:rsidRPr="00E66BA3">
        <w:rPr>
          <w:color w:val="auto"/>
        </w:rPr>
        <w:t xml:space="preserve">, </w:t>
      </w:r>
      <w:r w:rsidRPr="00E66BA3">
        <w:rPr>
          <w:i/>
          <w:iCs/>
          <w:color w:val="auto"/>
        </w:rPr>
        <w:t>2</w:t>
      </w:r>
      <w:r w:rsidRPr="00E66BA3">
        <w:rPr>
          <w:color w:val="auto"/>
        </w:rPr>
        <w:t>, 433–459, doi:10.1002/wics.101.</w:t>
      </w:r>
    </w:p>
    <w:p w14:paraId="398313A4" w14:textId="77777777" w:rsidR="00E66BA3" w:rsidRPr="00E66BA3" w:rsidRDefault="00E66BA3" w:rsidP="00E66BA3">
      <w:pPr>
        <w:pStyle w:val="Bibliography"/>
        <w:rPr>
          <w:color w:val="auto"/>
        </w:rPr>
      </w:pPr>
      <w:r w:rsidRPr="00E66BA3">
        <w:rPr>
          <w:color w:val="auto"/>
        </w:rPr>
        <w:t xml:space="preserve">65. </w:t>
      </w:r>
      <w:r w:rsidRPr="00E66BA3">
        <w:rPr>
          <w:color w:val="auto"/>
        </w:rPr>
        <w:tab/>
        <w:t xml:space="preserve">Lumley, T. Analysis of Complex Survey Samples. </w:t>
      </w:r>
      <w:r w:rsidRPr="00E66BA3">
        <w:rPr>
          <w:i/>
          <w:iCs/>
          <w:color w:val="auto"/>
        </w:rPr>
        <w:t>J. Stat. Softw.</w:t>
      </w:r>
      <w:r w:rsidRPr="00E66BA3">
        <w:rPr>
          <w:color w:val="auto"/>
        </w:rPr>
        <w:t xml:space="preserve"> </w:t>
      </w:r>
      <w:r w:rsidRPr="00E66BA3">
        <w:rPr>
          <w:b/>
          <w:bCs/>
          <w:color w:val="auto"/>
        </w:rPr>
        <w:t>2004</w:t>
      </w:r>
      <w:r w:rsidRPr="00E66BA3">
        <w:rPr>
          <w:color w:val="auto"/>
        </w:rPr>
        <w:t xml:space="preserve">, </w:t>
      </w:r>
      <w:r w:rsidRPr="00E66BA3">
        <w:rPr>
          <w:i/>
          <w:iCs/>
          <w:color w:val="auto"/>
        </w:rPr>
        <w:t>9</w:t>
      </w:r>
      <w:r w:rsidRPr="00E66BA3">
        <w:rPr>
          <w:color w:val="auto"/>
        </w:rPr>
        <w:t>, doi:10.18637/jss.v009.i08.</w:t>
      </w:r>
    </w:p>
    <w:p w14:paraId="74954A26" w14:textId="77777777" w:rsidR="00E66BA3" w:rsidRPr="00E66BA3" w:rsidRDefault="00E66BA3" w:rsidP="00E66BA3">
      <w:pPr>
        <w:pStyle w:val="Bibliography"/>
        <w:rPr>
          <w:color w:val="auto"/>
        </w:rPr>
      </w:pPr>
      <w:r w:rsidRPr="00E66BA3">
        <w:rPr>
          <w:color w:val="auto"/>
        </w:rPr>
        <w:t xml:space="preserve">66. </w:t>
      </w:r>
      <w:r w:rsidRPr="00E66BA3">
        <w:rPr>
          <w:color w:val="auto"/>
        </w:rPr>
        <w:tab/>
        <w:t xml:space="preserve">Friedman, J.; Hastie, T.; Tibshirani, R. Regularization Paths for Generalized Linear Models via Coordinate Descent. </w:t>
      </w:r>
      <w:r w:rsidRPr="00E66BA3">
        <w:rPr>
          <w:i/>
          <w:iCs/>
          <w:color w:val="auto"/>
        </w:rPr>
        <w:t>J. Stat. Softw.</w:t>
      </w:r>
      <w:r w:rsidRPr="00E66BA3">
        <w:rPr>
          <w:color w:val="auto"/>
        </w:rPr>
        <w:t xml:space="preserve"> </w:t>
      </w:r>
      <w:r w:rsidRPr="00E66BA3">
        <w:rPr>
          <w:b/>
          <w:bCs/>
          <w:color w:val="auto"/>
        </w:rPr>
        <w:t>2010</w:t>
      </w:r>
      <w:r w:rsidRPr="00E66BA3">
        <w:rPr>
          <w:color w:val="auto"/>
        </w:rPr>
        <w:t xml:space="preserve">, </w:t>
      </w:r>
      <w:r w:rsidRPr="00E66BA3">
        <w:rPr>
          <w:i/>
          <w:iCs/>
          <w:color w:val="auto"/>
        </w:rPr>
        <w:t>33</w:t>
      </w:r>
      <w:r w:rsidRPr="00E66BA3">
        <w:rPr>
          <w:color w:val="auto"/>
        </w:rPr>
        <w:t>, 1–22.</w:t>
      </w:r>
    </w:p>
    <w:p w14:paraId="1E4A9043" w14:textId="77777777" w:rsidR="00E66BA3" w:rsidRPr="00E66BA3" w:rsidRDefault="00E66BA3" w:rsidP="00E66BA3">
      <w:pPr>
        <w:pStyle w:val="Bibliography"/>
        <w:rPr>
          <w:color w:val="auto"/>
        </w:rPr>
      </w:pPr>
      <w:r w:rsidRPr="00E66BA3">
        <w:rPr>
          <w:color w:val="auto"/>
        </w:rPr>
        <w:t xml:space="preserve">67. </w:t>
      </w:r>
      <w:r w:rsidRPr="00E66BA3">
        <w:rPr>
          <w:color w:val="auto"/>
        </w:rPr>
        <w:tab/>
        <w:t xml:space="preserve">Tibshirani, R. Regression Shrinkage and Selection Via the Lasso. </w:t>
      </w:r>
      <w:r w:rsidRPr="00E66BA3">
        <w:rPr>
          <w:i/>
          <w:iCs/>
          <w:color w:val="auto"/>
        </w:rPr>
        <w:t>J. R. Stat. Soc. Ser. B Methodol.</w:t>
      </w:r>
      <w:r w:rsidRPr="00E66BA3">
        <w:rPr>
          <w:color w:val="auto"/>
        </w:rPr>
        <w:t xml:space="preserve"> </w:t>
      </w:r>
      <w:r w:rsidRPr="00E66BA3">
        <w:rPr>
          <w:b/>
          <w:bCs/>
          <w:color w:val="auto"/>
        </w:rPr>
        <w:t>1996</w:t>
      </w:r>
      <w:r w:rsidRPr="00E66BA3">
        <w:rPr>
          <w:color w:val="auto"/>
        </w:rPr>
        <w:t xml:space="preserve">, </w:t>
      </w:r>
      <w:r w:rsidRPr="00E66BA3">
        <w:rPr>
          <w:i/>
          <w:iCs/>
          <w:color w:val="auto"/>
        </w:rPr>
        <w:t>58</w:t>
      </w:r>
      <w:r w:rsidRPr="00E66BA3">
        <w:rPr>
          <w:color w:val="auto"/>
        </w:rPr>
        <w:t>, 267–288, doi:10.1111/j.2517-6161.1996.tb02080.x.</w:t>
      </w:r>
    </w:p>
    <w:p w14:paraId="2D8D28F1" w14:textId="77777777" w:rsidR="00E66BA3" w:rsidRPr="00E66BA3" w:rsidRDefault="00E66BA3" w:rsidP="00E66BA3">
      <w:pPr>
        <w:pStyle w:val="Bibliography"/>
        <w:rPr>
          <w:color w:val="auto"/>
        </w:rPr>
      </w:pPr>
      <w:r w:rsidRPr="00E66BA3">
        <w:rPr>
          <w:color w:val="auto"/>
        </w:rPr>
        <w:t xml:space="preserve">68. </w:t>
      </w:r>
      <w:r w:rsidRPr="00E66BA3">
        <w:rPr>
          <w:color w:val="auto"/>
        </w:rPr>
        <w:tab/>
        <w:t>Hastie, T.; Qian, J.; Tay, K. An Introduction to `glmnet` 2021.</w:t>
      </w:r>
    </w:p>
    <w:p w14:paraId="6E6261DF" w14:textId="28DDACA5"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6C7C4" w14:textId="77777777" w:rsidR="00436DF7" w:rsidRDefault="00436DF7">
      <w:pPr>
        <w:spacing w:line="240" w:lineRule="auto"/>
      </w:pPr>
      <w:r>
        <w:separator/>
      </w:r>
    </w:p>
  </w:endnote>
  <w:endnote w:type="continuationSeparator" w:id="0">
    <w:p w14:paraId="0150A6B5" w14:textId="77777777" w:rsidR="00436DF7" w:rsidRDefault="00436D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D321" w14:textId="77777777" w:rsidR="00436DF7" w:rsidRDefault="00436DF7">
      <w:pPr>
        <w:spacing w:line="240" w:lineRule="auto"/>
      </w:pPr>
      <w:r>
        <w:separator/>
      </w:r>
    </w:p>
  </w:footnote>
  <w:footnote w:type="continuationSeparator" w:id="0">
    <w:p w14:paraId="256DD550" w14:textId="77777777" w:rsidR="00436DF7" w:rsidRDefault="00436D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83606"/>
    <w:rsid w:val="0008798D"/>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867B6"/>
    <w:rsid w:val="002A3AA0"/>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9525D"/>
    <w:rsid w:val="003A57EA"/>
    <w:rsid w:val="003C1BC8"/>
    <w:rsid w:val="003D3835"/>
    <w:rsid w:val="003F0CDF"/>
    <w:rsid w:val="003F3282"/>
    <w:rsid w:val="00401B3A"/>
    <w:rsid w:val="00401D30"/>
    <w:rsid w:val="00404C0D"/>
    <w:rsid w:val="00404FC7"/>
    <w:rsid w:val="00406E02"/>
    <w:rsid w:val="00407587"/>
    <w:rsid w:val="00414DE1"/>
    <w:rsid w:val="00417958"/>
    <w:rsid w:val="00421077"/>
    <w:rsid w:val="0042738E"/>
    <w:rsid w:val="00436DF7"/>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5218A"/>
    <w:rsid w:val="0056070E"/>
    <w:rsid w:val="00564903"/>
    <w:rsid w:val="00567783"/>
    <w:rsid w:val="00576272"/>
    <w:rsid w:val="005940DE"/>
    <w:rsid w:val="005B0E8A"/>
    <w:rsid w:val="005B6C3D"/>
    <w:rsid w:val="005D48AC"/>
    <w:rsid w:val="005D71B5"/>
    <w:rsid w:val="005E04FC"/>
    <w:rsid w:val="005E213E"/>
    <w:rsid w:val="005F3EA8"/>
    <w:rsid w:val="00610294"/>
    <w:rsid w:val="006113E4"/>
    <w:rsid w:val="00611780"/>
    <w:rsid w:val="00615FFE"/>
    <w:rsid w:val="006211DD"/>
    <w:rsid w:val="006331AD"/>
    <w:rsid w:val="00642950"/>
    <w:rsid w:val="00660BE7"/>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720E0"/>
    <w:rsid w:val="00983697"/>
    <w:rsid w:val="00985746"/>
    <w:rsid w:val="00997B86"/>
    <w:rsid w:val="009A52C8"/>
    <w:rsid w:val="009B03B9"/>
    <w:rsid w:val="009B152D"/>
    <w:rsid w:val="009C25EC"/>
    <w:rsid w:val="009C772B"/>
    <w:rsid w:val="009E1B4C"/>
    <w:rsid w:val="009E1B6A"/>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0410"/>
    <w:rsid w:val="00AD2D7B"/>
    <w:rsid w:val="00AE0E14"/>
    <w:rsid w:val="00AE348C"/>
    <w:rsid w:val="00AE5E15"/>
    <w:rsid w:val="00AF44C1"/>
    <w:rsid w:val="00B00E09"/>
    <w:rsid w:val="00B06823"/>
    <w:rsid w:val="00B200C8"/>
    <w:rsid w:val="00B230E1"/>
    <w:rsid w:val="00B432DE"/>
    <w:rsid w:val="00B670B5"/>
    <w:rsid w:val="00B86E29"/>
    <w:rsid w:val="00B91113"/>
    <w:rsid w:val="00BD4A03"/>
    <w:rsid w:val="00BD6D78"/>
    <w:rsid w:val="00BE2794"/>
    <w:rsid w:val="00BE6750"/>
    <w:rsid w:val="00BF000C"/>
    <w:rsid w:val="00BF254B"/>
    <w:rsid w:val="00BF437C"/>
    <w:rsid w:val="00C13470"/>
    <w:rsid w:val="00C22823"/>
    <w:rsid w:val="00C243C9"/>
    <w:rsid w:val="00C403C9"/>
    <w:rsid w:val="00C639EA"/>
    <w:rsid w:val="00C65B0B"/>
    <w:rsid w:val="00C82596"/>
    <w:rsid w:val="00CA293D"/>
    <w:rsid w:val="00CA7505"/>
    <w:rsid w:val="00CB597B"/>
    <w:rsid w:val="00CC3270"/>
    <w:rsid w:val="00CC3BD2"/>
    <w:rsid w:val="00CC57CC"/>
    <w:rsid w:val="00CE1571"/>
    <w:rsid w:val="00CF3F7E"/>
    <w:rsid w:val="00D0309E"/>
    <w:rsid w:val="00D1346C"/>
    <w:rsid w:val="00D1351A"/>
    <w:rsid w:val="00D412C1"/>
    <w:rsid w:val="00D720E1"/>
    <w:rsid w:val="00D75394"/>
    <w:rsid w:val="00D81521"/>
    <w:rsid w:val="00D84E70"/>
    <w:rsid w:val="00D96023"/>
    <w:rsid w:val="00DC7F54"/>
    <w:rsid w:val="00DD5900"/>
    <w:rsid w:val="00DF3D7B"/>
    <w:rsid w:val="00DF551F"/>
    <w:rsid w:val="00E04E7D"/>
    <w:rsid w:val="00E20758"/>
    <w:rsid w:val="00E3610C"/>
    <w:rsid w:val="00E507B0"/>
    <w:rsid w:val="00E66088"/>
    <w:rsid w:val="00E66BA3"/>
    <w:rsid w:val="00E70196"/>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424A"/>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26</Pages>
  <Words>28367</Words>
  <Characters>161694</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20</cp:revision>
  <dcterms:created xsi:type="dcterms:W3CDTF">2022-10-17T15:07:00Z</dcterms:created>
  <dcterms:modified xsi:type="dcterms:W3CDTF">2022-10-25T17:43:00Z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