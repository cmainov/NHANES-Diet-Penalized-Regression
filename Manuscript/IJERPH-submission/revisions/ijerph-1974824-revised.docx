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1BD7A33B"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003C1BC8">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003C1BC8">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5F4E5307"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Pr="001A5891">
        <w:rPr>
          <w:color w:val="auto"/>
        </w:rPr>
        <w:instrText xml:space="preserve"> ADDIN ZOTERO_ITEM CSL_CITATION {"citationID":"oKc0YDIP","properties":{"formattedCitation":"[10]","plainCitation":"[10]","noteIndex":0},"citationItems":[{"id":1483,"uris":["http://zotero.org/users/local/S8X13ARX/items/U688GPBE"],"itemData":{"id":1483,"type":"article-journal","container-title":"Journal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Coble"},{"family":"Piemonte","given":"Tami"}],"issued":{"date-parts":[["2017",2]]}}}],"schema":"https://github.com/citation-style-language/schema/raw/master/csl-citation.json"} </w:instrText>
      </w:r>
      <w:r w:rsidRPr="001A5891">
        <w:rPr>
          <w:b/>
          <w:color w:val="auto"/>
        </w:rPr>
        <w:fldChar w:fldCharType="separate"/>
      </w:r>
      <w:r w:rsidRPr="001A5891">
        <w:rPr>
          <w:color w:val="auto"/>
        </w:rPr>
        <w:t>[10]</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A8B3092"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r w:rsidRPr="001A5891">
        <w:rPr>
          <w:color w:val="auto"/>
        </w:rPr>
        <w:t>Consequently,</w:t>
      </w:r>
      <w:r w:rsidR="00090578" w:rsidRPr="001A5891">
        <w:rPr>
          <w:color w:val="auto"/>
        </w:rPr>
        <w:t xml:space="preserve"> </w:t>
      </w:r>
      <w:r w:rsidRPr="001A5891">
        <w:rPr>
          <w:color w:val="auto"/>
        </w:rPr>
        <w:t>the goal of this study was to delineate major dietary intake patterns among food</w:t>
      </w:r>
      <w:ins w:id="40" w:author="Maino Vieytes, Christian Augusto" w:date="2022-10-14T08:45:00Z">
        <w:r w:rsidR="00300969">
          <w:rPr>
            <w:color w:val="auto"/>
          </w:rPr>
          <w:t xml:space="preserve"> </w:t>
        </w:r>
      </w:ins>
      <w:del w:id="41" w:author="Maino Vieytes, Christian Augusto" w:date="2022-10-14T08:45:00Z">
        <w:r w:rsidRPr="001A5891" w:rsidDel="00300969">
          <w:rPr>
            <w:color w:val="auto"/>
          </w:rPr>
          <w:delText>-</w:delText>
        </w:r>
      </w:del>
      <w:r w:rsidRPr="001A5891">
        <w:rPr>
          <w:color w:val="auto"/>
        </w:rPr>
        <w:t>insecure cancer survivors using nationally representative data from the National Health and Nutrition Examination Survey (NHANES</w:t>
      </w:r>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6C1EE6" w:rsidRPr="001A5891">
        <w:rPr>
          <w:rStyle w:val="Strong"/>
          <w:b w:val="0"/>
          <w:bCs w:val="0"/>
          <w:color w:val="auto"/>
        </w:rPr>
        <w:instrText xml:space="preserve"> ADDIN ZOTERO_ITEM CSL_CITATION {"citationID":"6F1L6Ig8","properties":{"formattedCitation":"[11,12]","plainCitation":"[11,12]","noteIndex":0},"citationItems":[{"id":1580,"uris":["http://zotero.org/users/local/S8X13ARX/items/J5DWKJJV"],"itemData":{"id":1580,"type":"article-journal","container-title":"BMC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6C1EE6" w:rsidRPr="001A5891">
        <w:rPr>
          <w:rStyle w:val="Strong"/>
          <w:b w:val="0"/>
          <w:bCs w:val="0"/>
          <w:noProof/>
          <w:color w:val="auto"/>
        </w:rPr>
        <w:t>[11,12]</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2" w:author="Maino Vieytes, Christian Augusto" w:date="2022-10-14T08:43:00Z">
        <w:r w:rsidR="00300969">
          <w:rPr>
            <w:color w:val="auto"/>
          </w:rPr>
          <w:t xml:space="preserve">there are no studies evaluating the dietary patterns of food insecure cancer survivors using nationally representative data </w:t>
        </w:r>
      </w:ins>
      <w:ins w:id="43"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53CFE556"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3A57EA">
        <w:rPr>
          <w:color w:val="auto"/>
        </w:rPr>
        <w:instrText xml:space="preserve"> ADDIN ZOTERO_ITEM CSL_CITATION {"citationID":"3EQCw6zf","properties":{"formattedCitation":"[13]","plainCitation":"[13]","noteIndex":0},"citationItems":[{"id":"ujLAUKKE/F0VPmgKm","uris":["http://zotero.org/users/local/AyFclNfa/items/R7G22D3N"],"itemData":{"id":353,"type":"article-journal","title":"National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6C1EE6" w:rsidRPr="001A5891">
        <w:rPr>
          <w:color w:val="auto"/>
        </w:rPr>
        <w:t>[13]</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6C1EE6" w:rsidRPr="001A5891">
        <w:rPr>
          <w:color w:val="auto"/>
        </w:rPr>
        <w:instrText xml:space="preserve"> ADDIN ZOTERO_ITEM CSL_CITATION {"citationID":"PdMIT0xT","properties":{"formattedCitation":"[14]","plainCitation":"[14]","noteIndex":0},"citationItems":[{"id":1619,"uris":["http://zotero.org/users/local/S8X13ARX/items/AHI59TS5"],"itemData":{"id":1619,"type":"document","publisher":"Centers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xml:space="preserve">. </w:t>
      </w:r>
      <w:ins w:id="44" w:author="Maino Vieytes, Christian Augusto" w:date="2022-10-17T11:10:00Z">
        <w:r w:rsidR="0008798D">
          <w:rPr>
            <w:color w:val="auto"/>
          </w:rPr>
          <w:t xml:space="preserve">Tumor </w:t>
        </w:r>
      </w:ins>
      <w:del w:id="45" w:author="Maino Vieytes, Christian Augusto" w:date="2022-10-17T11:10:00Z">
        <w:r w:rsidRPr="001A5891" w:rsidDel="0008798D">
          <w:rPr>
            <w:color w:val="auto"/>
          </w:rPr>
          <w:delText xml:space="preserve">Clinical measurements delineating tumor </w:delText>
        </w:r>
      </w:del>
      <w:r w:rsidRPr="001A5891">
        <w:rPr>
          <w:color w:val="auto"/>
        </w:rPr>
        <w:t>stage</w:t>
      </w:r>
      <w:r w:rsidR="008E65E7" w:rsidRPr="001A5891">
        <w:rPr>
          <w:color w:val="auto"/>
        </w:rPr>
        <w:t xml:space="preserve"> </w:t>
      </w:r>
      <w:ins w:id="46" w:author="Maino Vieytes, Christian Augusto" w:date="2022-10-17T11:10:00Z">
        <w:r w:rsidR="0008798D">
          <w:rPr>
            <w:color w:val="auto"/>
          </w:rPr>
          <w:t xml:space="preserve">data </w:t>
        </w:r>
      </w:ins>
      <w:r w:rsidR="008E65E7" w:rsidRPr="001A5891">
        <w:rPr>
          <w:color w:val="auto"/>
        </w:rPr>
        <w:t>for cancer survivors</w:t>
      </w:r>
      <w:r w:rsidRPr="001A5891">
        <w:rPr>
          <w:color w:val="auto"/>
        </w:rPr>
        <w:t xml:space="preserve"> are not part of the survey. All study procedures and protocols were approved by the NCHS Ethics Review Board and all participants provided informed </w:t>
      </w:r>
      <w:ins w:id="47"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6C1EE6" w:rsidRPr="001A5891">
        <w:rPr>
          <w:color w:val="auto"/>
        </w:rPr>
        <w:instrText xml:space="preserve"> ADDIN ZOTERO_ITEM CSL_CITATION {"citationID":"9J3wn43z","properties":{"formattedCitation":"[14]","plainCitation":"[14]","noteIndex":0},"citationItems":[{"id":1619,"uris":["http://zotero.org/users/local/S8X13ARX/items/AHI59TS5"],"itemData":{"id":1619,"type":"document","publisher":"Centers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425942D6"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48" w:author="Maino Vieytes, Christian Augusto" w:date="2022-10-14T08:52:00Z">
        <w:r w:rsidR="00BF000C">
          <w:rPr>
            <w:color w:val="auto"/>
          </w:rPr>
          <w:t xml:space="preserve"> given the generally benign course associated with these cancers that might </w:t>
        </w:r>
      </w:ins>
      <w:ins w:id="49" w:author="Maino Vieytes, Christian Augusto" w:date="2022-10-14T08:53:00Z">
        <w:r w:rsidR="00BF000C">
          <w:rPr>
            <w:color w:val="auto"/>
          </w:rPr>
          <w:t>otherwise</w:t>
        </w:r>
      </w:ins>
      <w:ins w:id="50" w:author="Maino Vieytes, Christian Augusto" w:date="2022-10-14T08:52:00Z">
        <w:r w:rsidR="00BF000C">
          <w:rPr>
            <w:color w:val="auto"/>
          </w:rPr>
          <w:t xml:space="preserve"> bias the sample</w:t>
        </w:r>
      </w:ins>
      <w:ins w:id="51" w:author="Maino Vieytes, Christian Augusto" w:date="2022-10-14T08:53:00Z">
        <w:r w:rsidR="00AB493F">
          <w:rPr>
            <w:color w:val="auto"/>
          </w:rPr>
          <w:t xml:space="preserve"> </w:t>
        </w:r>
      </w:ins>
      <w:r w:rsidR="00AB493F">
        <w:rPr>
          <w:color w:val="auto"/>
        </w:rPr>
        <w:fldChar w:fldCharType="begin"/>
      </w:r>
      <w:r w:rsidR="00AB493F">
        <w:rPr>
          <w:color w:val="auto"/>
        </w:rPr>
        <w:instrText xml:space="preserve"> ADDIN ZOTERO_ITEM CSL_CITATION {"citationID":"nAyjLRDF","properties":{"formattedCitation":"[15]","plainCitation":"[15]","noteIndex":0},"citationItems":[{"id":1748,"uris":["http://zotero.org/users/local/S8X13ARX/items/EJVBAQYE"],"itemData":{"id":1748,"type":"article-journal","container-title":"JNCI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AB493F">
        <w:rPr>
          <w:noProof/>
          <w:color w:val="auto"/>
        </w:rPr>
        <w:t>[15]</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52" w:author="Maino Vieytes, Christian Augusto" w:date="2022-10-14T08:45:00Z">
        <w:r w:rsidR="00300969">
          <w:rPr>
            <w:color w:val="auto"/>
          </w:rPr>
          <w:t xml:space="preserve"> </w:t>
        </w:r>
      </w:ins>
      <w:del w:id="53"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24D35F1F"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AB493F">
        <w:rPr>
          <w:color w:val="auto"/>
        </w:rPr>
        <w:instrText xml:space="preserve"> ADDIN ZOTERO_ITEM CSL_CITATION {"citationID":"NygoqXAB","properties":{"formattedCitation":"[16]","plainCitation":"[16]","noteIndex":0},"citationItems":[{"id":1620,"uris":["http://zotero.org/users/local/S8X13ARX/items/KKA2EYXT"],"itemData":{"id":1620,"type":"article-journal","container-title":"Journal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AB493F">
        <w:rPr>
          <w:color w:val="auto"/>
        </w:rPr>
        <w:t>[16]</w:t>
      </w:r>
      <w:r w:rsidRPr="001A5891">
        <w:rPr>
          <w:b/>
          <w:color w:val="auto"/>
        </w:rPr>
        <w:fldChar w:fldCharType="end"/>
      </w:r>
      <w:r w:rsidRPr="001A5891">
        <w:rPr>
          <w:color w:val="auto"/>
        </w:rPr>
        <w:t>. We modeled household size numerically.</w:t>
      </w:r>
    </w:p>
    <w:p w14:paraId="4F9177F9" w14:textId="548382CD"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AB493F">
        <w:rPr>
          <w:color w:val="auto"/>
        </w:rPr>
        <w:instrText xml:space="preserve"> ADDIN ZOTERO_ITEM CSL_CITATION {"citationID":"wJBrA3zm","properties":{"formattedCitation":"[17,18]","plainCitation":"[17,18]","noteIndex":0},"citationItems":[{"id":1389,"uris":["http://zotero.org/users/local/S8X13ARX/items/LCL7BTPS"],"itemData":{"id":1389,"type":"article-journal","abstract":"We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[17,18]</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 respectively </w:t>
      </w:r>
      <w:r w:rsidRPr="001A5891">
        <w:rPr>
          <w:b/>
          <w:color w:val="auto"/>
        </w:rPr>
        <w:fldChar w:fldCharType="begin"/>
      </w:r>
      <w:r w:rsidR="00AB493F">
        <w:rPr>
          <w:color w:val="auto"/>
        </w:rPr>
        <w:instrText xml:space="preserve"> ADDIN ZOTERO_ITEM CSL_CITATION {"citationID":"8zlv01gw","properties":{"formattedCitation":"[19,20]","plainCitation":"[19,20]","noteIndex":0},"citationItems":[{"id":1561,"uris":["http://zotero.org/users/local/S8X13ARX/items/FFEVBQWA"],"itemData":{"id":1561,"type":"article-journal","container-title":"Biological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AB493F">
        <w:rPr>
          <w:color w:val="auto"/>
        </w:rPr>
        <w:t>[19,20]</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46647DFF" w:rsidR="009C25EC" w:rsidRPr="001A5891" w:rsidRDefault="009C25EC" w:rsidP="001A5891">
      <w:pPr>
        <w:pStyle w:val="MDPI31text"/>
        <w:rPr>
          <w:b/>
          <w:color w:val="auto"/>
        </w:rPr>
      </w:pPr>
      <w:r w:rsidRPr="001A5891">
        <w:rPr>
          <w:color w:val="auto"/>
        </w:rPr>
        <w:t xml:space="preserve">Dietary data </w:t>
      </w:r>
      <w:del w:id="54" w:author="Maino Vieytes, Christian Augusto" w:date="2022-10-17T11:11:00Z">
        <w:r w:rsidRPr="001A5891" w:rsidDel="0008798D">
          <w:rPr>
            <w:color w:val="auto"/>
          </w:rPr>
          <w:delText xml:space="preserve">are </w:delText>
        </w:r>
      </w:del>
      <w:ins w:id="55" w:author="Maino Vieytes, Christian Augusto" w:date="2022-10-17T11:11:00Z">
        <w:r w:rsidR="0008798D">
          <w:rPr>
            <w:color w:val="auto"/>
          </w:rPr>
          <w:t>were</w:t>
        </w:r>
        <w:r w:rsidR="0008798D" w:rsidRPr="001A5891">
          <w:rPr>
            <w:color w:val="auto"/>
          </w:rPr>
          <w:t xml:space="preserve"> </w:t>
        </w:r>
      </w:ins>
      <w:r w:rsidRPr="001A5891">
        <w:rPr>
          <w:color w:val="auto"/>
        </w:rPr>
        <w:t xml:space="preserve">collected using the 24-hour recall method from NHANES participants during an in-person interview (performed in the MEC) </w:t>
      </w:r>
      <w:r w:rsidRPr="001A5891">
        <w:rPr>
          <w:b/>
          <w:color w:val="auto"/>
        </w:rPr>
        <w:fldChar w:fldCharType="begin"/>
      </w:r>
      <w:r w:rsidR="00AB493F">
        <w:rPr>
          <w:color w:val="auto"/>
        </w:rPr>
        <w:instrText xml:space="preserve"> ADDIN ZOTERO_ITEM CSL_CITATION {"citationID":"gHGzpwU1","properties":{"formattedCitation":"[21]","plainCitation":"[21]","noteIndex":0},"citationItems":[{"id":808,"uris":["http://zotero.org/users/local/S8X13ARX/items/QXTB5EYL"],"itemData":{"id":808,"type":"article-journal","container-title":"The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AB493F">
        <w:rPr>
          <w:color w:val="auto"/>
        </w:rPr>
        <w:instrText xml:space="preserve"> ADDIN ZOTERO_ITEM CSL_CITATION {"citationID":"DMaEAcLo","properties":{"formattedCitation":"[21,22]","plainCitation":"[21,22]","noteIndex":0},"citationItems":[{"id":806,"uris":["http://zotero.org/users/local/S8X13ARX/items/B2M4LR36"],"itemData":{"id":806,"type":"article-journal","container-title":"The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[21,22]</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w:t>
      </w:r>
      <w:ins w:id="56" w:author="Maino Vieytes, Christian Augusto" w:date="2022-10-17T11:13:00Z">
        <w:r w:rsidR="00D0309E">
          <w:rPr>
            <w:color w:val="auto"/>
          </w:rPr>
          <w:t xml:space="preserve"> and minimize any bias introduced by using a single day of dietary intake values</w:t>
        </w:r>
      </w:ins>
      <w:r w:rsidRPr="001A5891">
        <w:rPr>
          <w:color w:val="auto"/>
        </w:rPr>
        <w:t xml:space="preserve">, we averaged intake values across both days of data collection </w:t>
      </w:r>
      <w:r w:rsidRPr="001A5891">
        <w:rPr>
          <w:b/>
          <w:color w:val="auto"/>
        </w:rPr>
        <w:fldChar w:fldCharType="begin"/>
      </w:r>
      <w:r w:rsidR="00AB493F">
        <w:rPr>
          <w:color w:val="auto"/>
        </w:rPr>
        <w:instrText xml:space="preserve"> ADDIN ZOTERO_ITEM CSL_CITATION {"citationID":"VyAQHFbF","properties":{"formattedCitation":"[23,24]","plainCitation":"[23,24]","noteIndex":0},"citationItems":[{"id":1746,"uris":["http://zotero.org/users/local/S8X13ARX/items/WU2JE6EL"],"itemData":{"id":1746,"type":"article-journal","abstract":"Abstract\n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AB493F">
        <w:rPr>
          <w:color w:val="auto"/>
        </w:rPr>
        <w:t>[23,24]</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AB493F">
        <w:rPr>
          <w:color w:val="auto"/>
        </w:rPr>
        <w:instrText xml:space="preserve"> ADDIN ZOTERO_ITEM CSL_CITATION {"citationID":"WweIO6AT","properties":{"formattedCitation":"[25]","plainCitation":"[25]","noteIndex":0},"citationItems":[{"id":1304,"uris":["http://zotero.org/users/local/S8X13ARX/items/92BRNILY"],"itemData":{"id":1304,"type":"article-journal","container-title":"Procedia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AB493F">
        <w:rPr>
          <w:color w:val="auto"/>
        </w:rPr>
        <w:t>[25]</w:t>
      </w:r>
      <w:r w:rsidRPr="001A5891">
        <w:rPr>
          <w:b/>
          <w:color w:val="auto"/>
        </w:rPr>
        <w:fldChar w:fldCharType="end"/>
      </w:r>
      <w:r w:rsidRPr="001A5891">
        <w:rPr>
          <w:color w:val="auto"/>
        </w:rPr>
        <w:t xml:space="preserve">. </w:t>
      </w:r>
    </w:p>
    <w:p w14:paraId="56C4B8F0" w14:textId="6F7BB873"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AB493F">
        <w:rPr>
          <w:color w:val="auto"/>
        </w:rPr>
        <w:instrText xml:space="preserve"> ADDIN ZOTERO_ITEM CSL_CITATION {"citationID":"3VNdxzDV","properties":{"formattedCitation":"[26,27]","plainCitation":"[26,27]","noteIndex":0},"citationItems":[{"id":814,"uris":["http://zotero.org/users/local/S8X13ARX/items/ZV4UMRML"],"itemData":{"id":814,"type":"article-journal","title":"Bowman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AB493F">
        <w:rPr>
          <w:color w:val="auto"/>
        </w:rPr>
        <w:t>[26,27]</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w:t>
      </w:r>
      <w:r w:rsidRPr="001A5891">
        <w:rPr>
          <w:color w:val="auto"/>
        </w:rPr>
        <w:lastRenderedPageBreak/>
        <w:t xml:space="preserve">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AB493F">
        <w:rPr>
          <w:color w:val="auto"/>
        </w:rPr>
        <w:instrText xml:space="preserve"> ADDIN ZOTERO_ITEM CSL_CITATION {"citationID":"gWA11HtW","properties":{"formattedCitation":"[28]","plainCitation":"[28]","noteIndex":0},"citationItems":[{"id":835,"uris":["http://zotero.org/users/local/S8X13ARX/items/HK3ZM8V9"],"itemData":{"id":835,"type":"article-journal","container-title":"The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AB493F">
        <w:rPr>
          <w:color w:val="auto"/>
        </w:rPr>
        <w:t>[28]</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t xml:space="preserve">2.4. </w:t>
      </w:r>
      <w:r w:rsidR="009C25EC" w:rsidRPr="001A5891">
        <w:rPr>
          <w:color w:val="auto"/>
        </w:rPr>
        <w:t>Cancer Status and Food Security Data</w:t>
      </w:r>
    </w:p>
    <w:p w14:paraId="2F493D0C" w14:textId="7475DB4F"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AB493F">
        <w:rPr>
          <w:color w:val="auto"/>
        </w:rPr>
        <w:instrText xml:space="preserve"> ADDIN ZOTERO_ITEM CSL_CITATION {"citationID":"ZQBgOZOT","properties":{"formattedCitation":"[29]","plainCitation":"[29]","noteIndex":0},"citationItems":[{"id":1713,"uris":["http://zotero.org/users/local/S8X13ARX/items/QSV67ZBV"],"itemData":{"id":1713,"type":"article-journal","abstract":"Many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AB493F">
        <w:rPr>
          <w:color w:val="auto"/>
        </w:rPr>
        <w:t>[29]</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AB493F">
        <w:rPr>
          <w:color w:val="auto"/>
        </w:rPr>
        <w:instrText xml:space="preserve"> ADDIN ZOTERO_ITEM CSL_CITATION {"citationID":"CbzZjQa9","properties":{"formattedCitation":"[15]","plainCitation":"[15]","noteIndex":0},"citationItems":[{"id":1748,"uris":["http://zotero.org/users/local/S8X13ARX/items/EJVBAQYE"],"itemData":{"id":1748,"type":"article-journal","container-title":"JNCI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AB493F">
        <w:rPr>
          <w:color w:val="auto"/>
        </w:rPr>
        <w:t>[15]</w:t>
      </w:r>
      <w:r w:rsidRPr="001A5891">
        <w:rPr>
          <w:b/>
          <w:color w:val="auto"/>
        </w:rPr>
        <w:fldChar w:fldCharType="end"/>
      </w:r>
      <w:r w:rsidRPr="001A5891">
        <w:rPr>
          <w:color w:val="auto"/>
        </w:rPr>
        <w:t>.</w:t>
      </w:r>
    </w:p>
    <w:p w14:paraId="2084D05A" w14:textId="34DB6766"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6F1068">
        <w:rPr>
          <w:color w:val="auto"/>
        </w:rPr>
        <w:instrText xml:space="preserve"> ADDIN ZOTERO_ITEM CSL_CITATION {"citationID":"3AXMnapy","properties":{"formattedCitation":"[30,31]","plainCitation":"[30,31]","noteIndex":0},"citationItems":[{"id":1383,"uris":["http://zotero.org/users/local/S8X13ARX/items/3WGIUSZL"],"itemData":{"id":1383,"type":"document","publisher":"U.S.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6F1068">
        <w:rPr>
          <w:color w:val="auto"/>
        </w:rPr>
        <w:instrText xml:space="preserve"> ADDIN ZOTERO_ITEM CSL_CITATION {"citationID":"CTrkjNBD","properties":{"formattedCitation":"[30,31]","plainCitation":"[30,31]","noteIndex":0},"citationItems":[{"id":1383,"uris":["http://zotero.org/users/local/S8X13ARX/items/3WGIUSZL"],"itemData":{"id":1383,"type":"document","publisher":"U.S.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600E4F72"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w:t>
      </w:r>
      <w:del w:id="57" w:author="Maino Vieytes, Christian Augusto" w:date="2022-10-17T18:10:00Z">
        <w:r w:rsidRPr="001A5891" w:rsidDel="00C403C9">
          <w:rPr>
            <w:color w:val="auto"/>
          </w:rPr>
          <w:delText xml:space="preserve">PCA and </w:delText>
        </w:r>
      </w:del>
      <w:r w:rsidRPr="001A5891">
        <w:rPr>
          <w:color w:val="auto"/>
        </w:rPr>
        <w:t>penalized logistic regression models</w:t>
      </w:r>
      <w:ins w:id="58" w:author="Maino Vieytes, Christian Augusto" w:date="2022-10-17T18:10:00Z">
        <w:r w:rsidR="00C403C9">
          <w:rPr>
            <w:color w:val="auto"/>
          </w:rPr>
          <w:t xml:space="preserve"> and PCA</w:t>
        </w:r>
      </w:ins>
      <w:r w:rsidRPr="001A5891">
        <w:rPr>
          <w:color w:val="auto"/>
        </w:rPr>
        <w:t xml:space="preserve">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w:t>
      </w:r>
      <w:ins w:id="59" w:author="Maino Vieytes, Christian Augusto" w:date="2022-10-17T18:10:00Z">
        <w:r w:rsidR="00C403C9">
          <w:rPr>
            <w:color w:val="auto"/>
          </w:rPr>
          <w:t xml:space="preserve">For the former, we used four binary outcomes: </w:t>
        </w:r>
      </w:ins>
      <w:ins w:id="60" w:author="Maino Vieytes, Christian Augusto" w:date="2022-10-17T18:13:00Z">
        <w:r w:rsidR="0039525D">
          <w:rPr>
            <w:color w:val="auto"/>
          </w:rPr>
          <w:t xml:space="preserve">food insecurity status (food insecure vs food secure), </w:t>
        </w:r>
      </w:ins>
      <w:ins w:id="61" w:author="Maino Vieytes, Christian Augusto" w:date="2022-10-17T18:12:00Z">
        <w:r w:rsidR="00C403C9" w:rsidRPr="001A5891">
          <w:rPr>
            <w:bCs/>
            <w:color w:val="auto"/>
          </w:rPr>
          <w:t xml:space="preserve">age </w:t>
        </w:r>
        <w:r w:rsidR="00C403C9" w:rsidRPr="001A5891">
          <w:rPr>
            <w:bCs/>
            <w:color w:val="auto"/>
          </w:rPr>
          <w:sym w:font="Symbol" w:char="F0B3"/>
        </w:r>
        <w:r w:rsidR="00C403C9" w:rsidRPr="001A5891">
          <w:rPr>
            <w:bCs/>
            <w:color w:val="auto"/>
          </w:rPr>
          <w:t xml:space="preserve"> 60 years, household receipt of SNAP benefits in the last 12 months, and household size </w:t>
        </w:r>
        <w:r w:rsidR="00C403C9" w:rsidRPr="001A5891">
          <w:rPr>
            <w:bCs/>
            <w:color w:val="auto"/>
          </w:rPr>
          <w:sym w:font="Symbol" w:char="F0B3"/>
        </w:r>
        <w:r w:rsidR="00C403C9" w:rsidRPr="001A5891">
          <w:rPr>
            <w:bCs/>
            <w:color w:val="auto"/>
          </w:rPr>
          <w:t xml:space="preserve"> 5</w:t>
        </w:r>
        <w:r w:rsidR="00C403C9">
          <w:rPr>
            <w:bCs/>
            <w:color w:val="auto"/>
          </w:rPr>
          <w:t xml:space="preserve">, which are all </w:t>
        </w:r>
      </w:ins>
      <w:ins w:id="62" w:author="Maino Vieytes, Christian Augusto" w:date="2022-10-17T18:13:00Z">
        <w:r w:rsidR="0039525D">
          <w:rPr>
            <w:bCs/>
            <w:color w:val="auto"/>
          </w:rPr>
          <w:t xml:space="preserve">associated or </w:t>
        </w:r>
      </w:ins>
      <w:ins w:id="63" w:author="Maino Vieytes, Christian Augusto" w:date="2022-10-17T18:15:00Z">
        <w:r w:rsidR="0039525D">
          <w:rPr>
            <w:bCs/>
            <w:color w:val="auto"/>
          </w:rPr>
          <w:t>understood</w:t>
        </w:r>
      </w:ins>
      <w:ins w:id="64" w:author="Maino Vieytes, Christian Augusto" w:date="2022-10-17T18:13:00Z">
        <w:r w:rsidR="0039525D">
          <w:rPr>
            <w:bCs/>
            <w:color w:val="auto"/>
          </w:rPr>
          <w:t xml:space="preserve"> risk factors for FI</w:t>
        </w:r>
      </w:ins>
      <w:ins w:id="65" w:author="Maino Vieytes, Christian Augusto" w:date="2022-10-17T18:14:00Z">
        <w:r w:rsidR="0039525D">
          <w:rPr>
            <w:bCs/>
            <w:color w:val="auto"/>
          </w:rPr>
          <w:t xml:space="preserve"> </w:t>
        </w:r>
      </w:ins>
      <w:r w:rsidR="0039525D">
        <w:rPr>
          <w:bCs/>
          <w:color w:val="auto"/>
        </w:rPr>
        <w:fldChar w:fldCharType="begin"/>
      </w:r>
      <w:r w:rsidR="0039525D">
        <w:rPr>
          <w:bCs/>
          <w:color w:val="auto"/>
        </w:rPr>
        <w:instrText xml:space="preserve"> ADDIN ZOTERO_ITEM CSL_CITATION {"citationID":"KbzanMSA","properties":{"formattedCitation":"[32,33]","plainCitation":"[32,33]","noteIndex":0},"citationItems":[{"id":1373,"uris":["http://zotero.org/users/local/S8X13ARX/items/F9TXRSSS"],"itemData":{"id":1373,"type":"article-journal","container-title":"The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39525D">
        <w:rPr>
          <w:bCs/>
          <w:color w:val="auto"/>
        </w:rPr>
        <w:fldChar w:fldCharType="separate"/>
      </w:r>
      <w:r w:rsidR="0039525D">
        <w:rPr>
          <w:bCs/>
          <w:noProof/>
          <w:color w:val="auto"/>
        </w:rPr>
        <w:t>[32,33]</w:t>
      </w:r>
      <w:r w:rsidR="0039525D">
        <w:rPr>
          <w:bCs/>
          <w:color w:val="auto"/>
        </w:rPr>
        <w:fldChar w:fldCharType="end"/>
      </w:r>
      <w:ins w:id="66" w:author="Maino Vieytes, Christian Augusto" w:date="2022-10-17T18:14:00Z">
        <w:r w:rsidR="0039525D">
          <w:rPr>
            <w:bCs/>
            <w:color w:val="auto"/>
          </w:rPr>
          <w:t xml:space="preserve">. </w:t>
        </w:r>
      </w:ins>
      <w:r w:rsidRPr="001A5891">
        <w:rPr>
          <w:color w:val="auto"/>
        </w:rPr>
        <w:t xml:space="preserve">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del w:id="67" w:author="Maino Vieytes, Christian Augusto" w:date="2022-10-17T11:14:00Z">
        <w:r w:rsidRPr="001A5891" w:rsidDel="00D0309E">
          <w:rPr>
            <w:color w:val="auto"/>
          </w:rPr>
          <w:delText>.</w:delText>
        </w:r>
      </w:del>
    </w:p>
    <w:p w14:paraId="44A05D8E" w14:textId="39FB809E"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w:t>
      </w:r>
      <w:r w:rsidRPr="001A5891">
        <w:rPr>
          <w:color w:val="auto"/>
        </w:rPr>
        <w:lastRenderedPageBreak/>
        <w:t xml:space="preserve">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39525D">
        <w:rPr>
          <w:color w:val="auto"/>
        </w:rPr>
        <w:instrText xml:space="preserve"> ADDIN ZOTERO_ITEM CSL_CITATION {"citationID":"qCkpilQc","properties":{"formattedCitation":"[34]","plainCitation":"[34]","noteIndex":0},"citationItems":[{"id":1565,"uris":["http://zotero.org/users/local/S8X13ARX/items/5J5UUH7A"],"itemData":{"id":1565,"type":"article-journal","container-title":"Vital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39525D">
        <w:rPr>
          <w:color w:val="auto"/>
        </w:rPr>
        <w:t>[34]</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68"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69"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70" w:author="Maino Vieytes, Christian Augusto" w:date="2022-10-14T09:30:00Z">
        <w:r w:rsidR="00DF3D7B">
          <w:rPr>
            <w:color w:val="auto"/>
          </w:rPr>
          <w:fldChar w:fldCharType="end"/>
        </w:r>
        <w:r w:rsidR="00DF3D7B">
          <w:rPr>
            <w:color w:val="auto"/>
          </w:rPr>
          <w:t>.</w:t>
        </w:r>
      </w:ins>
      <w:del w:id="71"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Change w:id="72">
          <w:tblGrid>
            <w:gridCol w:w="2014"/>
            <w:gridCol w:w="1761"/>
            <w:gridCol w:w="3118"/>
            <w:gridCol w:w="1500"/>
            <w:gridCol w:w="819"/>
          </w:tblGrid>
        </w:tblGridChange>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AD0410" w:rsidRPr="001A5891" w14:paraId="252326C2" w14:textId="77777777" w:rsidTr="0004719F">
        <w:trPr>
          <w:trHeight w:val="320"/>
        </w:trPr>
        <w:tc>
          <w:tcPr>
            <w:tcW w:w="8393" w:type="dxa"/>
            <w:gridSpan w:val="4"/>
            <w:tcBorders>
              <w:top w:val="single" w:sz="4" w:space="0" w:color="auto"/>
              <w:bottom w:val="nil"/>
              <w:right w:val="nil"/>
            </w:tcBorders>
            <w:noWrap/>
          </w:tcPr>
          <w:p w14:paraId="4BE9524F" w14:textId="22FB1FB3" w:rsidR="00AD0410" w:rsidRPr="001A5891" w:rsidRDefault="00AD0410" w:rsidP="00AD0410">
            <w:pPr>
              <w:jc w:val="left"/>
              <w:rPr>
                <w:color w:val="auto"/>
              </w:rPr>
              <w:pPrChange w:id="73" w:author="Maino Vieytes, Christian Augusto" w:date="2022-10-17T18:24:00Z">
                <w:pPr>
                  <w:jc w:val="center"/>
                </w:pPr>
              </w:pPrChange>
            </w:pPr>
            <w:r w:rsidRPr="001A5891">
              <w:rPr>
                <w:color w:val="auto"/>
              </w:rPr>
              <w:t>Age</w:t>
            </w:r>
          </w:p>
        </w:tc>
        <w:tc>
          <w:tcPr>
            <w:tcW w:w="819" w:type="dxa"/>
            <w:tcBorders>
              <w:top w:val="single" w:sz="4" w:space="0" w:color="auto"/>
              <w:left w:val="nil"/>
              <w:bottom w:val="nil"/>
              <w:right w:val="single" w:sz="4" w:space="0" w:color="auto"/>
            </w:tcBorders>
          </w:tcPr>
          <w:p w14:paraId="51076E66" w14:textId="77777777" w:rsidR="00AD0410" w:rsidRPr="001A5891" w:rsidRDefault="00AD0410"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lastRenderedPageBreak/>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AD0410" w:rsidRPr="001A5891" w14:paraId="576EF9B1" w14:textId="77777777" w:rsidTr="001A3A93">
        <w:trPr>
          <w:trHeight w:val="320"/>
        </w:trPr>
        <w:tc>
          <w:tcPr>
            <w:tcW w:w="8393" w:type="dxa"/>
            <w:gridSpan w:val="4"/>
            <w:tcBorders>
              <w:bottom w:val="nil"/>
              <w:right w:val="nil"/>
            </w:tcBorders>
            <w:noWrap/>
            <w:hideMark/>
          </w:tcPr>
          <w:p w14:paraId="06EA9685" w14:textId="130F2393" w:rsidR="00AD0410" w:rsidRPr="001A5891" w:rsidRDefault="00AD0410" w:rsidP="00AD0410">
            <w:pPr>
              <w:jc w:val="left"/>
              <w:rPr>
                <w:color w:val="auto"/>
              </w:rPr>
              <w:pPrChange w:id="74" w:author="Maino Vieytes, Christian Augusto" w:date="2022-10-17T18:25:00Z">
                <w:pPr>
                  <w:jc w:val="center"/>
                </w:pPr>
              </w:pPrChange>
            </w:pPr>
            <w:r w:rsidRPr="001A5891">
              <w:rPr>
                <w:color w:val="auto"/>
              </w:rPr>
              <w:t>Education Attained</w:t>
            </w:r>
          </w:p>
        </w:tc>
        <w:tc>
          <w:tcPr>
            <w:tcW w:w="819" w:type="dxa"/>
            <w:tcBorders>
              <w:left w:val="nil"/>
              <w:bottom w:val="nil"/>
              <w:right w:val="single" w:sz="4" w:space="0" w:color="auto"/>
            </w:tcBorders>
          </w:tcPr>
          <w:p w14:paraId="709D23B0" w14:textId="77777777" w:rsidR="00AD0410" w:rsidRPr="001A5891" w:rsidRDefault="00AD0410"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AD0410" w:rsidRPr="001A5891" w14:paraId="38579E7E" w14:textId="77777777" w:rsidTr="00111753">
        <w:trPr>
          <w:trHeight w:val="320"/>
        </w:trPr>
        <w:tc>
          <w:tcPr>
            <w:tcW w:w="8393" w:type="dxa"/>
            <w:gridSpan w:val="4"/>
            <w:tcBorders>
              <w:top w:val="single" w:sz="4" w:space="0" w:color="auto"/>
              <w:bottom w:val="nil"/>
              <w:right w:val="nil"/>
            </w:tcBorders>
            <w:noWrap/>
          </w:tcPr>
          <w:p w14:paraId="19CAC409" w14:textId="0A4923E7" w:rsidR="00AD0410" w:rsidRPr="001A5891" w:rsidRDefault="00AD0410" w:rsidP="00AD0410">
            <w:pPr>
              <w:jc w:val="left"/>
              <w:rPr>
                <w:color w:val="auto"/>
              </w:rPr>
              <w:pPrChange w:id="75" w:author="Maino Vieytes, Christian Augusto" w:date="2022-10-17T18:25:00Z">
                <w:pPr>
                  <w:jc w:val="center"/>
                </w:pPr>
              </w:pPrChange>
            </w:pPr>
            <w:r w:rsidRPr="001A5891">
              <w:rPr>
                <w:color w:val="auto"/>
              </w:rPr>
              <w:t>Household Size</w:t>
            </w:r>
          </w:p>
        </w:tc>
        <w:tc>
          <w:tcPr>
            <w:tcW w:w="819" w:type="dxa"/>
            <w:tcBorders>
              <w:top w:val="single" w:sz="4" w:space="0" w:color="auto"/>
              <w:left w:val="nil"/>
              <w:bottom w:val="nil"/>
              <w:right w:val="single" w:sz="4" w:space="0" w:color="auto"/>
            </w:tcBorders>
          </w:tcPr>
          <w:p w14:paraId="12CF5E0C" w14:textId="77777777" w:rsidR="00AD0410" w:rsidRPr="001A5891" w:rsidRDefault="00AD0410"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rsidDel="00AD0410" w14:paraId="6C099CEA" w14:textId="079F2B71" w:rsidTr="009C772B">
        <w:trPr>
          <w:trHeight w:val="320"/>
          <w:del w:id="76" w:author="Maino Vieytes, Christian Augusto" w:date="2022-10-17T18:29:00Z"/>
        </w:trPr>
        <w:tc>
          <w:tcPr>
            <w:tcW w:w="8393" w:type="dxa"/>
            <w:gridSpan w:val="4"/>
            <w:tcBorders>
              <w:top w:val="single" w:sz="4" w:space="0" w:color="auto"/>
              <w:bottom w:val="nil"/>
              <w:right w:val="nil"/>
            </w:tcBorders>
            <w:noWrap/>
          </w:tcPr>
          <w:p w14:paraId="0BCF1BEB" w14:textId="08A3E17A" w:rsidR="00041C8B" w:rsidRPr="001A5891" w:rsidDel="00AD0410" w:rsidRDefault="00041C8B" w:rsidP="00041C8B">
            <w:pPr>
              <w:rPr>
                <w:del w:id="77" w:author="Maino Vieytes, Christian Augusto" w:date="2022-10-17T18:29:00Z"/>
                <w:color w:val="auto"/>
              </w:rPr>
            </w:pPr>
            <w:del w:id="78" w:author="Maino Vieytes, Christian Augusto" w:date="2022-10-17T18:29:00Z">
              <w:r w:rsidRPr="001A5891" w:rsidDel="00AD0410">
                <w:rPr>
                  <w:color w:val="auto"/>
                </w:rPr>
                <w:delText>BMI (kg/m</w:delText>
              </w:r>
              <w:r w:rsidRPr="001A5891" w:rsidDel="00AD0410">
                <w:rPr>
                  <w:color w:val="auto"/>
                  <w:vertAlign w:val="superscript"/>
                </w:rPr>
                <w:delText>2</w:delText>
              </w:r>
              <w:r w:rsidRPr="001A5891" w:rsidDel="00AD0410">
                <w:rPr>
                  <w:color w:val="auto"/>
                </w:rPr>
                <w:delText>)</w:delText>
              </w:r>
            </w:del>
          </w:p>
        </w:tc>
        <w:tc>
          <w:tcPr>
            <w:tcW w:w="819" w:type="dxa"/>
            <w:tcBorders>
              <w:top w:val="single" w:sz="4" w:space="0" w:color="auto"/>
              <w:left w:val="nil"/>
              <w:bottom w:val="nil"/>
              <w:right w:val="single" w:sz="4" w:space="0" w:color="auto"/>
            </w:tcBorders>
          </w:tcPr>
          <w:p w14:paraId="236EC7C9" w14:textId="33ADD953" w:rsidR="00041C8B" w:rsidRPr="001A5891" w:rsidDel="00AD0410" w:rsidRDefault="00041C8B" w:rsidP="00041C8B">
            <w:pPr>
              <w:jc w:val="center"/>
              <w:rPr>
                <w:del w:id="79" w:author="Maino Vieytes, Christian Augusto" w:date="2022-10-17T18:29:00Z"/>
                <w:color w:val="auto"/>
              </w:rPr>
            </w:pPr>
            <w:del w:id="80" w:author="Maino Vieytes, Christian Augusto" w:date="2022-10-17T18:29:00Z">
              <w:r w:rsidRPr="001A5891" w:rsidDel="00AD0410">
                <w:rPr>
                  <w:color w:val="auto"/>
                </w:rPr>
                <w:delText>0.23</w:delText>
              </w:r>
            </w:del>
          </w:p>
          <w:p w14:paraId="6BF33372" w14:textId="2F771CF8" w:rsidR="00041C8B" w:rsidRPr="001A5891" w:rsidDel="00AD0410" w:rsidRDefault="00041C8B" w:rsidP="00041C8B">
            <w:pPr>
              <w:jc w:val="center"/>
              <w:rPr>
                <w:del w:id="81" w:author="Maino Vieytes, Christian Augusto" w:date="2022-10-17T18:29:00Z"/>
                <w:color w:val="auto"/>
              </w:rPr>
            </w:pPr>
          </w:p>
        </w:tc>
      </w:tr>
      <w:tr w:rsidR="001A5891" w:rsidRPr="001A5891" w:rsidDel="00AD0410" w14:paraId="6603824B" w14:textId="05DD1228" w:rsidTr="00AD0410">
        <w:tblPrEx>
          <w:tblW w:w="0" w:type="auto"/>
          <w:tblPrExChange w:id="82" w:author="Maino Vieytes, Christian Augusto" w:date="2022-10-17T18:29:00Z">
            <w:tblPrEx>
              <w:tblW w:w="0" w:type="auto"/>
            </w:tblPrEx>
          </w:tblPrExChange>
        </w:tblPrEx>
        <w:trPr>
          <w:trHeight w:val="320"/>
          <w:del w:id="83" w:author="Maino Vieytes, Christian Augusto" w:date="2022-10-17T18:29:00Z"/>
          <w:trPrChange w:id="84" w:author="Maino Vieytes, Christian Augusto" w:date="2022-10-17T18:29:00Z">
            <w:trPr>
              <w:trHeight w:val="320"/>
            </w:trPr>
          </w:trPrChange>
        </w:trPr>
        <w:tc>
          <w:tcPr>
            <w:tcW w:w="2014" w:type="dxa"/>
            <w:tcBorders>
              <w:top w:val="nil"/>
              <w:bottom w:val="single" w:sz="4" w:space="0" w:color="auto"/>
              <w:right w:val="nil"/>
            </w:tcBorders>
            <w:noWrap/>
            <w:tcPrChange w:id="85" w:author="Maino Vieytes, Christian Augusto" w:date="2022-10-17T18:29:00Z">
              <w:tcPr>
                <w:tcW w:w="2014" w:type="dxa"/>
                <w:tcBorders>
                  <w:top w:val="nil"/>
                  <w:bottom w:val="single" w:sz="4" w:space="0" w:color="auto"/>
                  <w:right w:val="nil"/>
                </w:tcBorders>
                <w:noWrap/>
              </w:tcPr>
            </w:tcPrChange>
          </w:tcPr>
          <w:p w14:paraId="47D5AAA1" w14:textId="6E04D115" w:rsidR="00041C8B" w:rsidRPr="001A5891" w:rsidDel="00AD0410" w:rsidRDefault="00041C8B" w:rsidP="00041C8B">
            <w:pPr>
              <w:rPr>
                <w:del w:id="86" w:author="Maino Vieytes, Christian Augusto" w:date="2022-10-17T18:29:00Z"/>
                <w:color w:val="auto"/>
              </w:rPr>
            </w:pPr>
            <w:del w:id="87" w:author="Maino Vieytes, Christian Augusto" w:date="2022-10-17T18:29:00Z">
              <w:r w:rsidRPr="001A5891" w:rsidDel="00AD0410">
                <w:rPr>
                  <w:color w:val="auto"/>
                </w:rPr>
                <w:delText>Mean (SD)</w:delText>
              </w:r>
            </w:del>
          </w:p>
        </w:tc>
        <w:tc>
          <w:tcPr>
            <w:tcW w:w="1761" w:type="dxa"/>
            <w:tcBorders>
              <w:top w:val="nil"/>
              <w:left w:val="nil"/>
              <w:bottom w:val="single" w:sz="4" w:space="0" w:color="auto"/>
              <w:right w:val="nil"/>
            </w:tcBorders>
            <w:noWrap/>
            <w:tcPrChange w:id="88" w:author="Maino Vieytes, Christian Augusto" w:date="2022-10-17T18:29:00Z">
              <w:tcPr>
                <w:tcW w:w="1761" w:type="dxa"/>
                <w:tcBorders>
                  <w:top w:val="nil"/>
                  <w:left w:val="nil"/>
                  <w:bottom w:val="single" w:sz="4" w:space="0" w:color="auto"/>
                  <w:right w:val="nil"/>
                </w:tcBorders>
                <w:noWrap/>
              </w:tcPr>
            </w:tcPrChange>
          </w:tcPr>
          <w:p w14:paraId="6AFFB26F" w14:textId="35412E11" w:rsidR="00041C8B" w:rsidRPr="001A5891" w:rsidDel="00AD0410" w:rsidRDefault="00041C8B" w:rsidP="00041C8B">
            <w:pPr>
              <w:jc w:val="center"/>
              <w:rPr>
                <w:del w:id="89" w:author="Maino Vieytes, Christian Augusto" w:date="2022-10-17T18:29:00Z"/>
                <w:color w:val="auto"/>
              </w:rPr>
            </w:pPr>
            <w:del w:id="90" w:author="Maino Vieytes, Christian Augusto" w:date="2022-10-17T18:29:00Z">
              <w:r w:rsidRPr="001A5891" w:rsidDel="00AD0410">
                <w:rPr>
                  <w:color w:val="auto"/>
                </w:rPr>
                <w:delText>29.2 (6.6)</w:delText>
              </w:r>
            </w:del>
          </w:p>
        </w:tc>
        <w:tc>
          <w:tcPr>
            <w:tcW w:w="3118" w:type="dxa"/>
            <w:tcBorders>
              <w:top w:val="nil"/>
              <w:left w:val="nil"/>
              <w:bottom w:val="single" w:sz="4" w:space="0" w:color="auto"/>
              <w:right w:val="nil"/>
            </w:tcBorders>
            <w:noWrap/>
            <w:tcPrChange w:id="91" w:author="Maino Vieytes, Christian Augusto" w:date="2022-10-17T18:29:00Z">
              <w:tcPr>
                <w:tcW w:w="3118" w:type="dxa"/>
                <w:tcBorders>
                  <w:top w:val="nil"/>
                  <w:left w:val="nil"/>
                  <w:bottom w:val="single" w:sz="4" w:space="0" w:color="auto"/>
                  <w:right w:val="nil"/>
                </w:tcBorders>
                <w:noWrap/>
              </w:tcPr>
            </w:tcPrChange>
          </w:tcPr>
          <w:p w14:paraId="6E6D4542" w14:textId="786E4852" w:rsidR="00041C8B" w:rsidRPr="001A5891" w:rsidDel="00AD0410" w:rsidRDefault="00041C8B" w:rsidP="00041C8B">
            <w:pPr>
              <w:jc w:val="center"/>
              <w:rPr>
                <w:del w:id="92" w:author="Maino Vieytes, Christian Augusto" w:date="2022-10-17T18:29:00Z"/>
                <w:color w:val="auto"/>
              </w:rPr>
            </w:pPr>
            <w:del w:id="93" w:author="Maino Vieytes, Christian Augusto" w:date="2022-10-17T18:29:00Z">
              <w:r w:rsidRPr="001A5891" w:rsidDel="00AD0410">
                <w:rPr>
                  <w:color w:val="auto"/>
                </w:rPr>
                <w:delText>29.7 (7.2)</w:delText>
              </w:r>
            </w:del>
          </w:p>
        </w:tc>
        <w:tc>
          <w:tcPr>
            <w:tcW w:w="1500" w:type="dxa"/>
            <w:tcBorders>
              <w:top w:val="nil"/>
              <w:left w:val="nil"/>
              <w:bottom w:val="single" w:sz="4" w:space="0" w:color="auto"/>
              <w:right w:val="nil"/>
            </w:tcBorders>
            <w:noWrap/>
            <w:tcPrChange w:id="94" w:author="Maino Vieytes, Christian Augusto" w:date="2022-10-17T18:29:00Z">
              <w:tcPr>
                <w:tcW w:w="1500" w:type="dxa"/>
                <w:tcBorders>
                  <w:top w:val="nil"/>
                  <w:left w:val="nil"/>
                  <w:bottom w:val="single" w:sz="4" w:space="0" w:color="auto"/>
                  <w:right w:val="nil"/>
                </w:tcBorders>
                <w:noWrap/>
              </w:tcPr>
            </w:tcPrChange>
          </w:tcPr>
          <w:p w14:paraId="7106D568" w14:textId="678C3CB5" w:rsidR="00041C8B" w:rsidRPr="001A5891" w:rsidDel="00AD0410" w:rsidRDefault="00041C8B" w:rsidP="00041C8B">
            <w:pPr>
              <w:jc w:val="center"/>
              <w:rPr>
                <w:del w:id="95" w:author="Maino Vieytes, Christian Augusto" w:date="2022-10-17T18:29:00Z"/>
                <w:color w:val="auto"/>
              </w:rPr>
            </w:pPr>
            <w:del w:id="96" w:author="Maino Vieytes, Christian Augusto" w:date="2022-10-17T18:29:00Z">
              <w:r w:rsidRPr="001A5891" w:rsidDel="00AD0410">
                <w:rPr>
                  <w:color w:val="auto"/>
                </w:rPr>
                <w:delText>29.1 (6.5)</w:delText>
              </w:r>
            </w:del>
          </w:p>
        </w:tc>
        <w:tc>
          <w:tcPr>
            <w:tcW w:w="819" w:type="dxa"/>
            <w:tcBorders>
              <w:top w:val="nil"/>
              <w:left w:val="nil"/>
              <w:bottom w:val="single" w:sz="4" w:space="0" w:color="auto"/>
              <w:right w:val="single" w:sz="4" w:space="0" w:color="auto"/>
            </w:tcBorders>
            <w:tcPrChange w:id="97" w:author="Maino Vieytes, Christian Augusto" w:date="2022-10-17T18:29:00Z">
              <w:tcPr>
                <w:tcW w:w="819" w:type="dxa"/>
                <w:tcBorders>
                  <w:top w:val="nil"/>
                  <w:left w:val="nil"/>
                  <w:bottom w:val="single" w:sz="4" w:space="0" w:color="auto"/>
                  <w:right w:val="single" w:sz="4" w:space="0" w:color="auto"/>
                </w:tcBorders>
              </w:tcPr>
            </w:tcPrChange>
          </w:tcPr>
          <w:p w14:paraId="2E35EE4B" w14:textId="0A01E5E4" w:rsidR="00041C8B" w:rsidRPr="001A5891" w:rsidDel="00AD0410" w:rsidRDefault="00041C8B" w:rsidP="00041C8B">
            <w:pPr>
              <w:jc w:val="center"/>
              <w:rPr>
                <w:del w:id="98" w:author="Maino Vieytes, Christian Augusto" w:date="2022-10-17T18:29:00Z"/>
                <w:color w:val="auto"/>
              </w:rPr>
            </w:pPr>
          </w:p>
        </w:tc>
      </w:tr>
      <w:tr w:rsidR="00AD0410" w:rsidRPr="001A5891" w14:paraId="7782697C" w14:textId="77777777" w:rsidTr="00AD0410">
        <w:tblPrEx>
          <w:tblW w:w="0" w:type="auto"/>
          <w:tblPrExChange w:id="99" w:author="Maino Vieytes, Christian Augusto" w:date="2022-10-17T18:29:00Z">
            <w:tblPrEx>
              <w:tblW w:w="0" w:type="auto"/>
            </w:tblPrEx>
          </w:tblPrExChange>
        </w:tblPrEx>
        <w:trPr>
          <w:trHeight w:val="320"/>
          <w:trPrChange w:id="100" w:author="Maino Vieytes, Christian Augusto" w:date="2022-10-17T18:29:00Z">
            <w:trPr>
              <w:trHeight w:val="320"/>
            </w:trPr>
          </w:trPrChange>
        </w:trPr>
        <w:tc>
          <w:tcPr>
            <w:tcW w:w="8393" w:type="dxa"/>
            <w:gridSpan w:val="4"/>
            <w:tcBorders>
              <w:top w:val="single" w:sz="4" w:space="0" w:color="auto"/>
              <w:bottom w:val="nil"/>
              <w:right w:val="nil"/>
            </w:tcBorders>
            <w:noWrap/>
            <w:tcPrChange w:id="101" w:author="Maino Vieytes, Christian Augusto" w:date="2022-10-17T18:29:00Z">
              <w:tcPr>
                <w:tcW w:w="8393" w:type="dxa"/>
                <w:gridSpan w:val="4"/>
                <w:tcBorders>
                  <w:top w:val="nil"/>
                  <w:bottom w:val="single" w:sz="4" w:space="0" w:color="auto"/>
                  <w:right w:val="nil"/>
                </w:tcBorders>
                <w:noWrap/>
              </w:tcPr>
            </w:tcPrChange>
          </w:tcPr>
          <w:p w14:paraId="7864B34B" w14:textId="475ED830" w:rsidR="00AD0410" w:rsidRPr="001A5891" w:rsidRDefault="00AD0410" w:rsidP="00AD0410">
            <w:pPr>
              <w:jc w:val="left"/>
              <w:rPr>
                <w:color w:val="auto"/>
              </w:rPr>
              <w:pPrChange w:id="102" w:author="Maino Vieytes, Christian Augusto" w:date="2022-10-17T18:28:00Z">
                <w:pPr>
                  <w:jc w:val="center"/>
                </w:pPr>
              </w:pPrChange>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Change w:id="103" w:author="Maino Vieytes, Christian Augusto" w:date="2022-10-17T18:29:00Z">
              <w:tcPr>
                <w:tcW w:w="819" w:type="dxa"/>
                <w:tcBorders>
                  <w:top w:val="nil"/>
                  <w:left w:val="nil"/>
                  <w:bottom w:val="single" w:sz="4" w:space="0" w:color="auto"/>
                  <w:right w:val="single" w:sz="4" w:space="0" w:color="auto"/>
                </w:tcBorders>
              </w:tcPr>
            </w:tcPrChange>
          </w:tcPr>
          <w:p w14:paraId="4A3F3FE1" w14:textId="129352EE" w:rsidR="00AD0410" w:rsidRPr="001A5891" w:rsidRDefault="00AD0410" w:rsidP="00041C8B">
            <w:pPr>
              <w:jc w:val="center"/>
              <w:rPr>
                <w:color w:val="auto"/>
              </w:rPr>
            </w:pPr>
            <w:r>
              <w:rPr>
                <w:color w:val="auto"/>
              </w:rPr>
              <w:t>0.23</w:t>
            </w:r>
          </w:p>
        </w:tc>
      </w:tr>
      <w:tr w:rsidR="00AD0410" w:rsidRPr="001A5891" w14:paraId="04373784" w14:textId="77777777" w:rsidTr="00AD0410">
        <w:tblPrEx>
          <w:tblW w:w="0" w:type="auto"/>
          <w:tblPrExChange w:id="104" w:author="Maino Vieytes, Christian Augusto" w:date="2022-10-17T18:28:00Z">
            <w:tblPrEx>
              <w:tblW w:w="0" w:type="auto"/>
            </w:tblPrEx>
          </w:tblPrExChange>
        </w:tblPrEx>
        <w:trPr>
          <w:trHeight w:val="320"/>
          <w:trPrChange w:id="105" w:author="Maino Vieytes, Christian Augusto" w:date="2022-10-17T18:28:00Z">
            <w:trPr>
              <w:trHeight w:val="320"/>
            </w:trPr>
          </w:trPrChange>
        </w:trPr>
        <w:tc>
          <w:tcPr>
            <w:tcW w:w="2014" w:type="dxa"/>
            <w:tcBorders>
              <w:top w:val="nil"/>
              <w:bottom w:val="single" w:sz="4" w:space="0" w:color="auto"/>
              <w:right w:val="nil"/>
            </w:tcBorders>
            <w:noWrap/>
            <w:tcPrChange w:id="106" w:author="Maino Vieytes, Christian Augusto" w:date="2022-10-17T18:28:00Z">
              <w:tcPr>
                <w:tcW w:w="2014" w:type="dxa"/>
                <w:tcBorders>
                  <w:top w:val="nil"/>
                  <w:bottom w:val="single" w:sz="4" w:space="0" w:color="auto"/>
                  <w:right w:val="nil"/>
                </w:tcBorders>
                <w:noWrap/>
              </w:tcPr>
            </w:tcPrChange>
          </w:tcPr>
          <w:p w14:paraId="5CEBE903" w14:textId="0B5EDD2A"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Change w:id="107" w:author="Maino Vieytes, Christian Augusto" w:date="2022-10-17T18:28:00Z">
              <w:tcPr>
                <w:tcW w:w="1761" w:type="dxa"/>
                <w:tcBorders>
                  <w:top w:val="nil"/>
                  <w:left w:val="nil"/>
                  <w:bottom w:val="single" w:sz="4" w:space="0" w:color="auto"/>
                  <w:right w:val="nil"/>
                </w:tcBorders>
                <w:noWrap/>
              </w:tcPr>
            </w:tcPrChange>
          </w:tcPr>
          <w:p w14:paraId="61570482" w14:textId="51575299" w:rsidR="00AD0410" w:rsidRPr="001A5891" w:rsidRDefault="00AD0410" w:rsidP="00AD0410">
            <w:pPr>
              <w:jc w:val="center"/>
              <w:rPr>
                <w:color w:val="auto"/>
              </w:rPr>
            </w:pPr>
            <w:r w:rsidRPr="001A5891">
              <w:rPr>
                <w:color w:val="auto"/>
              </w:rPr>
              <w:t>29.2 (6.6)</w:t>
            </w:r>
          </w:p>
        </w:tc>
        <w:tc>
          <w:tcPr>
            <w:tcW w:w="3118" w:type="dxa"/>
            <w:tcBorders>
              <w:top w:val="nil"/>
              <w:left w:val="nil"/>
              <w:bottom w:val="single" w:sz="4" w:space="0" w:color="auto"/>
              <w:right w:val="nil"/>
            </w:tcBorders>
            <w:noWrap/>
            <w:tcPrChange w:id="108" w:author="Maino Vieytes, Christian Augusto" w:date="2022-10-17T18:28:00Z">
              <w:tcPr>
                <w:tcW w:w="3118" w:type="dxa"/>
                <w:tcBorders>
                  <w:top w:val="nil"/>
                  <w:left w:val="nil"/>
                  <w:bottom w:val="single" w:sz="4" w:space="0" w:color="auto"/>
                  <w:right w:val="nil"/>
                </w:tcBorders>
                <w:noWrap/>
              </w:tcPr>
            </w:tcPrChange>
          </w:tcPr>
          <w:p w14:paraId="6254E90F" w14:textId="1E089638" w:rsidR="00AD0410" w:rsidRPr="001A5891" w:rsidRDefault="00AD0410" w:rsidP="00AD0410">
            <w:pPr>
              <w:jc w:val="center"/>
              <w:rPr>
                <w:color w:val="auto"/>
              </w:rPr>
            </w:pPr>
            <w:r w:rsidRPr="001A5891">
              <w:rPr>
                <w:color w:val="auto"/>
              </w:rPr>
              <w:t>29.7 (7.2)</w:t>
            </w:r>
          </w:p>
        </w:tc>
        <w:tc>
          <w:tcPr>
            <w:tcW w:w="1500" w:type="dxa"/>
            <w:tcBorders>
              <w:top w:val="nil"/>
              <w:left w:val="nil"/>
              <w:bottom w:val="single" w:sz="4" w:space="0" w:color="auto"/>
              <w:right w:val="nil"/>
            </w:tcBorders>
            <w:noWrap/>
            <w:tcPrChange w:id="109" w:author="Maino Vieytes, Christian Augusto" w:date="2022-10-17T18:28:00Z">
              <w:tcPr>
                <w:tcW w:w="1500" w:type="dxa"/>
                <w:tcBorders>
                  <w:top w:val="nil"/>
                  <w:left w:val="nil"/>
                  <w:bottom w:val="single" w:sz="4" w:space="0" w:color="auto"/>
                  <w:right w:val="nil"/>
                </w:tcBorders>
                <w:noWrap/>
              </w:tcPr>
            </w:tcPrChange>
          </w:tcPr>
          <w:p w14:paraId="6E7DCB9F" w14:textId="4A77A5A1" w:rsidR="00AD0410" w:rsidRPr="001A5891" w:rsidRDefault="00AD0410" w:rsidP="00AD0410">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Change w:id="110" w:author="Maino Vieytes, Christian Augusto" w:date="2022-10-17T18:28:00Z">
              <w:tcPr>
                <w:tcW w:w="819" w:type="dxa"/>
                <w:tcBorders>
                  <w:top w:val="nil"/>
                  <w:left w:val="nil"/>
                  <w:bottom w:val="single" w:sz="4" w:space="0" w:color="auto"/>
                  <w:right w:val="single" w:sz="4" w:space="0" w:color="auto"/>
                </w:tcBorders>
              </w:tcPr>
            </w:tcPrChange>
          </w:tcPr>
          <w:p w14:paraId="6AF99788" w14:textId="77777777" w:rsidR="00AD0410" w:rsidRPr="001A5891" w:rsidRDefault="00AD0410" w:rsidP="00AD0410">
            <w:pPr>
              <w:jc w:val="center"/>
              <w:rPr>
                <w:color w:val="auto"/>
              </w:rPr>
            </w:pPr>
          </w:p>
        </w:tc>
      </w:tr>
      <w:tr w:rsidR="00AD0410" w:rsidRPr="001A5891" w14:paraId="1D8F9928" w14:textId="77777777" w:rsidTr="00362EF0">
        <w:trPr>
          <w:trHeight w:val="320"/>
        </w:trPr>
        <w:tc>
          <w:tcPr>
            <w:tcW w:w="8393" w:type="dxa"/>
            <w:gridSpan w:val="4"/>
            <w:tcBorders>
              <w:top w:val="single" w:sz="4" w:space="0" w:color="auto"/>
              <w:bottom w:val="nil"/>
              <w:right w:val="nil"/>
            </w:tcBorders>
            <w:noWrap/>
          </w:tcPr>
          <w:p w14:paraId="5A453286" w14:textId="5F4096FD" w:rsidR="00AD0410" w:rsidRPr="001A5891" w:rsidRDefault="00AD0410" w:rsidP="00AD0410">
            <w:pPr>
              <w:jc w:val="left"/>
              <w:rPr>
                <w:color w:val="auto"/>
              </w:rPr>
              <w:pPrChange w:id="111" w:author="Maino Vieytes, Christian Augusto" w:date="2022-10-17T18:25:00Z">
                <w:pPr>
                  <w:jc w:val="center"/>
                </w:pPr>
              </w:pPrChange>
            </w:pPr>
            <w:r w:rsidRPr="001A5891">
              <w:rPr>
                <w:color w:val="auto"/>
              </w:rPr>
              <w:t>Weekly MET Minutes</w:t>
            </w:r>
          </w:p>
        </w:tc>
        <w:tc>
          <w:tcPr>
            <w:tcW w:w="819" w:type="dxa"/>
            <w:tcBorders>
              <w:top w:val="single" w:sz="4" w:space="0" w:color="auto"/>
              <w:left w:val="nil"/>
              <w:bottom w:val="nil"/>
              <w:right w:val="single" w:sz="4" w:space="0" w:color="auto"/>
            </w:tcBorders>
          </w:tcPr>
          <w:p w14:paraId="2BB017D9" w14:textId="77777777" w:rsidR="00AD0410" w:rsidRPr="001A5891" w:rsidRDefault="00AD0410" w:rsidP="00AD0410">
            <w:pPr>
              <w:jc w:val="center"/>
              <w:rPr>
                <w:color w:val="auto"/>
              </w:rPr>
            </w:pPr>
            <w:r w:rsidRPr="001A5891">
              <w:rPr>
                <w:color w:val="auto"/>
              </w:rPr>
              <w:t>&lt;0.01</w:t>
            </w:r>
          </w:p>
        </w:tc>
      </w:tr>
      <w:tr w:rsidR="00AD0410"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AD0410" w:rsidRPr="001A5891" w:rsidRDefault="00AD0410" w:rsidP="00AD0410">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AD0410" w:rsidRPr="001A5891" w:rsidRDefault="00AD0410" w:rsidP="00AD0410">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AD0410" w:rsidRPr="001A5891" w:rsidRDefault="00AD0410" w:rsidP="00AD0410">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AD0410" w:rsidRPr="001A5891" w:rsidRDefault="00AD0410" w:rsidP="00AD0410">
            <w:pPr>
              <w:jc w:val="center"/>
              <w:rPr>
                <w:color w:val="auto"/>
              </w:rPr>
            </w:pPr>
          </w:p>
        </w:tc>
      </w:tr>
      <w:tr w:rsidR="00AD0410"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AD0410" w:rsidRPr="001A5891" w:rsidRDefault="00AD0410" w:rsidP="00AD0410">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AD0410" w:rsidRPr="001A5891" w:rsidRDefault="00AD0410" w:rsidP="00AD0410">
            <w:pPr>
              <w:jc w:val="center"/>
              <w:rPr>
                <w:color w:val="auto"/>
              </w:rPr>
            </w:pPr>
            <w:r w:rsidRPr="001A5891">
              <w:rPr>
                <w:color w:val="auto"/>
              </w:rPr>
              <w:t>&lt;0.01</w:t>
            </w:r>
          </w:p>
        </w:tc>
      </w:tr>
      <w:tr w:rsidR="00AD0410"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AD0410" w:rsidRPr="001A5891" w:rsidRDefault="00AD0410" w:rsidP="00AD0410">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AD0410" w:rsidRPr="001A5891" w:rsidRDefault="00AD0410" w:rsidP="00AD0410">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AD0410" w:rsidRPr="001A5891" w:rsidRDefault="00AD0410" w:rsidP="00AD0410">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AD0410" w:rsidRPr="001A5891" w:rsidRDefault="00AD0410" w:rsidP="00AD0410">
            <w:pPr>
              <w:jc w:val="center"/>
              <w:rPr>
                <w:color w:val="auto"/>
              </w:rPr>
            </w:pPr>
          </w:p>
        </w:tc>
      </w:tr>
      <w:tr w:rsidR="00AD0410" w:rsidRPr="001A5891" w14:paraId="0C4DBCEE" w14:textId="77777777" w:rsidTr="009C772B">
        <w:trPr>
          <w:trHeight w:val="320"/>
        </w:trPr>
        <w:tc>
          <w:tcPr>
            <w:tcW w:w="8393" w:type="dxa"/>
            <w:gridSpan w:val="4"/>
            <w:tcBorders>
              <w:bottom w:val="nil"/>
              <w:right w:val="nil"/>
            </w:tcBorders>
            <w:noWrap/>
          </w:tcPr>
          <w:p w14:paraId="6774035D" w14:textId="6664ED8A" w:rsidR="00AD0410" w:rsidRPr="001A5891" w:rsidRDefault="00AD0410" w:rsidP="00AD0410">
            <w:pPr>
              <w:rPr>
                <w:color w:val="auto"/>
              </w:rPr>
            </w:pPr>
            <w:proofErr w:type="spellStart"/>
            <w:r w:rsidRPr="001A5891">
              <w:rPr>
                <w:color w:val="auto"/>
              </w:rPr>
              <w:t>Charlson</w:t>
            </w:r>
            <w:proofErr w:type="spellEnd"/>
            <w:r w:rsidRPr="001A5891">
              <w:rPr>
                <w:color w:val="auto"/>
              </w:rPr>
              <w:t xml:space="preserve"> Comorbidity Score</w:t>
            </w:r>
          </w:p>
        </w:tc>
        <w:tc>
          <w:tcPr>
            <w:tcW w:w="819" w:type="dxa"/>
            <w:tcBorders>
              <w:left w:val="nil"/>
              <w:bottom w:val="nil"/>
              <w:right w:val="single" w:sz="4" w:space="0" w:color="auto"/>
            </w:tcBorders>
          </w:tcPr>
          <w:p w14:paraId="68B1E93D" w14:textId="77777777" w:rsidR="00AD0410" w:rsidRPr="001A5891" w:rsidRDefault="00AD0410" w:rsidP="00AD0410">
            <w:pPr>
              <w:jc w:val="center"/>
              <w:rPr>
                <w:color w:val="auto"/>
              </w:rPr>
            </w:pPr>
            <w:r w:rsidRPr="001A5891">
              <w:rPr>
                <w:color w:val="auto"/>
              </w:rPr>
              <w:t>&lt; 0.01</w:t>
            </w:r>
          </w:p>
        </w:tc>
      </w:tr>
      <w:tr w:rsidR="00AD0410"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AD0410" w:rsidRPr="001A5891" w:rsidRDefault="00AD0410" w:rsidP="00AD0410">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AD0410" w:rsidRPr="001A5891" w:rsidRDefault="00AD0410" w:rsidP="00AD0410">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AD0410" w:rsidRPr="001A5891" w:rsidRDefault="00AD0410" w:rsidP="00AD0410">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AD0410" w:rsidRPr="001A5891" w:rsidRDefault="00AD0410" w:rsidP="00AD0410">
            <w:pPr>
              <w:jc w:val="center"/>
              <w:rPr>
                <w:color w:val="auto"/>
              </w:rPr>
            </w:pPr>
          </w:p>
        </w:tc>
      </w:tr>
      <w:tr w:rsidR="00AD0410" w:rsidRPr="001A5891" w14:paraId="1F3223F9" w14:textId="77777777" w:rsidTr="00EE61AA">
        <w:trPr>
          <w:trHeight w:val="320"/>
        </w:trPr>
        <w:tc>
          <w:tcPr>
            <w:tcW w:w="8393" w:type="dxa"/>
            <w:gridSpan w:val="4"/>
            <w:tcBorders>
              <w:bottom w:val="nil"/>
              <w:right w:val="nil"/>
            </w:tcBorders>
            <w:noWrap/>
            <w:hideMark/>
          </w:tcPr>
          <w:p w14:paraId="11ADCDFC" w14:textId="4CB9A91F" w:rsidR="00AD0410" w:rsidRPr="001A5891" w:rsidRDefault="00AD0410" w:rsidP="00AD0410">
            <w:pPr>
              <w:jc w:val="left"/>
              <w:rPr>
                <w:color w:val="auto"/>
              </w:rPr>
              <w:pPrChange w:id="112" w:author="Maino Vieytes, Christian Augusto" w:date="2022-10-17T18:27:00Z">
                <w:pPr>
                  <w:jc w:val="center"/>
                </w:pPr>
              </w:pPrChange>
            </w:pPr>
            <w:r w:rsidRPr="001A5891">
              <w:rPr>
                <w:color w:val="auto"/>
              </w:rPr>
              <w:t>SNAP Assistance</w:t>
            </w:r>
          </w:p>
        </w:tc>
        <w:tc>
          <w:tcPr>
            <w:tcW w:w="819" w:type="dxa"/>
            <w:tcBorders>
              <w:left w:val="nil"/>
              <w:bottom w:val="nil"/>
              <w:right w:val="single" w:sz="4" w:space="0" w:color="auto"/>
            </w:tcBorders>
          </w:tcPr>
          <w:p w14:paraId="53C3F245" w14:textId="77777777" w:rsidR="00AD0410" w:rsidRPr="001A5891" w:rsidRDefault="00AD0410" w:rsidP="00AD0410">
            <w:pPr>
              <w:jc w:val="center"/>
              <w:rPr>
                <w:color w:val="auto"/>
              </w:rPr>
            </w:pPr>
            <w:r w:rsidRPr="001A5891">
              <w:rPr>
                <w:color w:val="auto"/>
              </w:rPr>
              <w:t>&lt; 0.01</w:t>
            </w:r>
          </w:p>
        </w:tc>
      </w:tr>
      <w:tr w:rsidR="00AD0410" w:rsidRPr="001A5891" w14:paraId="74EAFBAA" w14:textId="77777777" w:rsidTr="009C772B">
        <w:trPr>
          <w:trHeight w:val="320"/>
        </w:trPr>
        <w:tc>
          <w:tcPr>
            <w:tcW w:w="2014" w:type="dxa"/>
            <w:tcBorders>
              <w:top w:val="nil"/>
              <w:bottom w:val="nil"/>
              <w:right w:val="nil"/>
            </w:tcBorders>
            <w:noWrap/>
            <w:hideMark/>
          </w:tcPr>
          <w:p w14:paraId="619AD84E" w14:textId="77777777" w:rsidR="00AD0410" w:rsidRPr="001A5891" w:rsidRDefault="00AD0410" w:rsidP="00AD0410">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AD0410" w:rsidRPr="001A5891" w:rsidRDefault="00AD0410" w:rsidP="00AD0410">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AD0410" w:rsidRPr="001A5891" w:rsidRDefault="00AD0410" w:rsidP="00AD0410">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AD0410" w:rsidRPr="001A5891" w:rsidRDefault="00AD0410" w:rsidP="00AD0410">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AD0410" w:rsidRPr="001A5891" w:rsidRDefault="00AD0410" w:rsidP="00AD0410">
            <w:pPr>
              <w:jc w:val="center"/>
              <w:rPr>
                <w:color w:val="auto"/>
              </w:rPr>
            </w:pPr>
          </w:p>
        </w:tc>
      </w:tr>
      <w:tr w:rsidR="00AD0410"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AD0410" w:rsidRPr="001A5891" w:rsidRDefault="00AD0410" w:rsidP="00AD0410">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AD0410" w:rsidRPr="001A5891" w:rsidRDefault="00AD0410" w:rsidP="00AD0410">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AD0410" w:rsidRPr="001A5891" w:rsidRDefault="00AD0410" w:rsidP="00AD0410">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AD0410" w:rsidRPr="001A5891" w:rsidRDefault="00AD0410" w:rsidP="00AD0410">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AD0410" w:rsidRPr="001A5891" w:rsidRDefault="00AD0410" w:rsidP="00AD0410">
            <w:pPr>
              <w:jc w:val="center"/>
              <w:rPr>
                <w:color w:val="auto"/>
              </w:rPr>
            </w:pPr>
          </w:p>
        </w:tc>
      </w:tr>
      <w:tr w:rsidR="00AD0410" w:rsidRPr="001A5891" w14:paraId="1821CF2A" w14:textId="77777777" w:rsidTr="009C772B">
        <w:trPr>
          <w:trHeight w:val="320"/>
        </w:trPr>
        <w:tc>
          <w:tcPr>
            <w:tcW w:w="8393" w:type="dxa"/>
            <w:gridSpan w:val="4"/>
            <w:tcBorders>
              <w:bottom w:val="nil"/>
              <w:right w:val="nil"/>
            </w:tcBorders>
            <w:noWrap/>
            <w:hideMark/>
          </w:tcPr>
          <w:p w14:paraId="3BD05B9F" w14:textId="77777777" w:rsidR="00AD0410" w:rsidRPr="001A5891" w:rsidRDefault="00AD0410" w:rsidP="00AD0410">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AD0410" w:rsidRPr="001A5891" w:rsidRDefault="00AD0410" w:rsidP="00AD0410">
            <w:pPr>
              <w:jc w:val="center"/>
              <w:rPr>
                <w:color w:val="auto"/>
              </w:rPr>
            </w:pPr>
            <w:r w:rsidRPr="001A5891">
              <w:rPr>
                <w:color w:val="auto"/>
              </w:rPr>
              <w:t>&lt; 0.01</w:t>
            </w:r>
          </w:p>
        </w:tc>
      </w:tr>
      <w:tr w:rsidR="00AD0410" w:rsidRPr="001A5891" w14:paraId="7C800193" w14:textId="77777777" w:rsidTr="009C772B">
        <w:trPr>
          <w:trHeight w:val="320"/>
        </w:trPr>
        <w:tc>
          <w:tcPr>
            <w:tcW w:w="2014" w:type="dxa"/>
            <w:tcBorders>
              <w:top w:val="nil"/>
              <w:bottom w:val="nil"/>
              <w:right w:val="nil"/>
            </w:tcBorders>
            <w:noWrap/>
            <w:hideMark/>
          </w:tcPr>
          <w:p w14:paraId="64152FB5" w14:textId="77777777" w:rsidR="00AD0410" w:rsidRPr="001A5891" w:rsidRDefault="00AD0410" w:rsidP="00AD0410">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AD0410" w:rsidRPr="001A5891" w:rsidRDefault="00AD0410" w:rsidP="00AD0410">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AD0410" w:rsidRPr="001A5891" w:rsidRDefault="00AD0410" w:rsidP="00AD0410">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AD0410" w:rsidRPr="001A5891" w:rsidRDefault="00AD0410" w:rsidP="00AD0410">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AD0410" w:rsidRPr="001A5891" w:rsidRDefault="00AD0410" w:rsidP="00AD0410">
            <w:pPr>
              <w:jc w:val="center"/>
              <w:rPr>
                <w:color w:val="auto"/>
              </w:rPr>
            </w:pPr>
          </w:p>
        </w:tc>
      </w:tr>
      <w:tr w:rsidR="00AD0410" w:rsidRPr="001A5891" w14:paraId="74BB92B2" w14:textId="77777777" w:rsidTr="009C772B">
        <w:trPr>
          <w:trHeight w:val="320"/>
        </w:trPr>
        <w:tc>
          <w:tcPr>
            <w:tcW w:w="2014" w:type="dxa"/>
            <w:tcBorders>
              <w:top w:val="nil"/>
              <w:bottom w:val="nil"/>
              <w:right w:val="nil"/>
            </w:tcBorders>
            <w:noWrap/>
            <w:hideMark/>
          </w:tcPr>
          <w:p w14:paraId="55C95F6F" w14:textId="77777777" w:rsidR="00AD0410" w:rsidRPr="001A5891" w:rsidRDefault="00AD0410" w:rsidP="00AD0410">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AD0410" w:rsidRPr="001A5891" w:rsidRDefault="00AD0410" w:rsidP="00AD0410">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AD0410" w:rsidRPr="001A5891" w:rsidRDefault="00AD0410" w:rsidP="00AD0410">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AD0410" w:rsidRPr="001A5891" w:rsidRDefault="00AD0410" w:rsidP="00AD0410">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AD0410" w:rsidRPr="001A5891" w:rsidRDefault="00AD0410" w:rsidP="00AD0410">
            <w:pPr>
              <w:jc w:val="center"/>
              <w:rPr>
                <w:color w:val="auto"/>
              </w:rPr>
            </w:pPr>
          </w:p>
        </w:tc>
      </w:tr>
      <w:tr w:rsidR="00AD0410" w:rsidRPr="001A5891" w14:paraId="177BC986" w14:textId="77777777" w:rsidTr="009C772B">
        <w:trPr>
          <w:trHeight w:val="320"/>
        </w:trPr>
        <w:tc>
          <w:tcPr>
            <w:tcW w:w="2014" w:type="dxa"/>
            <w:tcBorders>
              <w:top w:val="nil"/>
              <w:bottom w:val="nil"/>
              <w:right w:val="nil"/>
            </w:tcBorders>
            <w:noWrap/>
            <w:hideMark/>
          </w:tcPr>
          <w:p w14:paraId="5AF79D8A" w14:textId="77777777" w:rsidR="00AD0410" w:rsidRPr="001A5891" w:rsidRDefault="00AD0410" w:rsidP="00AD0410">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AD0410" w:rsidRPr="001A5891" w:rsidRDefault="00AD0410" w:rsidP="00AD0410">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AD0410" w:rsidRPr="001A5891" w:rsidRDefault="00AD0410" w:rsidP="00AD0410">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AD0410" w:rsidRPr="001A5891" w:rsidRDefault="00AD0410" w:rsidP="00AD0410">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AD0410" w:rsidRPr="001A5891" w:rsidRDefault="00AD0410" w:rsidP="00AD0410">
            <w:pPr>
              <w:jc w:val="center"/>
              <w:rPr>
                <w:color w:val="auto"/>
              </w:rPr>
            </w:pPr>
          </w:p>
        </w:tc>
      </w:tr>
      <w:tr w:rsidR="00AD0410" w:rsidRPr="001A5891" w14:paraId="3849968C" w14:textId="77777777" w:rsidTr="009C772B">
        <w:trPr>
          <w:trHeight w:val="320"/>
        </w:trPr>
        <w:tc>
          <w:tcPr>
            <w:tcW w:w="2014" w:type="dxa"/>
            <w:tcBorders>
              <w:top w:val="nil"/>
              <w:bottom w:val="nil"/>
              <w:right w:val="nil"/>
            </w:tcBorders>
            <w:noWrap/>
            <w:hideMark/>
          </w:tcPr>
          <w:p w14:paraId="02EED2B4" w14:textId="77777777" w:rsidR="00AD0410" w:rsidRPr="001A5891" w:rsidRDefault="00AD0410" w:rsidP="00AD0410">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AD0410" w:rsidRPr="001A5891" w:rsidRDefault="00AD0410" w:rsidP="00AD0410">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AD0410" w:rsidRPr="001A5891" w:rsidRDefault="00AD0410" w:rsidP="00AD0410">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AD0410" w:rsidRPr="001A5891" w:rsidRDefault="00AD0410" w:rsidP="00AD0410">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AD0410" w:rsidRPr="001A5891" w:rsidRDefault="00AD0410" w:rsidP="00AD0410">
            <w:pPr>
              <w:jc w:val="center"/>
              <w:rPr>
                <w:color w:val="auto"/>
              </w:rPr>
            </w:pPr>
          </w:p>
        </w:tc>
      </w:tr>
      <w:tr w:rsidR="00AD0410" w:rsidRPr="001A5891" w14:paraId="5A62DF67" w14:textId="77777777" w:rsidTr="009C772B">
        <w:trPr>
          <w:trHeight w:val="320"/>
        </w:trPr>
        <w:tc>
          <w:tcPr>
            <w:tcW w:w="2014" w:type="dxa"/>
            <w:tcBorders>
              <w:top w:val="nil"/>
              <w:bottom w:val="nil"/>
              <w:right w:val="nil"/>
            </w:tcBorders>
            <w:noWrap/>
            <w:hideMark/>
          </w:tcPr>
          <w:p w14:paraId="7A214AD4" w14:textId="77777777" w:rsidR="00AD0410" w:rsidRPr="001A5891" w:rsidRDefault="00AD0410" w:rsidP="00AD0410">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AD0410" w:rsidRPr="001A5891" w:rsidRDefault="00AD0410" w:rsidP="00AD0410">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AD0410" w:rsidRPr="001A5891" w:rsidRDefault="00AD0410" w:rsidP="00AD0410">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AD0410" w:rsidRPr="001A5891" w:rsidRDefault="00AD0410" w:rsidP="00AD0410">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AD0410" w:rsidRPr="001A5891" w:rsidRDefault="00AD0410" w:rsidP="00AD0410">
            <w:pPr>
              <w:jc w:val="center"/>
              <w:rPr>
                <w:color w:val="auto"/>
              </w:rPr>
            </w:pPr>
          </w:p>
        </w:tc>
      </w:tr>
      <w:tr w:rsidR="00AD0410" w:rsidRPr="001A5891" w14:paraId="7EB3893E" w14:textId="77777777" w:rsidTr="009C772B">
        <w:trPr>
          <w:trHeight w:val="320"/>
        </w:trPr>
        <w:tc>
          <w:tcPr>
            <w:tcW w:w="2014" w:type="dxa"/>
            <w:tcBorders>
              <w:top w:val="nil"/>
              <w:bottom w:val="nil"/>
              <w:right w:val="nil"/>
            </w:tcBorders>
            <w:noWrap/>
          </w:tcPr>
          <w:p w14:paraId="1E2166EF" w14:textId="77777777" w:rsidR="00AD0410" w:rsidRPr="001A5891" w:rsidRDefault="00AD0410" w:rsidP="00AD0410">
            <w:pPr>
              <w:rPr>
                <w:color w:val="auto"/>
              </w:rPr>
            </w:pPr>
            <w:r w:rsidRPr="001A5891">
              <w:rPr>
                <w:color w:val="auto"/>
              </w:rPr>
              <w:t>Melanoma</w:t>
            </w:r>
          </w:p>
        </w:tc>
        <w:tc>
          <w:tcPr>
            <w:tcW w:w="1761" w:type="dxa"/>
            <w:tcBorders>
              <w:top w:val="nil"/>
              <w:left w:val="nil"/>
              <w:bottom w:val="nil"/>
              <w:right w:val="nil"/>
            </w:tcBorders>
            <w:noWrap/>
          </w:tcPr>
          <w:p w14:paraId="0276A39D" w14:textId="77777777" w:rsidR="00AD0410" w:rsidRPr="001A5891" w:rsidRDefault="00AD0410" w:rsidP="00AD0410">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AD0410" w:rsidRPr="001A5891" w:rsidRDefault="00AD0410" w:rsidP="00AD0410">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AD0410" w:rsidRPr="001A5891" w:rsidRDefault="00AD0410" w:rsidP="00AD0410">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AD0410" w:rsidRPr="001A5891" w:rsidRDefault="00AD0410" w:rsidP="00AD0410">
            <w:pPr>
              <w:jc w:val="center"/>
              <w:rPr>
                <w:color w:val="auto"/>
              </w:rPr>
            </w:pPr>
          </w:p>
        </w:tc>
      </w:tr>
      <w:tr w:rsidR="00AD0410"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AD0410" w:rsidRPr="001A5891" w:rsidRDefault="00AD0410" w:rsidP="00AD0410">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AD0410" w:rsidRPr="001A5891" w:rsidRDefault="00AD0410" w:rsidP="00AD0410">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AD0410" w:rsidRPr="001A5891" w:rsidRDefault="00AD0410" w:rsidP="00AD0410">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AD0410" w:rsidRPr="001A5891" w:rsidRDefault="00AD0410" w:rsidP="00AD0410">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AD0410" w:rsidRPr="001A5891" w:rsidRDefault="00AD0410" w:rsidP="00AD0410">
            <w:pPr>
              <w:jc w:val="center"/>
              <w:rPr>
                <w:color w:val="auto"/>
              </w:rPr>
            </w:pPr>
          </w:p>
        </w:tc>
      </w:tr>
      <w:tr w:rsidR="00AD0410" w:rsidRPr="001A5891" w14:paraId="1B81116A" w14:textId="77777777" w:rsidTr="009C772B">
        <w:trPr>
          <w:trHeight w:val="320"/>
        </w:trPr>
        <w:tc>
          <w:tcPr>
            <w:tcW w:w="8393" w:type="dxa"/>
            <w:gridSpan w:val="4"/>
            <w:tcBorders>
              <w:bottom w:val="nil"/>
              <w:right w:val="nil"/>
            </w:tcBorders>
            <w:noWrap/>
            <w:hideMark/>
          </w:tcPr>
          <w:p w14:paraId="56BED395" w14:textId="77777777" w:rsidR="00AD0410" w:rsidRPr="001A5891" w:rsidRDefault="00AD0410" w:rsidP="00AD0410">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AD0410" w:rsidRPr="001A5891" w:rsidRDefault="00AD0410" w:rsidP="00AD0410">
            <w:pPr>
              <w:jc w:val="center"/>
              <w:rPr>
                <w:color w:val="auto"/>
              </w:rPr>
            </w:pPr>
            <w:r w:rsidRPr="001A5891">
              <w:rPr>
                <w:color w:val="auto"/>
              </w:rPr>
              <w:t>0.53</w:t>
            </w:r>
          </w:p>
        </w:tc>
      </w:tr>
      <w:tr w:rsidR="00AD0410" w:rsidRPr="001A5891" w14:paraId="623F6B1E" w14:textId="77777777" w:rsidTr="009C772B">
        <w:trPr>
          <w:trHeight w:val="320"/>
        </w:trPr>
        <w:tc>
          <w:tcPr>
            <w:tcW w:w="2014" w:type="dxa"/>
            <w:tcBorders>
              <w:top w:val="nil"/>
              <w:bottom w:val="nil"/>
              <w:right w:val="nil"/>
            </w:tcBorders>
            <w:noWrap/>
            <w:hideMark/>
          </w:tcPr>
          <w:p w14:paraId="4185C588" w14:textId="77777777" w:rsidR="00AD0410" w:rsidRPr="001A5891" w:rsidRDefault="00AD0410" w:rsidP="00AD0410">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AD0410" w:rsidRPr="001A5891" w:rsidRDefault="00AD0410" w:rsidP="00AD0410">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AD0410" w:rsidRPr="001A5891" w:rsidRDefault="00AD0410" w:rsidP="00AD0410">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AD0410" w:rsidRPr="001A5891" w:rsidRDefault="00AD0410" w:rsidP="00AD0410">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AD0410" w:rsidRPr="001A5891" w:rsidRDefault="00AD0410" w:rsidP="00AD0410">
            <w:pPr>
              <w:jc w:val="center"/>
              <w:rPr>
                <w:color w:val="auto"/>
              </w:rPr>
            </w:pPr>
          </w:p>
        </w:tc>
      </w:tr>
      <w:tr w:rsidR="00AD0410" w:rsidRPr="001A5891" w14:paraId="59BE428F" w14:textId="77777777" w:rsidTr="009C772B">
        <w:trPr>
          <w:trHeight w:val="320"/>
        </w:trPr>
        <w:tc>
          <w:tcPr>
            <w:tcW w:w="2014" w:type="dxa"/>
            <w:tcBorders>
              <w:top w:val="nil"/>
              <w:bottom w:val="nil"/>
              <w:right w:val="nil"/>
            </w:tcBorders>
            <w:noWrap/>
            <w:hideMark/>
          </w:tcPr>
          <w:p w14:paraId="35FD581B" w14:textId="77777777" w:rsidR="00AD0410" w:rsidRPr="001A5891" w:rsidRDefault="00AD0410" w:rsidP="00AD0410">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AD0410" w:rsidRPr="001A5891" w:rsidRDefault="00AD0410" w:rsidP="00AD0410">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AD0410" w:rsidRPr="001A5891" w:rsidRDefault="00AD0410" w:rsidP="00AD0410">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AD0410" w:rsidRPr="001A5891" w:rsidRDefault="00AD0410" w:rsidP="00AD0410">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AD0410" w:rsidRPr="001A5891" w:rsidRDefault="00AD0410" w:rsidP="00AD0410">
            <w:pPr>
              <w:jc w:val="center"/>
              <w:rPr>
                <w:color w:val="auto"/>
              </w:rPr>
            </w:pPr>
          </w:p>
        </w:tc>
      </w:tr>
      <w:tr w:rsidR="00AD0410"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AD0410" w:rsidRPr="001A5891" w:rsidRDefault="00AD0410" w:rsidP="00AD0410">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AD0410" w:rsidRPr="001A5891" w:rsidRDefault="00AD0410" w:rsidP="00AD0410">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AD0410" w:rsidRPr="001A5891" w:rsidRDefault="00AD0410" w:rsidP="00AD0410">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AD0410" w:rsidRPr="001A5891" w:rsidRDefault="00AD0410" w:rsidP="00AD0410">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AD0410" w:rsidRPr="001A5891" w:rsidRDefault="00AD0410" w:rsidP="00AD0410">
            <w:pPr>
              <w:jc w:val="center"/>
              <w:rPr>
                <w:color w:val="auto"/>
              </w:rPr>
            </w:pPr>
          </w:p>
        </w:tc>
      </w:tr>
      <w:tr w:rsidR="00AD0410" w:rsidRPr="001A5891" w14:paraId="638B4381" w14:textId="77777777" w:rsidTr="00D21777">
        <w:trPr>
          <w:trHeight w:val="320"/>
        </w:trPr>
        <w:tc>
          <w:tcPr>
            <w:tcW w:w="8393" w:type="dxa"/>
            <w:gridSpan w:val="4"/>
            <w:tcBorders>
              <w:bottom w:val="nil"/>
              <w:right w:val="nil"/>
            </w:tcBorders>
            <w:noWrap/>
            <w:hideMark/>
          </w:tcPr>
          <w:p w14:paraId="79040BC0" w14:textId="6C36A20A" w:rsidR="00AD0410" w:rsidRPr="001A5891" w:rsidRDefault="00AD0410" w:rsidP="00AD0410">
            <w:pPr>
              <w:jc w:val="left"/>
              <w:rPr>
                <w:color w:val="auto"/>
              </w:rPr>
              <w:pPrChange w:id="113" w:author="Maino Vieytes, Christian Augusto" w:date="2022-10-17T18:27:00Z">
                <w:pPr>
                  <w:jc w:val="center"/>
                </w:pPr>
              </w:pPrChange>
            </w:pPr>
            <w:r w:rsidRPr="001A5891">
              <w:rPr>
                <w:color w:val="auto"/>
              </w:rPr>
              <w:t>Smoking Status</w:t>
            </w:r>
          </w:p>
        </w:tc>
        <w:tc>
          <w:tcPr>
            <w:tcW w:w="819" w:type="dxa"/>
            <w:tcBorders>
              <w:left w:val="nil"/>
              <w:bottom w:val="nil"/>
              <w:right w:val="single" w:sz="4" w:space="0" w:color="auto"/>
            </w:tcBorders>
          </w:tcPr>
          <w:p w14:paraId="2B43CFE5" w14:textId="77777777" w:rsidR="00AD0410" w:rsidRPr="001A5891" w:rsidRDefault="00AD0410" w:rsidP="00AD0410">
            <w:pPr>
              <w:jc w:val="center"/>
              <w:rPr>
                <w:color w:val="auto"/>
              </w:rPr>
            </w:pPr>
            <w:r w:rsidRPr="001A5891">
              <w:rPr>
                <w:color w:val="auto"/>
              </w:rPr>
              <w:t>&lt; 0.01</w:t>
            </w:r>
          </w:p>
        </w:tc>
      </w:tr>
      <w:tr w:rsidR="00AD0410" w:rsidRPr="001A5891" w14:paraId="2B9E104B" w14:textId="77777777" w:rsidTr="009C772B">
        <w:trPr>
          <w:trHeight w:val="320"/>
        </w:trPr>
        <w:tc>
          <w:tcPr>
            <w:tcW w:w="2014" w:type="dxa"/>
            <w:tcBorders>
              <w:top w:val="nil"/>
              <w:bottom w:val="nil"/>
              <w:right w:val="nil"/>
            </w:tcBorders>
            <w:noWrap/>
            <w:hideMark/>
          </w:tcPr>
          <w:p w14:paraId="70A9985B" w14:textId="77777777" w:rsidR="00AD0410" w:rsidRPr="001A5891" w:rsidRDefault="00AD0410" w:rsidP="00AD0410">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AD0410" w:rsidRPr="001A5891" w:rsidRDefault="00AD0410" w:rsidP="00AD0410">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AD0410" w:rsidRPr="001A5891" w:rsidRDefault="00AD0410" w:rsidP="00AD0410">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AD0410" w:rsidRPr="001A5891" w:rsidRDefault="00AD0410" w:rsidP="00AD0410">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AD0410" w:rsidRPr="001A5891" w:rsidRDefault="00AD0410" w:rsidP="00AD0410">
            <w:pPr>
              <w:jc w:val="center"/>
              <w:rPr>
                <w:color w:val="auto"/>
              </w:rPr>
            </w:pPr>
          </w:p>
        </w:tc>
      </w:tr>
      <w:tr w:rsidR="00AD0410" w:rsidRPr="001A5891" w14:paraId="0131C0B1" w14:textId="77777777" w:rsidTr="009C772B">
        <w:trPr>
          <w:trHeight w:val="320"/>
        </w:trPr>
        <w:tc>
          <w:tcPr>
            <w:tcW w:w="2014" w:type="dxa"/>
            <w:tcBorders>
              <w:top w:val="nil"/>
              <w:bottom w:val="nil"/>
              <w:right w:val="nil"/>
            </w:tcBorders>
            <w:noWrap/>
            <w:hideMark/>
          </w:tcPr>
          <w:p w14:paraId="69E3E86E" w14:textId="77777777" w:rsidR="00AD0410" w:rsidRPr="001A5891" w:rsidRDefault="00AD0410" w:rsidP="00AD0410">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AD0410" w:rsidRPr="001A5891" w:rsidRDefault="00AD0410" w:rsidP="00AD0410">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AD0410" w:rsidRPr="001A5891" w:rsidRDefault="00AD0410" w:rsidP="00AD0410">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AD0410" w:rsidRPr="001A5891" w:rsidRDefault="00AD0410" w:rsidP="00AD0410">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AD0410" w:rsidRPr="001A5891" w:rsidRDefault="00AD0410" w:rsidP="00AD0410">
            <w:pPr>
              <w:jc w:val="center"/>
              <w:rPr>
                <w:color w:val="auto"/>
              </w:rPr>
            </w:pPr>
          </w:p>
        </w:tc>
      </w:tr>
      <w:tr w:rsidR="00AD0410"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AD0410" w:rsidRPr="001A5891" w:rsidRDefault="00AD0410" w:rsidP="00AD0410">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AD0410" w:rsidRPr="001A5891" w:rsidRDefault="00AD0410" w:rsidP="00AD0410">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AD0410" w:rsidRPr="001A5891" w:rsidRDefault="00AD0410" w:rsidP="00AD0410">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AD0410" w:rsidRPr="001A5891" w:rsidRDefault="00AD0410" w:rsidP="00AD0410">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AD0410" w:rsidRPr="001A5891" w:rsidRDefault="00AD0410" w:rsidP="00AD0410">
            <w:pPr>
              <w:jc w:val="center"/>
              <w:rPr>
                <w:color w:val="auto"/>
              </w:rPr>
            </w:pPr>
          </w:p>
        </w:tc>
      </w:tr>
      <w:tr w:rsidR="00AD0410" w:rsidRPr="001A5891" w14:paraId="0F3344DA" w14:textId="77777777" w:rsidTr="002642BA">
        <w:trPr>
          <w:trHeight w:val="320"/>
        </w:trPr>
        <w:tc>
          <w:tcPr>
            <w:tcW w:w="8393" w:type="dxa"/>
            <w:gridSpan w:val="4"/>
            <w:tcBorders>
              <w:top w:val="single" w:sz="4" w:space="0" w:color="auto"/>
              <w:bottom w:val="nil"/>
              <w:right w:val="nil"/>
            </w:tcBorders>
            <w:noWrap/>
          </w:tcPr>
          <w:p w14:paraId="2236721C" w14:textId="72931095" w:rsidR="00AD0410" w:rsidRPr="001A5891" w:rsidRDefault="00AD0410" w:rsidP="00AD0410">
            <w:pPr>
              <w:jc w:val="left"/>
              <w:rPr>
                <w:color w:val="auto"/>
              </w:rPr>
              <w:pPrChange w:id="114" w:author="Maino Vieytes, Christian Augusto" w:date="2022-10-17T18:26:00Z">
                <w:pPr>
                  <w:jc w:val="center"/>
                </w:pPr>
              </w:pPrChange>
            </w:pPr>
            <w:r w:rsidRPr="001A5891">
              <w:rPr>
                <w:color w:val="auto"/>
              </w:rPr>
              <w:t>Alcohol Use</w:t>
            </w:r>
          </w:p>
        </w:tc>
        <w:tc>
          <w:tcPr>
            <w:tcW w:w="819" w:type="dxa"/>
            <w:tcBorders>
              <w:top w:val="single" w:sz="4" w:space="0" w:color="auto"/>
              <w:left w:val="nil"/>
              <w:bottom w:val="nil"/>
              <w:right w:val="single" w:sz="4" w:space="0" w:color="auto"/>
            </w:tcBorders>
          </w:tcPr>
          <w:p w14:paraId="1DC44FBA" w14:textId="77777777" w:rsidR="00AD0410" w:rsidRPr="001A5891" w:rsidRDefault="00AD0410" w:rsidP="00AD0410">
            <w:pPr>
              <w:jc w:val="center"/>
              <w:rPr>
                <w:color w:val="auto"/>
              </w:rPr>
            </w:pPr>
            <w:r w:rsidRPr="001A5891">
              <w:rPr>
                <w:color w:val="auto"/>
              </w:rPr>
              <w:t>0.13</w:t>
            </w:r>
          </w:p>
        </w:tc>
      </w:tr>
      <w:tr w:rsidR="00AD0410" w:rsidRPr="001A5891" w14:paraId="13AE9CF3" w14:textId="77777777" w:rsidTr="009C772B">
        <w:trPr>
          <w:trHeight w:val="320"/>
        </w:trPr>
        <w:tc>
          <w:tcPr>
            <w:tcW w:w="2014" w:type="dxa"/>
            <w:tcBorders>
              <w:top w:val="nil"/>
              <w:bottom w:val="nil"/>
              <w:right w:val="nil"/>
            </w:tcBorders>
            <w:noWrap/>
          </w:tcPr>
          <w:p w14:paraId="3CE50E1A" w14:textId="77777777" w:rsidR="00AD0410" w:rsidRPr="001A5891" w:rsidRDefault="00AD0410" w:rsidP="00AD0410">
            <w:pPr>
              <w:rPr>
                <w:color w:val="auto"/>
              </w:rPr>
            </w:pPr>
            <w:r w:rsidRPr="001A5891">
              <w:rPr>
                <w:color w:val="auto"/>
              </w:rPr>
              <w:t>Heavy</w:t>
            </w:r>
          </w:p>
        </w:tc>
        <w:tc>
          <w:tcPr>
            <w:tcW w:w="1761" w:type="dxa"/>
            <w:tcBorders>
              <w:top w:val="nil"/>
              <w:left w:val="nil"/>
              <w:bottom w:val="nil"/>
              <w:right w:val="nil"/>
            </w:tcBorders>
            <w:noWrap/>
          </w:tcPr>
          <w:p w14:paraId="3A5ACA0C" w14:textId="77777777" w:rsidR="00AD0410" w:rsidRPr="001A5891" w:rsidRDefault="00AD0410" w:rsidP="00AD0410">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AD0410" w:rsidRPr="001A5891" w:rsidRDefault="00AD0410" w:rsidP="00AD0410">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AD0410" w:rsidRPr="001A5891" w:rsidRDefault="00AD0410" w:rsidP="00AD0410">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AD0410" w:rsidRPr="001A5891" w:rsidRDefault="00AD0410" w:rsidP="00AD0410">
            <w:pPr>
              <w:jc w:val="center"/>
              <w:rPr>
                <w:color w:val="auto"/>
              </w:rPr>
            </w:pPr>
          </w:p>
        </w:tc>
      </w:tr>
      <w:tr w:rsidR="00AD0410" w:rsidRPr="001A5891" w14:paraId="5E9AE9DB" w14:textId="77777777" w:rsidTr="009C772B">
        <w:trPr>
          <w:trHeight w:val="320"/>
        </w:trPr>
        <w:tc>
          <w:tcPr>
            <w:tcW w:w="2014" w:type="dxa"/>
            <w:tcBorders>
              <w:top w:val="nil"/>
              <w:bottom w:val="nil"/>
              <w:right w:val="nil"/>
            </w:tcBorders>
            <w:noWrap/>
          </w:tcPr>
          <w:p w14:paraId="2CC7D19F" w14:textId="77777777" w:rsidR="00AD0410" w:rsidRPr="001A5891" w:rsidRDefault="00AD0410" w:rsidP="00AD0410">
            <w:pPr>
              <w:rPr>
                <w:color w:val="auto"/>
              </w:rPr>
            </w:pPr>
            <w:r w:rsidRPr="001A5891">
              <w:rPr>
                <w:color w:val="auto"/>
              </w:rPr>
              <w:lastRenderedPageBreak/>
              <w:t>Moderate</w:t>
            </w:r>
          </w:p>
        </w:tc>
        <w:tc>
          <w:tcPr>
            <w:tcW w:w="1761" w:type="dxa"/>
            <w:tcBorders>
              <w:top w:val="nil"/>
              <w:left w:val="nil"/>
              <w:bottom w:val="nil"/>
              <w:right w:val="nil"/>
            </w:tcBorders>
            <w:noWrap/>
          </w:tcPr>
          <w:p w14:paraId="08C19536" w14:textId="77777777" w:rsidR="00AD0410" w:rsidRPr="001A5891" w:rsidRDefault="00AD0410" w:rsidP="00AD0410">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AD0410" w:rsidRPr="001A5891" w:rsidRDefault="00AD0410" w:rsidP="00AD0410">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AD0410" w:rsidRPr="001A5891" w:rsidRDefault="00AD0410" w:rsidP="00AD0410">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AD0410" w:rsidRPr="001A5891" w:rsidRDefault="00AD0410" w:rsidP="00AD0410">
            <w:pPr>
              <w:jc w:val="center"/>
              <w:rPr>
                <w:color w:val="auto"/>
              </w:rPr>
            </w:pPr>
          </w:p>
        </w:tc>
      </w:tr>
      <w:tr w:rsidR="00AD0410"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AD0410" w:rsidRPr="001A5891" w:rsidRDefault="00AD0410" w:rsidP="00AD0410">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AD0410" w:rsidRPr="001A5891" w:rsidRDefault="00AD0410" w:rsidP="00AD0410">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AD0410" w:rsidRPr="001A5891" w:rsidRDefault="00AD0410" w:rsidP="00AD0410">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AD0410" w:rsidRPr="001A5891" w:rsidRDefault="00AD0410" w:rsidP="00AD0410">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AD0410" w:rsidRPr="001A5891" w:rsidRDefault="00AD0410" w:rsidP="00AD0410">
            <w:pPr>
              <w:jc w:val="center"/>
              <w:rPr>
                <w:color w:val="auto"/>
              </w:rPr>
            </w:pPr>
          </w:p>
        </w:tc>
      </w:tr>
      <w:tr w:rsidR="00AD0410"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AD0410" w:rsidRPr="001A5891" w:rsidRDefault="00AD0410" w:rsidP="00AD0410">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AD0410" w:rsidRPr="001A5891" w:rsidRDefault="00AD0410" w:rsidP="00AD0410">
            <w:pPr>
              <w:pStyle w:val="NormalWeb"/>
              <w:spacing w:line="240" w:lineRule="auto"/>
              <w:textAlignment w:val="center"/>
              <w:rPr>
                <w:color w:val="auto"/>
                <w:szCs w:val="20"/>
              </w:rPr>
            </w:pPr>
            <w:r w:rsidRPr="001A5891">
              <w:rPr>
                <w:rFonts w:eastAsia="+mn-ea"/>
                <w:i/>
                <w:iCs/>
                <w:color w:val="auto"/>
                <w:kern w:val="24"/>
                <w:szCs w:val="20"/>
              </w:rPr>
              <w:t xml:space="preserve">p </w:t>
            </w:r>
            <w:r w:rsidRPr="001A5891">
              <w:rPr>
                <w:rFonts w:eastAsia="+mn-ea"/>
                <w:color w:val="auto"/>
                <w:kern w:val="24"/>
                <w:szCs w:val="20"/>
              </w:rPr>
              <w:t>values are from chi-square tests for categorical variables and t-tests for continuous variables</w:t>
            </w:r>
          </w:p>
          <w:p w14:paraId="61454C64" w14:textId="77777777" w:rsidR="00AD0410" w:rsidRPr="001A5891" w:rsidRDefault="00AD0410" w:rsidP="00AD0410">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t xml:space="preserve">3.2. </w:t>
      </w:r>
      <w:r w:rsidR="009C25EC" w:rsidRPr="001A5891">
        <w:rPr>
          <w:color w:val="auto"/>
        </w:rPr>
        <w:t>Discovery Phase: Dietary Patterns Extraction</w:t>
      </w:r>
    </w:p>
    <w:p w14:paraId="1735AB4A" w14:textId="526CAD3F" w:rsidR="009C25EC" w:rsidRDefault="009C25EC" w:rsidP="001A5891">
      <w:pPr>
        <w:pStyle w:val="MDPI31text"/>
        <w:rPr>
          <w:ins w:id="115"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116" w:author="Maino Vieytes, Christian Augusto" w:date="2022-10-17T10:01:00Z">
        <w:r w:rsidRPr="001A5891" w:rsidDel="00ED2CAE">
          <w:rPr>
            <w:color w:val="auto"/>
          </w:rPr>
          <w:delText xml:space="preserve">Supplementary </w:delText>
        </w:r>
      </w:del>
      <w:r w:rsidRPr="001A5891">
        <w:rPr>
          <w:color w:val="auto"/>
        </w:rPr>
        <w:t xml:space="preserve">Figure </w:t>
      </w:r>
      <w:ins w:id="117" w:author="Maino Vieytes, Christian Augusto" w:date="2022-10-17T10:04:00Z">
        <w:r w:rsidR="00E20758">
          <w:rPr>
            <w:color w:val="auto"/>
          </w:rPr>
          <w:t>2</w:t>
        </w:r>
      </w:ins>
      <w:del w:id="118"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w:t>
      </w:r>
      <w:proofErr w:type="spellStart"/>
      <w:r w:rsidRPr="001A5891">
        <w:rPr>
          <w:color w:val="auto"/>
        </w:rPr>
        <w:t>fficients</w:t>
      </w:r>
      <w:proofErr w:type="spellEnd"/>
      <w:r w:rsidRPr="001A5891">
        <w:rPr>
          <w:color w:val="auto"/>
        </w:rPr>
        <w:t xml:space="preserve">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119" w:author="Maino Vieytes, Christian Augusto" w:date="2022-10-17T09:56:00Z"/>
          <w:color w:val="auto"/>
        </w:rPr>
      </w:pPr>
    </w:p>
    <w:p w14:paraId="19E7A5F7" w14:textId="77777777" w:rsidR="00ED2CAE" w:rsidRDefault="00ED2CAE" w:rsidP="00ED2CAE">
      <w:pPr>
        <w:keepNext/>
        <w:rPr>
          <w:ins w:id="120" w:author="Maino Vieytes, Christian Augusto" w:date="2022-10-17T09:56:00Z"/>
        </w:rPr>
      </w:pPr>
      <w:ins w:id="121"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rsidP="00ED2CAE">
      <w:pPr>
        <w:pStyle w:val="Caption"/>
        <w:rPr>
          <w:ins w:id="122" w:author="Maino Vieytes, Christian Augusto" w:date="2022-10-17T09:56:00Z"/>
          <w:rFonts w:ascii="Times New Roman" w:hAnsi="Times New Roman"/>
          <w:i w:val="0"/>
          <w:iCs w:val="0"/>
          <w:color w:val="000000" w:themeColor="text1"/>
          <w:sz w:val="20"/>
          <w:szCs w:val="20"/>
          <w:rPrChange w:id="123" w:author="Maino Vieytes, Christian Augusto" w:date="2022-10-17T09:56:00Z">
            <w:rPr>
              <w:ins w:id="124" w:author="Maino Vieytes, Christian Augusto" w:date="2022-10-17T09:56:00Z"/>
              <w:color w:val="auto"/>
            </w:rPr>
          </w:rPrChange>
        </w:rPr>
        <w:pPrChange w:id="125" w:author="Maino Vieytes, Christian Augusto" w:date="2022-10-17T09:56:00Z">
          <w:pPr>
            <w:pStyle w:val="MDPI31text"/>
          </w:pPr>
        </w:pPrChange>
      </w:pPr>
      <w:ins w:id="126" w:author="Maino Vieytes, Christian Augusto" w:date="2022-10-17T09:56:00Z">
        <w:r w:rsidRPr="006222CA">
          <w:rPr>
            <w:rFonts w:ascii="Times New Roman" w:hAnsi="Times New Roman"/>
            <w:b/>
            <w:bCs/>
            <w:i w:val="0"/>
            <w:iCs w:val="0"/>
            <w:color w:val="000000" w:themeColor="text1"/>
            <w:sz w:val="20"/>
            <w:szCs w:val="20"/>
          </w:rPr>
          <w:t xml:space="preserve">Figure </w:t>
        </w:r>
      </w:ins>
      <w:ins w:id="127" w:author="Maino Vieytes, Christian Augusto" w:date="2022-10-17T10:04:00Z">
        <w:r w:rsidR="00E20758">
          <w:rPr>
            <w:rFonts w:ascii="Times New Roman" w:hAnsi="Times New Roman"/>
            <w:b/>
            <w:bCs/>
            <w:i w:val="0"/>
            <w:iCs w:val="0"/>
            <w:color w:val="000000" w:themeColor="text1"/>
            <w:sz w:val="20"/>
            <w:szCs w:val="20"/>
          </w:rPr>
          <w:t>2</w:t>
        </w:r>
      </w:ins>
      <w:ins w:id="128"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129" w:author="Maino Vieytes, Christian Augusto" w:date="2022-10-17T09:56:00Z">
            <w:rPr>
              <w:rFonts w:ascii="Cambria Math" w:hAnsi="Cambria Math"/>
              <w:color w:val="000000" w:themeColor="text1"/>
              <w:sz w:val="20"/>
              <w:szCs w:val="20"/>
            </w:rPr>
            <m:t>α</m:t>
          </w:ins>
        </m:r>
      </m:oMath>
      <w:ins w:id="130"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131" w:author="Maino Vieytes, Christian Augusto" w:date="2022-10-17T09:56:00Z">
            <w:rPr>
              <w:rFonts w:ascii="Cambria Math" w:eastAsiaTheme="minorEastAsia" w:hAnsi="Cambria Math"/>
              <w:color w:val="000000" w:themeColor="text1"/>
              <w:sz w:val="20"/>
              <w:szCs w:val="20"/>
            </w:rPr>
            <m:t>λ</m:t>
          </w:ins>
        </m:r>
      </m:oMath>
      <w:ins w:id="132"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0856122D" w:rsidR="009C25EC" w:rsidRPr="001A5891" w:rsidRDefault="009C25EC" w:rsidP="001A5891">
      <w:pPr>
        <w:pStyle w:val="MDPI31text"/>
        <w:rPr>
          <w:i/>
          <w:color w:val="auto"/>
        </w:rPr>
      </w:pPr>
      <w:r w:rsidRPr="001A5891">
        <w:rPr>
          <w:color w:val="auto"/>
        </w:rPr>
        <w:t xml:space="preserve">In Table 2, we detail the Pearson correlation coefficients amongst pattern scores and food groups. </w:t>
      </w:r>
      <w:ins w:id="133" w:author="Maino Vieytes, Christian Augusto" w:date="2022-10-18T18:06:00Z">
        <w:r w:rsidR="0055218A">
          <w:rPr>
            <w:color w:val="auto"/>
          </w:rPr>
          <w:t>We used a cut-off threshold of |0.30| to identify food groups that contributed to these patterns</w:t>
        </w:r>
      </w:ins>
      <w:r w:rsidR="0055218A">
        <w:rPr>
          <w:color w:val="auto"/>
        </w:rPr>
        <w:fldChar w:fldCharType="begin"/>
      </w:r>
      <w:r w:rsidR="0055218A">
        <w:rPr>
          <w:color w:val="auto"/>
        </w:rPr>
        <w:instrText xml:space="preserve"> ADDIN ZOTERO_ITEM CSL_CITATION {"citationID":"nPgWS1CM","properties":{"formattedCitation":"[35]","plainCitation":"[35]","noteIndex":0},"citationItems":[{"id":1827,"uris":["http://zotero.org/users/local/S8X13ARX/items/EKPLV6CN"],"itemData":{"id":1827,"type":"document","publisher":"The Statistical Analysis Software","title":"PROC FACTOR: how to interpret the output of a realworld example","URL":"https://support.sas.com/resources/papers/proceedings/proceedings/sugi22/STATS/PAPER268.PDF","author":[{"family":"Goldberg","given":"Rachel"}]}}],"schema":"https://github.com/citation-style-language/schema/raw/master/csl-citation.json"} </w:instrText>
      </w:r>
      <w:r w:rsidR="0055218A">
        <w:rPr>
          <w:color w:val="auto"/>
        </w:rPr>
        <w:fldChar w:fldCharType="separate"/>
      </w:r>
      <w:r w:rsidR="0055218A">
        <w:rPr>
          <w:noProof/>
          <w:color w:val="auto"/>
        </w:rPr>
        <w:t>[35]</w:t>
      </w:r>
      <w:r w:rsidR="0055218A">
        <w:rPr>
          <w:color w:val="auto"/>
        </w:rPr>
        <w:fldChar w:fldCharType="end"/>
      </w:r>
      <w:ins w:id="134" w:author="Maino Vieytes, Christian Augusto" w:date="2022-10-18T18:06:00Z">
        <w:r w:rsidR="0055218A">
          <w:rPr>
            <w:color w:val="auto"/>
          </w:rPr>
          <w:t xml:space="preserve">. </w:t>
        </w:r>
      </w:ins>
      <w:r w:rsidRPr="001A5891">
        <w:rPr>
          <w:color w:val="auto"/>
        </w:rPr>
        <w:t>The FI pattern was positively</w:t>
      </w:r>
      <w:ins w:id="135" w:author="Maino Vieytes, Christian Augusto" w:date="2022-10-18T17:59:00Z">
        <w:r w:rsidR="0055218A">
          <w:rPr>
            <w:color w:val="auto"/>
          </w:rPr>
          <w:t xml:space="preserve"> </w:t>
        </w:r>
      </w:ins>
      <w:del w:id="136" w:author="Maino Vieytes, Christian Augusto" w:date="2022-10-18T17:59:00Z">
        <w:r w:rsidRPr="001A5891" w:rsidDel="0055218A">
          <w:rPr>
            <w:color w:val="auto"/>
          </w:rPr>
          <w:delText xml:space="preserve"> and moderately </w:delText>
        </w:r>
      </w:del>
      <w:r w:rsidRPr="001A5891">
        <w:rPr>
          <w:color w:val="auto"/>
        </w:rPr>
        <w:t xml:space="preserve">correlated with intakes of </w:t>
      </w:r>
      <w:del w:id="137" w:author="Maino Vieytes, Christian Augusto" w:date="2022-10-18T17:59:00Z">
        <w:r w:rsidRPr="001A5891" w:rsidDel="0055218A">
          <w:rPr>
            <w:color w:val="auto"/>
          </w:rPr>
          <w:delText xml:space="preserve">processed meat, solid fats, eggs, </w:delText>
        </w:r>
      </w:del>
      <w:r w:rsidRPr="001A5891">
        <w:rPr>
          <w:color w:val="auto"/>
        </w:rPr>
        <w:t xml:space="preserve">potatoes, and </w:t>
      </w:r>
      <w:del w:id="138" w:author="Maino Vieytes, Christian Augusto" w:date="2022-10-18T17:59:00Z">
        <w:r w:rsidRPr="001A5891" w:rsidDel="0055218A">
          <w:rPr>
            <w:color w:val="auto"/>
          </w:rPr>
          <w:delText xml:space="preserve">strongly with </w:delText>
        </w:r>
      </w:del>
      <w:r w:rsidRPr="001A5891">
        <w:rPr>
          <w:color w:val="auto"/>
        </w:rPr>
        <w:t xml:space="preserve">added sugars while moderately and negatively correlated with </w:t>
      </w:r>
      <w:ins w:id="139" w:author="Maino Vieytes, Christian Augusto" w:date="2022-10-18T18:00:00Z">
        <w:r w:rsidR="0055218A">
          <w:rPr>
            <w:color w:val="auto"/>
          </w:rPr>
          <w:t xml:space="preserve">intake of other vegetables. </w:t>
        </w:r>
      </w:ins>
      <w:del w:id="140" w:author="Maino Vieytes, Christian Augusto" w:date="2022-10-18T18:00:00Z">
        <w:r w:rsidRPr="001A5891" w:rsidDel="0055218A">
          <w:rPr>
            <w:color w:val="auto"/>
          </w:rPr>
          <w:delText xml:space="preserve">seafood, oils, milk, yogurt, alcohol, fruits (all categories), vegetables (all categories other than potatoes), tomatoes, soy products, refined grains, whole grains, and nuts. </w:delText>
        </w:r>
      </w:del>
      <w:r w:rsidRPr="001A5891">
        <w:rPr>
          <w:color w:val="auto"/>
        </w:rPr>
        <w:t xml:space="preserve">The Age pattern was </w:t>
      </w:r>
      <w:del w:id="141" w:author="Maino Vieytes, Christian Augusto" w:date="2022-10-18T18:00:00Z">
        <w:r w:rsidRPr="001A5891" w:rsidDel="0055218A">
          <w:rPr>
            <w:color w:val="auto"/>
          </w:rPr>
          <w:delText xml:space="preserve">modestly and </w:delText>
        </w:r>
      </w:del>
      <w:r w:rsidRPr="001A5891">
        <w:rPr>
          <w:color w:val="auto"/>
        </w:rPr>
        <w:t xml:space="preserve">positively correlated with intakes of </w:t>
      </w:r>
      <w:del w:id="142" w:author="Maino Vieytes, Christian Augusto" w:date="2022-10-18T18:00:00Z">
        <w:r w:rsidRPr="001A5891" w:rsidDel="0055218A">
          <w:rPr>
            <w:color w:val="auto"/>
          </w:rPr>
          <w:delText>seafood</w:delText>
        </w:r>
      </w:del>
      <w:ins w:id="143" w:author="Maino Vieytes, Christian Augusto" w:date="2022-10-18T18:00:00Z">
        <w:r w:rsidR="0055218A">
          <w:rPr>
            <w:color w:val="auto"/>
          </w:rPr>
          <w:t>milk, fruit, and wh</w:t>
        </w:r>
      </w:ins>
      <w:ins w:id="144" w:author="Maino Vieytes, Christian Augusto" w:date="2022-10-18T18:01:00Z">
        <w:r w:rsidR="0055218A">
          <w:rPr>
            <w:color w:val="auto"/>
          </w:rPr>
          <w:t xml:space="preserve">ole grains </w:t>
        </w:r>
      </w:ins>
      <w:del w:id="145" w:author="Maino Vieytes, Christian Augusto" w:date="2022-10-18T18:01:00Z">
        <w:r w:rsidRPr="001A5891" w:rsidDel="0055218A">
          <w:rPr>
            <w:color w:val="auto"/>
          </w:rPr>
          <w:delText xml:space="preserve">, solid fats, oils, milk, yogurt, fruits, potatoes, other vegetables, dark-yellow vegetables, starchy vegetables, nuts, and whole grains </w:delText>
        </w:r>
      </w:del>
      <w:r w:rsidRPr="001A5891">
        <w:rPr>
          <w:color w:val="auto"/>
        </w:rPr>
        <w:t>while negatively correlated with</w:t>
      </w:r>
      <w:del w:id="146" w:author="Maino Vieytes, Christian Augusto" w:date="2022-10-18T18:01:00Z">
        <w:r w:rsidRPr="001A5891" w:rsidDel="0055218A">
          <w:rPr>
            <w:color w:val="auto"/>
          </w:rPr>
          <w:delText xml:space="preserve"> poultry</w:delText>
        </w:r>
      </w:del>
      <w:ins w:id="147" w:author="Maino Vieytes, Christian Augusto" w:date="2022-10-18T18:01:00Z">
        <w:r w:rsidR="0055218A">
          <w:rPr>
            <w:color w:val="auto"/>
          </w:rPr>
          <w:t xml:space="preserve"> cheese</w:t>
        </w:r>
      </w:ins>
      <w:del w:id="148" w:author="Maino Vieytes, Christian Augusto" w:date="2022-10-18T18:01:00Z">
        <w:r w:rsidRPr="001A5891" w:rsidDel="0055218A">
          <w:rPr>
            <w:color w:val="auto"/>
          </w:rPr>
          <w:delText>, cheese, alcohol, dark-green vegetables, legumes, soy, refined grains, and added sugars</w:delText>
        </w:r>
      </w:del>
      <w:r w:rsidRPr="001A5891">
        <w:rPr>
          <w:color w:val="auto"/>
        </w:rPr>
        <w:t>. Overall, this pattern was negatively correlated with the FI pattern (</w:t>
      </w:r>
      <w:r w:rsidR="006F5C17" w:rsidRPr="001A5D7D">
        <w:rPr>
          <w:i/>
          <w:iCs/>
          <w:color w:val="auto"/>
          <w:rPrChange w:id="149"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150" w:author="Maino Vieytes, Christian Augusto" w:date="2022-10-14T08:28:00Z">
            <w:rPr>
              <w:color w:val="auto"/>
            </w:rPr>
          </w:rPrChange>
        </w:rPr>
        <w:t>r</w:t>
      </w:r>
      <w:r w:rsidRPr="001A5891">
        <w:rPr>
          <w:color w:val="auto"/>
        </w:rPr>
        <w:t xml:space="preserve"> = 0.80) as well as with </w:t>
      </w:r>
      <w:del w:id="151" w:author="Maino Vieytes, Christian Augusto" w:date="2022-10-18T18:02:00Z">
        <w:r w:rsidRPr="001A5891" w:rsidDel="0055218A">
          <w:rPr>
            <w:color w:val="auto"/>
          </w:rPr>
          <w:delText xml:space="preserve">solid fats, legumes, refined grains, and </w:delText>
        </w:r>
      </w:del>
      <w:r w:rsidRPr="001A5891">
        <w:rPr>
          <w:color w:val="auto"/>
        </w:rPr>
        <w:t xml:space="preserve">added sugars while being negatively correlated with </w:t>
      </w:r>
      <w:del w:id="152" w:author="Maino Vieytes, Christian Augusto" w:date="2022-10-18T18:02:00Z">
        <w:r w:rsidRPr="001A5891" w:rsidDel="0055218A">
          <w:rPr>
            <w:color w:val="auto"/>
          </w:rPr>
          <w:delText xml:space="preserve">poultry, seafood, oils, yogurt, </w:delText>
        </w:r>
      </w:del>
      <w:r w:rsidRPr="001A5891">
        <w:rPr>
          <w:color w:val="auto"/>
        </w:rPr>
        <w:t>alcohol,</w:t>
      </w:r>
      <w:ins w:id="153" w:author="Maino Vieytes, Christian Augusto" w:date="2022-10-18T18:02:00Z">
        <w:r w:rsidR="0055218A">
          <w:rPr>
            <w:color w:val="auto"/>
          </w:rPr>
          <w:t xml:space="preserve"> </w:t>
        </w:r>
      </w:ins>
      <w:del w:id="154" w:author="Maino Vieytes, Christian Augusto" w:date="2022-10-18T18:02:00Z">
        <w:r w:rsidRPr="001A5891" w:rsidDel="0055218A">
          <w:rPr>
            <w:color w:val="auto"/>
          </w:rPr>
          <w:delText xml:space="preserve"> all fruit categories, all categories of vegetables</w:delText>
        </w:r>
      </w:del>
      <w:ins w:id="155" w:author="Maino Vieytes, Christian Augusto" w:date="2022-10-18T18:02:00Z">
        <w:r w:rsidR="0055218A">
          <w:rPr>
            <w:color w:val="auto"/>
          </w:rPr>
          <w:t>dark-yellow vegetables</w:t>
        </w:r>
      </w:ins>
      <w:r w:rsidRPr="001A5891">
        <w:rPr>
          <w:color w:val="auto"/>
        </w:rPr>
        <w:t xml:space="preserve">, </w:t>
      </w:r>
      <w:ins w:id="156" w:author="Maino Vieytes, Christian Augusto" w:date="2022-10-18T18:03:00Z">
        <w:r w:rsidR="0055218A">
          <w:rPr>
            <w:color w:val="auto"/>
          </w:rPr>
          <w:t xml:space="preserve">other vegetables, </w:t>
        </w:r>
      </w:ins>
      <w:del w:id="157" w:author="Maino Vieytes, Christian Augusto" w:date="2022-10-18T18:03:00Z">
        <w:r w:rsidRPr="001A5891" w:rsidDel="0055218A">
          <w:rPr>
            <w:color w:val="auto"/>
          </w:rPr>
          <w:delText xml:space="preserve">soy, whole grains, </w:delText>
        </w:r>
      </w:del>
      <w:r w:rsidRPr="001A5891">
        <w:rPr>
          <w:color w:val="auto"/>
        </w:rPr>
        <w:t>and nuts. The final Household Size pattern was also strongly and positively correlated with the FI pattern (</w:t>
      </w:r>
      <w:r w:rsidRPr="001A5D7D">
        <w:rPr>
          <w:i/>
          <w:iCs/>
          <w:color w:val="auto"/>
          <w:rPrChange w:id="158" w:author="Maino Vieytes, Christian Augusto" w:date="2022-10-14T08:28:00Z">
            <w:rPr>
              <w:color w:val="auto"/>
            </w:rPr>
          </w:rPrChange>
        </w:rPr>
        <w:t>r</w:t>
      </w:r>
      <w:r w:rsidRPr="001A5891">
        <w:rPr>
          <w:color w:val="auto"/>
        </w:rPr>
        <w:t xml:space="preserve"> = 0.63) and negatively correlated with intakes of </w:t>
      </w:r>
      <w:del w:id="159" w:author="Maino Vieytes, Christian Augusto" w:date="2022-10-18T18:04:00Z">
        <w:r w:rsidRPr="001A5891" w:rsidDel="0055218A">
          <w:rPr>
            <w:color w:val="auto"/>
          </w:rPr>
          <w:delText xml:space="preserve">seafood, solid fats, milk, </w:delText>
        </w:r>
      </w:del>
      <w:r w:rsidRPr="001A5891">
        <w:rPr>
          <w:color w:val="auto"/>
        </w:rPr>
        <w:t xml:space="preserve">yogurt, </w:t>
      </w:r>
      <w:del w:id="160" w:author="Maino Vieytes, Christian Augusto" w:date="2022-10-18T18:04:00Z">
        <w:r w:rsidRPr="001A5891" w:rsidDel="0055218A">
          <w:rPr>
            <w:color w:val="auto"/>
          </w:rPr>
          <w:delText xml:space="preserve">cheese, alcohol, fruits, and vegetables (all categories other than potatoes), </w:delText>
        </w:r>
      </w:del>
      <w:ins w:id="161" w:author="Maino Vieytes, Christian Augusto" w:date="2022-10-18T18:04:00Z">
        <w:r w:rsidR="0055218A">
          <w:rPr>
            <w:color w:val="auto"/>
          </w:rPr>
          <w:t xml:space="preserve">other fruit, citrus, melons and berries, </w:t>
        </w:r>
      </w:ins>
      <w:ins w:id="162" w:author="Maino Vieytes, Christian Augusto" w:date="2022-10-18T18:05:00Z">
        <w:r w:rsidR="0055218A">
          <w:rPr>
            <w:color w:val="auto"/>
          </w:rPr>
          <w:t xml:space="preserve">tomatoes, and other vegetables </w:t>
        </w:r>
      </w:ins>
      <w:del w:id="163" w:author="Maino Vieytes, Christian Augusto" w:date="2022-10-18T18:05:00Z">
        <w:r w:rsidRPr="001A5891" w:rsidDel="0055218A">
          <w:rPr>
            <w:color w:val="auto"/>
          </w:rPr>
          <w:delText xml:space="preserve">refined and whole grains while </w:delText>
        </w:r>
      </w:del>
      <w:r w:rsidRPr="001A5891">
        <w:rPr>
          <w:color w:val="auto"/>
        </w:rPr>
        <w:t xml:space="preserve">being positively correlated </w:t>
      </w:r>
      <w:del w:id="164" w:author="Maino Vieytes, Christian Augusto" w:date="2022-10-18T18:05:00Z">
        <w:r w:rsidRPr="001A5891" w:rsidDel="0055218A">
          <w:rPr>
            <w:color w:val="auto"/>
          </w:rPr>
          <w:delText xml:space="preserve">with intakes of poultry, oils, legumes, soy, refined grains, and strongly </w:delText>
        </w:r>
      </w:del>
      <w:r w:rsidRPr="001A5891">
        <w:rPr>
          <w:color w:val="auto"/>
        </w:rPr>
        <w:t xml:space="preserve">with </w:t>
      </w:r>
      <w:ins w:id="165" w:author="Maino Vieytes, Christian Augusto" w:date="2022-10-18T18:05:00Z">
        <w:r w:rsidR="0055218A">
          <w:rPr>
            <w:color w:val="auto"/>
          </w:rPr>
          <w:t xml:space="preserve">intake of </w:t>
        </w:r>
      </w:ins>
      <w:r w:rsidRPr="001A5891">
        <w:rPr>
          <w:color w:val="auto"/>
        </w:rPr>
        <w:t xml:space="preserve">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w:t>
      </w:r>
      <w:r w:rsidRPr="001A5891">
        <w:rPr>
          <w:color w:val="auto"/>
        </w:rPr>
        <w:lastRenderedPageBreak/>
        <w:t xml:space="preserve">Pearson correlation matrix is appended, showing the correlations between the extracted dietary patterns. This analysis was performed on subsample A (Figure 1), an analytical subsample of </w:t>
      </w:r>
      <w:del w:id="166"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w:t>
            </w:r>
            <w:del w:id="167" w:author="Maino Vieytes, Christian Augusto" w:date="2022-10-18T17:48:00Z">
              <w:r w:rsidRPr="001A5891" w:rsidDel="00BF254B">
                <w:rPr>
                  <w:color w:val="auto"/>
                </w:rPr>
                <w:delText>0</w:delText>
              </w:r>
            </w:del>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BF254B" w:rsidRDefault="009C772B" w:rsidP="006168D3">
            <w:pPr>
              <w:jc w:val="center"/>
              <w:rPr>
                <w:b/>
                <w:bCs/>
                <w:color w:val="auto"/>
                <w:rPrChange w:id="168" w:author="Maino Vieytes, Christian Augusto" w:date="2022-10-18T17:49:00Z">
                  <w:rPr>
                    <w:color w:val="auto"/>
                  </w:rPr>
                </w:rPrChange>
              </w:rPr>
            </w:pPr>
            <w:r w:rsidRPr="00BF254B">
              <w:rPr>
                <w:b/>
                <w:bCs/>
                <w:color w:val="auto"/>
                <w:rPrChange w:id="169" w:author="Maino Vieytes, Christian Augusto" w:date="2022-10-18T17:49:00Z">
                  <w:rPr>
                    <w:color w:val="auto"/>
                  </w:rPr>
                </w:rPrChange>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BF254B" w:rsidRDefault="009C772B" w:rsidP="006168D3">
            <w:pPr>
              <w:jc w:val="center"/>
              <w:rPr>
                <w:b/>
                <w:bCs/>
                <w:color w:val="auto"/>
                <w:rPrChange w:id="170" w:author="Maino Vieytes, Christian Augusto" w:date="2022-10-18T17:49:00Z">
                  <w:rPr>
                    <w:color w:val="auto"/>
                  </w:rPr>
                </w:rPrChange>
              </w:rPr>
            </w:pPr>
            <w:r w:rsidRPr="00BF254B">
              <w:rPr>
                <w:b/>
                <w:bCs/>
                <w:color w:val="auto"/>
                <w:rPrChange w:id="171" w:author="Maino Vieytes, Christian Augusto" w:date="2022-10-18T17:49:00Z">
                  <w:rPr>
                    <w:color w:val="auto"/>
                  </w:rPr>
                </w:rPrChange>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BF254B" w:rsidRDefault="009C772B" w:rsidP="006168D3">
            <w:pPr>
              <w:jc w:val="center"/>
              <w:rPr>
                <w:b/>
                <w:bCs/>
                <w:color w:val="auto"/>
                <w:rPrChange w:id="172" w:author="Maino Vieytes, Christian Augusto" w:date="2022-10-18T17:49:00Z">
                  <w:rPr>
                    <w:color w:val="auto"/>
                  </w:rPr>
                </w:rPrChange>
              </w:rPr>
            </w:pPr>
            <w:r w:rsidRPr="00BF254B">
              <w:rPr>
                <w:b/>
                <w:bCs/>
                <w:color w:val="auto"/>
                <w:rPrChange w:id="173" w:author="Maino Vieytes, Christian Augusto" w:date="2022-10-18T17:49:00Z">
                  <w:rPr>
                    <w:color w:val="auto"/>
                  </w:rPr>
                </w:rPrChange>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BF254B" w:rsidRDefault="009C772B" w:rsidP="006168D3">
            <w:pPr>
              <w:jc w:val="center"/>
              <w:rPr>
                <w:b/>
                <w:bCs/>
                <w:color w:val="auto"/>
                <w:rPrChange w:id="174" w:author="Maino Vieytes, Christian Augusto" w:date="2022-10-18T17:47:00Z">
                  <w:rPr>
                    <w:color w:val="auto"/>
                  </w:rPr>
                </w:rPrChange>
              </w:rPr>
            </w:pPr>
            <w:r w:rsidRPr="00BF254B">
              <w:rPr>
                <w:b/>
                <w:bCs/>
                <w:color w:val="auto"/>
                <w:rPrChange w:id="175" w:author="Maino Vieytes, Christian Augusto" w:date="2022-10-18T17:47:00Z">
                  <w:rPr>
                    <w:color w:val="auto"/>
                  </w:rPr>
                </w:rPrChange>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BF254B" w:rsidRDefault="009C772B" w:rsidP="006168D3">
            <w:pPr>
              <w:jc w:val="center"/>
              <w:rPr>
                <w:b/>
                <w:bCs/>
                <w:color w:val="auto"/>
                <w:rPrChange w:id="176" w:author="Maino Vieytes, Christian Augusto" w:date="2022-10-18T17:48:00Z">
                  <w:rPr>
                    <w:color w:val="auto"/>
                  </w:rPr>
                </w:rPrChange>
              </w:rPr>
            </w:pPr>
            <w:r w:rsidRPr="00BF254B">
              <w:rPr>
                <w:b/>
                <w:bCs/>
                <w:color w:val="auto"/>
                <w:rPrChange w:id="177" w:author="Maino Vieytes, Christian Augusto" w:date="2022-10-18T17:48:00Z">
                  <w:rPr>
                    <w:color w:val="auto"/>
                  </w:rPr>
                </w:rPrChange>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BF254B" w:rsidRDefault="009C772B" w:rsidP="006168D3">
            <w:pPr>
              <w:jc w:val="center"/>
              <w:rPr>
                <w:b/>
                <w:bCs/>
                <w:color w:val="auto"/>
                <w:rPrChange w:id="178" w:author="Maino Vieytes, Christian Augusto" w:date="2022-10-18T17:49:00Z">
                  <w:rPr>
                    <w:color w:val="auto"/>
                  </w:rPr>
                </w:rPrChange>
              </w:rPr>
            </w:pPr>
            <w:r w:rsidRPr="00BF254B">
              <w:rPr>
                <w:b/>
                <w:bCs/>
                <w:color w:val="auto"/>
                <w:rPrChange w:id="179" w:author="Maino Vieytes, Christian Augusto" w:date="2022-10-18T17:49:00Z">
                  <w:rPr>
                    <w:color w:val="auto"/>
                  </w:rPr>
                </w:rPrChange>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BF254B" w:rsidRDefault="009C772B" w:rsidP="006168D3">
            <w:pPr>
              <w:jc w:val="center"/>
              <w:rPr>
                <w:b/>
                <w:bCs/>
                <w:color w:val="auto"/>
                <w:rPrChange w:id="180" w:author="Maino Vieytes, Christian Augusto" w:date="2022-10-18T17:47:00Z">
                  <w:rPr>
                    <w:color w:val="auto"/>
                  </w:rPr>
                </w:rPrChange>
              </w:rPr>
            </w:pPr>
            <w:r w:rsidRPr="00BF254B">
              <w:rPr>
                <w:b/>
                <w:bCs/>
                <w:color w:val="auto"/>
                <w:rPrChange w:id="181" w:author="Maino Vieytes, Christian Augusto" w:date="2022-10-18T17:47:00Z">
                  <w:rPr>
                    <w:color w:val="auto"/>
                  </w:rPr>
                </w:rPrChange>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BF254B" w:rsidRDefault="009C772B" w:rsidP="006168D3">
            <w:pPr>
              <w:jc w:val="center"/>
              <w:rPr>
                <w:b/>
                <w:bCs/>
                <w:color w:val="auto"/>
                <w:rPrChange w:id="182" w:author="Maino Vieytes, Christian Augusto" w:date="2022-10-18T17:49:00Z">
                  <w:rPr>
                    <w:color w:val="auto"/>
                  </w:rPr>
                </w:rPrChange>
              </w:rPr>
            </w:pPr>
            <w:r w:rsidRPr="00BF254B">
              <w:rPr>
                <w:b/>
                <w:bCs/>
                <w:color w:val="auto"/>
                <w:rPrChange w:id="183" w:author="Maino Vieytes, Christian Augusto" w:date="2022-10-18T17:49:00Z">
                  <w:rPr>
                    <w:color w:val="auto"/>
                  </w:rPr>
                </w:rPrChange>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BF254B" w:rsidRDefault="009C772B" w:rsidP="006168D3">
            <w:pPr>
              <w:jc w:val="center"/>
              <w:rPr>
                <w:b/>
                <w:bCs/>
                <w:color w:val="auto"/>
                <w:rPrChange w:id="184" w:author="Maino Vieytes, Christian Augusto" w:date="2022-10-18T17:48:00Z">
                  <w:rPr>
                    <w:color w:val="auto"/>
                  </w:rPr>
                </w:rPrChange>
              </w:rPr>
            </w:pPr>
            <w:r w:rsidRPr="00BF254B">
              <w:rPr>
                <w:b/>
                <w:bCs/>
                <w:color w:val="auto"/>
                <w:rPrChange w:id="185" w:author="Maino Vieytes, Christian Augusto" w:date="2022-10-18T17:48:00Z">
                  <w:rPr>
                    <w:color w:val="auto"/>
                  </w:rPr>
                </w:rPrChange>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BF254B" w:rsidRDefault="009C772B" w:rsidP="006168D3">
            <w:pPr>
              <w:jc w:val="center"/>
              <w:rPr>
                <w:b/>
                <w:bCs/>
                <w:color w:val="auto"/>
                <w:rPrChange w:id="186" w:author="Maino Vieytes, Christian Augusto" w:date="2022-10-18T17:49:00Z">
                  <w:rPr>
                    <w:color w:val="auto"/>
                  </w:rPr>
                </w:rPrChange>
              </w:rPr>
            </w:pPr>
            <w:r w:rsidRPr="00BF254B">
              <w:rPr>
                <w:b/>
                <w:bCs/>
                <w:color w:val="auto"/>
                <w:rPrChange w:id="187" w:author="Maino Vieytes, Christian Augusto" w:date="2022-10-18T17:49:00Z">
                  <w:rPr>
                    <w:color w:val="auto"/>
                  </w:rPr>
                </w:rPrChange>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BF254B" w:rsidRDefault="009C772B" w:rsidP="006168D3">
            <w:pPr>
              <w:jc w:val="center"/>
              <w:rPr>
                <w:b/>
                <w:bCs/>
                <w:color w:val="auto"/>
                <w:rPrChange w:id="188" w:author="Maino Vieytes, Christian Augusto" w:date="2022-10-18T17:47:00Z">
                  <w:rPr>
                    <w:color w:val="auto"/>
                  </w:rPr>
                </w:rPrChange>
              </w:rPr>
            </w:pPr>
            <w:r w:rsidRPr="00BF254B">
              <w:rPr>
                <w:b/>
                <w:bCs/>
                <w:color w:val="auto"/>
                <w:rPrChange w:id="189" w:author="Maino Vieytes, Christian Augusto" w:date="2022-10-18T17:47:00Z">
                  <w:rPr>
                    <w:color w:val="auto"/>
                  </w:rPr>
                </w:rPrChange>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BF254B" w:rsidRDefault="009C772B" w:rsidP="006168D3">
            <w:pPr>
              <w:jc w:val="center"/>
              <w:rPr>
                <w:b/>
                <w:bCs/>
                <w:color w:val="auto"/>
                <w:rPrChange w:id="190" w:author="Maino Vieytes, Christian Augusto" w:date="2022-10-18T17:48:00Z">
                  <w:rPr>
                    <w:color w:val="auto"/>
                  </w:rPr>
                </w:rPrChange>
              </w:rPr>
            </w:pPr>
            <w:r w:rsidRPr="00BF254B">
              <w:rPr>
                <w:b/>
                <w:bCs/>
                <w:color w:val="auto"/>
                <w:rPrChange w:id="191" w:author="Maino Vieytes, Christian Augusto" w:date="2022-10-18T17:48:00Z">
                  <w:rPr>
                    <w:color w:val="auto"/>
                  </w:rPr>
                </w:rPrChange>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BF254B" w:rsidRDefault="009C772B" w:rsidP="006168D3">
            <w:pPr>
              <w:jc w:val="center"/>
              <w:rPr>
                <w:b/>
                <w:bCs/>
                <w:color w:val="auto"/>
                <w:rPrChange w:id="192" w:author="Maino Vieytes, Christian Augusto" w:date="2022-10-18T17:49:00Z">
                  <w:rPr>
                    <w:color w:val="auto"/>
                  </w:rPr>
                </w:rPrChange>
              </w:rPr>
            </w:pPr>
            <w:r w:rsidRPr="00BF254B">
              <w:rPr>
                <w:b/>
                <w:bCs/>
                <w:color w:val="auto"/>
                <w:rPrChange w:id="193" w:author="Maino Vieytes, Christian Augusto" w:date="2022-10-18T17:49:00Z">
                  <w:rPr>
                    <w:color w:val="auto"/>
                  </w:rPr>
                </w:rPrChange>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BF254B" w:rsidRDefault="009C772B" w:rsidP="006168D3">
            <w:pPr>
              <w:jc w:val="center"/>
              <w:rPr>
                <w:b/>
                <w:bCs/>
                <w:color w:val="auto"/>
                <w:rPrChange w:id="194" w:author="Maino Vieytes, Christian Augusto" w:date="2022-10-18T17:48:00Z">
                  <w:rPr>
                    <w:color w:val="auto"/>
                  </w:rPr>
                </w:rPrChange>
              </w:rPr>
            </w:pPr>
            <w:r w:rsidRPr="00BF254B">
              <w:rPr>
                <w:b/>
                <w:bCs/>
                <w:color w:val="auto"/>
                <w:rPrChange w:id="195" w:author="Maino Vieytes, Christian Augusto" w:date="2022-10-18T17:48:00Z">
                  <w:rPr>
                    <w:color w:val="auto"/>
                  </w:rPr>
                </w:rPrChange>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BF254B" w:rsidRDefault="009C772B" w:rsidP="006168D3">
            <w:pPr>
              <w:jc w:val="center"/>
              <w:rPr>
                <w:b/>
                <w:bCs/>
                <w:color w:val="auto"/>
                <w:rPrChange w:id="196" w:author="Maino Vieytes, Christian Augusto" w:date="2022-10-18T17:49:00Z">
                  <w:rPr>
                    <w:color w:val="auto"/>
                  </w:rPr>
                </w:rPrChange>
              </w:rPr>
            </w:pPr>
            <w:r w:rsidRPr="00BF254B">
              <w:rPr>
                <w:b/>
                <w:bCs/>
                <w:color w:val="auto"/>
                <w:rPrChange w:id="197" w:author="Maino Vieytes, Christian Augusto" w:date="2022-10-18T17:49:00Z">
                  <w:rPr>
                    <w:color w:val="auto"/>
                  </w:rPr>
                </w:rPrChange>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BF254B" w:rsidRDefault="009C772B" w:rsidP="006168D3">
            <w:pPr>
              <w:jc w:val="center"/>
              <w:rPr>
                <w:b/>
                <w:bCs/>
                <w:color w:val="auto"/>
                <w:rPrChange w:id="198" w:author="Maino Vieytes, Christian Augusto" w:date="2022-10-18T17:48:00Z">
                  <w:rPr>
                    <w:color w:val="auto"/>
                  </w:rPr>
                </w:rPrChange>
              </w:rPr>
            </w:pPr>
            <w:r w:rsidRPr="00BF254B">
              <w:rPr>
                <w:b/>
                <w:bCs/>
                <w:color w:val="auto"/>
                <w:rPrChange w:id="199" w:author="Maino Vieytes, Christian Augusto" w:date="2022-10-18T17:48:00Z">
                  <w:rPr>
                    <w:color w:val="auto"/>
                  </w:rPr>
                </w:rPrChange>
              </w:rPr>
              <w:t>-0.36</w:t>
            </w:r>
          </w:p>
        </w:tc>
        <w:tc>
          <w:tcPr>
            <w:tcW w:w="1300" w:type="dxa"/>
            <w:noWrap/>
            <w:vAlign w:val="center"/>
            <w:hideMark/>
          </w:tcPr>
          <w:p w14:paraId="228E124B" w14:textId="77777777" w:rsidR="009C772B" w:rsidRPr="00BF254B" w:rsidRDefault="009C772B" w:rsidP="006168D3">
            <w:pPr>
              <w:jc w:val="center"/>
              <w:rPr>
                <w:b/>
                <w:bCs/>
                <w:color w:val="auto"/>
                <w:rPrChange w:id="200" w:author="Maino Vieytes, Christian Augusto" w:date="2022-10-18T17:49:00Z">
                  <w:rPr>
                    <w:color w:val="auto"/>
                  </w:rPr>
                </w:rPrChange>
              </w:rPr>
            </w:pPr>
            <w:r w:rsidRPr="00BF254B">
              <w:rPr>
                <w:b/>
                <w:bCs/>
                <w:color w:val="auto"/>
                <w:rPrChange w:id="201" w:author="Maino Vieytes, Christian Augusto" w:date="2022-10-18T17:49:00Z">
                  <w:rPr>
                    <w:color w:val="auto"/>
                  </w:rPr>
                </w:rPrChange>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BF254B" w:rsidRDefault="009C772B" w:rsidP="006168D3">
            <w:pPr>
              <w:jc w:val="center"/>
              <w:rPr>
                <w:b/>
                <w:bCs/>
                <w:color w:val="auto"/>
                <w:rPrChange w:id="202" w:author="Maino Vieytes, Christian Augusto" w:date="2022-10-18T17:49:00Z">
                  <w:rPr>
                    <w:color w:val="auto"/>
                  </w:rPr>
                </w:rPrChange>
              </w:rPr>
            </w:pPr>
            <w:r w:rsidRPr="00BF254B">
              <w:rPr>
                <w:b/>
                <w:bCs/>
                <w:color w:val="auto"/>
                <w:rPrChange w:id="203" w:author="Maino Vieytes, Christian Augusto" w:date="2022-10-18T17:49:00Z">
                  <w:rPr>
                    <w:color w:val="auto"/>
                  </w:rPr>
                </w:rPrChange>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BF254B" w:rsidRDefault="009C772B" w:rsidP="006168D3">
            <w:pPr>
              <w:jc w:val="center"/>
              <w:rPr>
                <w:b/>
                <w:bCs/>
                <w:color w:val="auto"/>
                <w:rPrChange w:id="204" w:author="Maino Vieytes, Christian Augusto" w:date="2022-10-18T17:48:00Z">
                  <w:rPr>
                    <w:color w:val="auto"/>
                  </w:rPr>
                </w:rPrChange>
              </w:rPr>
            </w:pPr>
            <w:r w:rsidRPr="00BF254B">
              <w:rPr>
                <w:b/>
                <w:bCs/>
                <w:color w:val="auto"/>
                <w:rPrChange w:id="205" w:author="Maino Vieytes, Christian Augusto" w:date="2022-10-18T17:48:00Z">
                  <w:rPr>
                    <w:color w:val="auto"/>
                  </w:rPr>
                </w:rPrChange>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BF254B" w:rsidRDefault="009C772B" w:rsidP="006168D3">
            <w:pPr>
              <w:jc w:val="center"/>
              <w:rPr>
                <w:b/>
                <w:bCs/>
                <w:color w:val="auto"/>
                <w:rPrChange w:id="206" w:author="Maino Vieytes, Christian Augusto" w:date="2022-10-18T17:49:00Z">
                  <w:rPr>
                    <w:color w:val="auto"/>
                  </w:rPr>
                </w:rPrChange>
              </w:rPr>
            </w:pPr>
            <w:r w:rsidRPr="00BF254B">
              <w:rPr>
                <w:b/>
                <w:bCs/>
                <w:color w:val="auto"/>
                <w:rPrChange w:id="207" w:author="Maino Vieytes, Christian Augusto" w:date="2022-10-18T17:49:00Z">
                  <w:rPr>
                    <w:color w:val="auto"/>
                  </w:rPr>
                </w:rPrChange>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BF254B" w:rsidRDefault="009C772B" w:rsidP="006168D3">
            <w:pPr>
              <w:jc w:val="center"/>
              <w:rPr>
                <w:b/>
                <w:bCs/>
                <w:color w:val="auto"/>
                <w:rPrChange w:id="208" w:author="Maino Vieytes, Christian Augusto" w:date="2022-10-18T17:47:00Z">
                  <w:rPr>
                    <w:color w:val="auto"/>
                  </w:rPr>
                </w:rPrChange>
              </w:rPr>
            </w:pPr>
            <w:r w:rsidRPr="00BF254B">
              <w:rPr>
                <w:b/>
                <w:bCs/>
                <w:color w:val="auto"/>
                <w:rPrChange w:id="209" w:author="Maino Vieytes, Christian Augusto" w:date="2022-10-18T17:47:00Z">
                  <w:rPr>
                    <w:color w:val="auto"/>
                  </w:rPr>
                </w:rPrChange>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BF254B" w:rsidRDefault="009C772B" w:rsidP="006168D3">
            <w:pPr>
              <w:jc w:val="center"/>
              <w:rPr>
                <w:b/>
                <w:bCs/>
                <w:color w:val="auto"/>
                <w:rPrChange w:id="210" w:author="Maino Vieytes, Christian Augusto" w:date="2022-10-18T17:48:00Z">
                  <w:rPr>
                    <w:color w:val="auto"/>
                  </w:rPr>
                </w:rPrChange>
              </w:rPr>
            </w:pPr>
            <w:r w:rsidRPr="00BF254B">
              <w:rPr>
                <w:b/>
                <w:bCs/>
                <w:color w:val="auto"/>
                <w:rPrChange w:id="211" w:author="Maino Vieytes, Christian Augusto" w:date="2022-10-18T17:48:00Z">
                  <w:rPr>
                    <w:color w:val="auto"/>
                  </w:rPr>
                </w:rPrChange>
              </w:rPr>
              <w:t>-0.65</w:t>
            </w:r>
          </w:p>
        </w:tc>
        <w:tc>
          <w:tcPr>
            <w:tcW w:w="1310" w:type="dxa"/>
            <w:noWrap/>
            <w:vAlign w:val="center"/>
            <w:hideMark/>
          </w:tcPr>
          <w:p w14:paraId="4C1AE9E8" w14:textId="77777777" w:rsidR="009C772B" w:rsidRPr="00BF254B" w:rsidRDefault="009C772B" w:rsidP="006168D3">
            <w:pPr>
              <w:jc w:val="center"/>
              <w:rPr>
                <w:b/>
                <w:bCs/>
                <w:color w:val="auto"/>
                <w:rPrChange w:id="212" w:author="Maino Vieytes, Christian Augusto" w:date="2022-10-18T17:48:00Z">
                  <w:rPr>
                    <w:color w:val="auto"/>
                  </w:rPr>
                </w:rPrChange>
              </w:rPr>
            </w:pPr>
            <w:r w:rsidRPr="00BF254B">
              <w:rPr>
                <w:b/>
                <w:bCs/>
                <w:color w:val="auto"/>
                <w:rPrChange w:id="213" w:author="Maino Vieytes, Christian Augusto" w:date="2022-10-18T17:48:00Z">
                  <w:rPr>
                    <w:color w:val="auto"/>
                  </w:rPr>
                </w:rPrChange>
              </w:rPr>
              <w:t>-0.48</w:t>
            </w:r>
          </w:p>
        </w:tc>
        <w:tc>
          <w:tcPr>
            <w:tcW w:w="1300" w:type="dxa"/>
            <w:noWrap/>
            <w:vAlign w:val="center"/>
            <w:hideMark/>
          </w:tcPr>
          <w:p w14:paraId="3F8C3542" w14:textId="77777777" w:rsidR="009C772B" w:rsidRPr="00BF254B" w:rsidRDefault="009C772B" w:rsidP="006168D3">
            <w:pPr>
              <w:jc w:val="center"/>
              <w:rPr>
                <w:b/>
                <w:bCs/>
                <w:color w:val="auto"/>
                <w:rPrChange w:id="214" w:author="Maino Vieytes, Christian Augusto" w:date="2022-10-18T17:49:00Z">
                  <w:rPr>
                    <w:color w:val="auto"/>
                  </w:rPr>
                </w:rPrChange>
              </w:rPr>
            </w:pPr>
            <w:r w:rsidRPr="00BF254B">
              <w:rPr>
                <w:b/>
                <w:bCs/>
                <w:color w:val="auto"/>
                <w:rPrChange w:id="215" w:author="Maino Vieytes, Christian Augusto" w:date="2022-10-18T17:49:00Z">
                  <w:rPr>
                    <w:color w:val="auto"/>
                  </w:rPr>
                </w:rPrChange>
              </w:rPr>
              <w:t>0.46</w:t>
            </w:r>
          </w:p>
        </w:tc>
        <w:tc>
          <w:tcPr>
            <w:tcW w:w="1300" w:type="dxa"/>
            <w:tcBorders>
              <w:right w:val="nil"/>
            </w:tcBorders>
            <w:noWrap/>
            <w:vAlign w:val="center"/>
            <w:hideMark/>
          </w:tcPr>
          <w:p w14:paraId="00E405DD" w14:textId="77777777" w:rsidR="009C772B" w:rsidRPr="00BF254B" w:rsidRDefault="009C772B" w:rsidP="006168D3">
            <w:pPr>
              <w:jc w:val="center"/>
              <w:rPr>
                <w:b/>
                <w:bCs/>
                <w:color w:val="auto"/>
                <w:rPrChange w:id="216" w:author="Maino Vieytes, Christian Augusto" w:date="2022-10-18T17:49:00Z">
                  <w:rPr>
                    <w:color w:val="auto"/>
                  </w:rPr>
                </w:rPrChange>
              </w:rPr>
            </w:pPr>
            <w:r w:rsidRPr="00BF254B">
              <w:rPr>
                <w:b/>
                <w:bCs/>
                <w:color w:val="auto"/>
                <w:rPrChange w:id="217" w:author="Maino Vieytes, Christian Augusto" w:date="2022-10-18T17:49:00Z">
                  <w:rPr>
                    <w:color w:val="auto"/>
                  </w:rPr>
                </w:rPrChange>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BF254B" w:rsidRDefault="009C772B" w:rsidP="006168D3">
            <w:pPr>
              <w:jc w:val="center"/>
              <w:rPr>
                <w:b/>
                <w:bCs/>
                <w:color w:val="auto"/>
                <w:rPrChange w:id="218" w:author="Maino Vieytes, Christian Augusto" w:date="2022-10-18T17:47:00Z">
                  <w:rPr>
                    <w:color w:val="auto"/>
                  </w:rPr>
                </w:rPrChange>
              </w:rPr>
            </w:pPr>
            <w:r w:rsidRPr="00BF254B">
              <w:rPr>
                <w:b/>
                <w:bCs/>
                <w:color w:val="auto"/>
                <w:rPrChange w:id="219" w:author="Maino Vieytes, Christian Augusto" w:date="2022-10-18T17:47:00Z">
                  <w:rPr>
                    <w:color w:val="auto"/>
                  </w:rPr>
                </w:rPrChange>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BF254B" w:rsidRDefault="009C772B" w:rsidP="006168D3">
            <w:pPr>
              <w:jc w:val="center"/>
              <w:rPr>
                <w:b/>
                <w:bCs/>
                <w:color w:val="auto"/>
                <w:rPrChange w:id="220" w:author="Maino Vieytes, Christian Augusto" w:date="2022-10-18T17:49:00Z">
                  <w:rPr>
                    <w:color w:val="auto"/>
                  </w:rPr>
                </w:rPrChange>
              </w:rPr>
            </w:pPr>
            <w:r w:rsidRPr="00BF254B">
              <w:rPr>
                <w:b/>
                <w:bCs/>
                <w:color w:val="auto"/>
                <w:rPrChange w:id="221" w:author="Maino Vieytes, Christian Augusto" w:date="2022-10-18T17:49:00Z">
                  <w:rPr>
                    <w:color w:val="auto"/>
                  </w:rPr>
                </w:rPrChange>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BF254B" w:rsidRDefault="009C772B" w:rsidP="006168D3">
            <w:pPr>
              <w:jc w:val="center"/>
              <w:rPr>
                <w:b/>
                <w:bCs/>
                <w:color w:val="auto"/>
                <w:rPrChange w:id="222" w:author="Maino Vieytes, Christian Augusto" w:date="2022-10-18T17:48:00Z">
                  <w:rPr>
                    <w:color w:val="auto"/>
                  </w:rPr>
                </w:rPrChange>
              </w:rPr>
            </w:pPr>
            <w:r w:rsidRPr="00BF254B">
              <w:rPr>
                <w:b/>
                <w:bCs/>
                <w:color w:val="auto"/>
                <w:rPrChange w:id="223" w:author="Maino Vieytes, Christian Augusto" w:date="2022-10-18T17:48:00Z">
                  <w:rPr>
                    <w:color w:val="auto"/>
                  </w:rPr>
                </w:rPrChange>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BF254B" w:rsidRDefault="009C772B" w:rsidP="006168D3">
            <w:pPr>
              <w:jc w:val="center"/>
              <w:rPr>
                <w:b/>
                <w:bCs/>
                <w:color w:val="auto"/>
                <w:rPrChange w:id="224" w:author="Maino Vieytes, Christian Augusto" w:date="2022-10-18T17:49:00Z">
                  <w:rPr>
                    <w:color w:val="auto"/>
                  </w:rPr>
                </w:rPrChange>
              </w:rPr>
            </w:pPr>
            <w:r w:rsidRPr="00BF254B">
              <w:rPr>
                <w:b/>
                <w:bCs/>
                <w:color w:val="auto"/>
                <w:rPrChange w:id="225" w:author="Maino Vieytes, Christian Augusto" w:date="2022-10-18T17:49:00Z">
                  <w:rPr>
                    <w:color w:val="auto"/>
                  </w:rPr>
                </w:rPrChange>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BF254B" w:rsidRDefault="009C772B" w:rsidP="006168D3">
            <w:pPr>
              <w:jc w:val="center"/>
              <w:rPr>
                <w:b/>
                <w:bCs/>
                <w:color w:val="auto"/>
                <w:rPrChange w:id="226" w:author="Maino Vieytes, Christian Augusto" w:date="2022-10-18T17:48:00Z">
                  <w:rPr>
                    <w:color w:val="auto"/>
                  </w:rPr>
                </w:rPrChange>
              </w:rPr>
            </w:pPr>
            <w:r w:rsidRPr="00BF254B">
              <w:rPr>
                <w:b/>
                <w:bCs/>
                <w:color w:val="auto"/>
                <w:rPrChange w:id="227" w:author="Maino Vieytes, Christian Augusto" w:date="2022-10-18T17:48:00Z">
                  <w:rPr>
                    <w:color w:val="auto"/>
                  </w:rPr>
                </w:rPrChange>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BF254B" w:rsidRDefault="009C772B" w:rsidP="006168D3">
            <w:pPr>
              <w:jc w:val="center"/>
              <w:rPr>
                <w:b/>
                <w:bCs/>
                <w:color w:val="auto"/>
                <w:rPrChange w:id="228" w:author="Maino Vieytes, Christian Augusto" w:date="2022-10-18T17:47:00Z">
                  <w:rPr>
                    <w:color w:val="auto"/>
                  </w:rPr>
                </w:rPrChange>
              </w:rPr>
            </w:pPr>
            <w:r w:rsidRPr="00BF254B">
              <w:rPr>
                <w:b/>
                <w:bCs/>
                <w:color w:val="auto"/>
                <w:rPrChange w:id="229" w:author="Maino Vieytes, Christian Augusto" w:date="2022-10-18T17:47:00Z">
                  <w:rPr>
                    <w:color w:val="auto"/>
                  </w:rPr>
                </w:rPrChange>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BF254B" w:rsidRDefault="009C772B" w:rsidP="006168D3">
            <w:pPr>
              <w:jc w:val="center"/>
              <w:rPr>
                <w:b/>
                <w:bCs/>
                <w:color w:val="auto"/>
                <w:rPrChange w:id="230" w:author="Maino Vieytes, Christian Augusto" w:date="2022-10-18T17:48:00Z">
                  <w:rPr>
                    <w:color w:val="auto"/>
                  </w:rPr>
                </w:rPrChange>
              </w:rPr>
            </w:pPr>
            <w:r w:rsidRPr="00BF254B">
              <w:rPr>
                <w:b/>
                <w:bCs/>
                <w:color w:val="auto"/>
                <w:rPrChange w:id="231" w:author="Maino Vieytes, Christian Augusto" w:date="2022-10-18T17:48:00Z">
                  <w:rPr>
                    <w:color w:val="auto"/>
                  </w:rPr>
                </w:rPrChange>
              </w:rPr>
              <w:t>0.64</w:t>
            </w:r>
          </w:p>
        </w:tc>
        <w:tc>
          <w:tcPr>
            <w:tcW w:w="1310" w:type="dxa"/>
            <w:tcBorders>
              <w:bottom w:val="single" w:sz="4" w:space="0" w:color="auto"/>
            </w:tcBorders>
            <w:noWrap/>
            <w:vAlign w:val="center"/>
            <w:hideMark/>
          </w:tcPr>
          <w:p w14:paraId="3FD48326" w14:textId="77777777" w:rsidR="009C772B" w:rsidRPr="00BF254B" w:rsidRDefault="009C772B" w:rsidP="006168D3">
            <w:pPr>
              <w:jc w:val="center"/>
              <w:rPr>
                <w:b/>
                <w:bCs/>
                <w:color w:val="auto"/>
                <w:rPrChange w:id="232" w:author="Maino Vieytes, Christian Augusto" w:date="2022-10-18T17:48:00Z">
                  <w:rPr>
                    <w:color w:val="auto"/>
                  </w:rPr>
                </w:rPrChange>
              </w:rPr>
            </w:pPr>
            <w:r w:rsidRPr="00BF254B">
              <w:rPr>
                <w:b/>
                <w:bCs/>
                <w:color w:val="auto"/>
                <w:rPrChange w:id="233" w:author="Maino Vieytes, Christian Augusto" w:date="2022-10-18T17:48:00Z">
                  <w:rPr>
                    <w:color w:val="auto"/>
                  </w:rPr>
                </w:rPrChange>
              </w:rPr>
              <w:t>0.48</w:t>
            </w:r>
          </w:p>
        </w:tc>
        <w:tc>
          <w:tcPr>
            <w:tcW w:w="1300" w:type="dxa"/>
            <w:tcBorders>
              <w:bottom w:val="single" w:sz="4" w:space="0" w:color="auto"/>
            </w:tcBorders>
            <w:noWrap/>
            <w:vAlign w:val="center"/>
            <w:hideMark/>
          </w:tcPr>
          <w:p w14:paraId="56B82185" w14:textId="77777777" w:rsidR="009C772B" w:rsidRPr="00BF254B" w:rsidRDefault="009C772B" w:rsidP="006168D3">
            <w:pPr>
              <w:jc w:val="center"/>
              <w:rPr>
                <w:b/>
                <w:bCs/>
                <w:color w:val="auto"/>
                <w:rPrChange w:id="234" w:author="Maino Vieytes, Christian Augusto" w:date="2022-10-18T17:49:00Z">
                  <w:rPr>
                    <w:color w:val="auto"/>
                  </w:rPr>
                </w:rPrChange>
              </w:rPr>
            </w:pPr>
            <w:r w:rsidRPr="00BF254B">
              <w:rPr>
                <w:b/>
                <w:bCs/>
                <w:color w:val="auto"/>
                <w:rPrChange w:id="235" w:author="Maino Vieytes, Christian Augusto" w:date="2022-10-18T17:49:00Z">
                  <w:rPr>
                    <w:color w:val="auto"/>
                  </w:rPr>
                </w:rPrChange>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BF254B" w:rsidRDefault="009C772B" w:rsidP="006168D3">
            <w:pPr>
              <w:jc w:val="center"/>
              <w:rPr>
                <w:color w:val="auto"/>
              </w:rPr>
            </w:pPr>
            <w:r w:rsidRPr="00BF254B">
              <w:rPr>
                <w:color w:val="auto"/>
              </w:rPr>
              <w:t>0.80</w:t>
            </w:r>
          </w:p>
        </w:tc>
        <w:tc>
          <w:tcPr>
            <w:tcW w:w="1300" w:type="dxa"/>
            <w:noWrap/>
            <w:vAlign w:val="center"/>
            <w:hideMark/>
          </w:tcPr>
          <w:p w14:paraId="64940482" w14:textId="77777777" w:rsidR="009C772B" w:rsidRPr="00BF254B" w:rsidRDefault="009C772B" w:rsidP="006168D3">
            <w:pPr>
              <w:jc w:val="center"/>
              <w:rPr>
                <w:color w:val="auto"/>
              </w:rPr>
            </w:pPr>
            <w:r w:rsidRPr="00BF254B">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t>Household Size</w:t>
            </w:r>
          </w:p>
        </w:tc>
        <w:tc>
          <w:tcPr>
            <w:tcW w:w="1300" w:type="dxa"/>
            <w:noWrap/>
            <w:vAlign w:val="center"/>
            <w:hideMark/>
          </w:tcPr>
          <w:p w14:paraId="5F08E420" w14:textId="77777777" w:rsidR="009C772B" w:rsidRPr="00BF254B" w:rsidRDefault="009C772B" w:rsidP="006168D3">
            <w:pPr>
              <w:jc w:val="center"/>
              <w:rPr>
                <w:color w:val="auto"/>
              </w:rPr>
            </w:pPr>
            <w:r w:rsidRPr="00BF254B">
              <w:rPr>
                <w:color w:val="auto"/>
              </w:rPr>
              <w:t>0.63</w:t>
            </w:r>
          </w:p>
        </w:tc>
        <w:tc>
          <w:tcPr>
            <w:tcW w:w="1300" w:type="dxa"/>
            <w:noWrap/>
            <w:vAlign w:val="center"/>
            <w:hideMark/>
          </w:tcPr>
          <w:p w14:paraId="7324951D" w14:textId="77777777" w:rsidR="009C772B" w:rsidRPr="00BF254B" w:rsidRDefault="009C772B" w:rsidP="006168D3">
            <w:pPr>
              <w:jc w:val="center"/>
              <w:rPr>
                <w:color w:val="auto"/>
              </w:rPr>
            </w:pPr>
            <w:r w:rsidRPr="00BF254B">
              <w:rPr>
                <w:color w:val="auto"/>
              </w:rPr>
              <w:t>-0.50</w:t>
            </w:r>
          </w:p>
        </w:tc>
        <w:tc>
          <w:tcPr>
            <w:tcW w:w="1350" w:type="dxa"/>
            <w:noWrap/>
            <w:vAlign w:val="center"/>
            <w:hideMark/>
          </w:tcPr>
          <w:p w14:paraId="5D79632F" w14:textId="77777777" w:rsidR="009C772B" w:rsidRPr="00BF254B" w:rsidRDefault="009C772B" w:rsidP="006168D3">
            <w:pPr>
              <w:jc w:val="center"/>
              <w:rPr>
                <w:color w:val="auto"/>
              </w:rPr>
            </w:pPr>
            <w:r w:rsidRPr="00BF254B">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BF254B" w:rsidRDefault="009C772B" w:rsidP="006168D3">
            <w:pPr>
              <w:jc w:val="center"/>
              <w:rPr>
                <w:color w:val="auto"/>
              </w:rPr>
            </w:pPr>
            <w:r w:rsidRPr="00BF254B">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BF254B" w:rsidRDefault="009C772B" w:rsidP="006168D3">
            <w:pPr>
              <w:jc w:val="center"/>
              <w:rPr>
                <w:color w:val="auto"/>
              </w:rPr>
            </w:pPr>
            <w:r w:rsidRPr="00BF254B">
              <w:rPr>
                <w:color w:val="auto"/>
              </w:rPr>
              <w:t>-0.40</w:t>
            </w:r>
          </w:p>
        </w:tc>
        <w:tc>
          <w:tcPr>
            <w:tcW w:w="1300" w:type="dxa"/>
            <w:tcBorders>
              <w:bottom w:val="single" w:sz="4" w:space="0" w:color="auto"/>
            </w:tcBorders>
            <w:noWrap/>
            <w:vAlign w:val="center"/>
            <w:hideMark/>
          </w:tcPr>
          <w:p w14:paraId="1DBC16D8" w14:textId="77777777" w:rsidR="009C772B" w:rsidRPr="00BF254B" w:rsidRDefault="009C772B" w:rsidP="006168D3">
            <w:pPr>
              <w:jc w:val="center"/>
              <w:rPr>
                <w:color w:val="auto"/>
              </w:rPr>
            </w:pPr>
            <w:r w:rsidRPr="00BF254B">
              <w:rPr>
                <w:color w:val="auto"/>
              </w:rPr>
              <w:t>0.35</w:t>
            </w:r>
          </w:p>
        </w:tc>
        <w:tc>
          <w:tcPr>
            <w:tcW w:w="1350" w:type="dxa"/>
            <w:tcBorders>
              <w:bottom w:val="single" w:sz="4" w:space="0" w:color="auto"/>
            </w:tcBorders>
            <w:noWrap/>
            <w:vAlign w:val="center"/>
            <w:hideMark/>
          </w:tcPr>
          <w:p w14:paraId="53C52DC4" w14:textId="77777777" w:rsidR="009C772B" w:rsidRPr="00BF254B" w:rsidRDefault="009C772B" w:rsidP="006168D3">
            <w:pPr>
              <w:jc w:val="center"/>
              <w:rPr>
                <w:color w:val="auto"/>
              </w:rPr>
            </w:pPr>
            <w:r w:rsidRPr="00BF254B">
              <w:rPr>
                <w:color w:val="auto"/>
              </w:rPr>
              <w:t>-0.56</w:t>
            </w:r>
          </w:p>
        </w:tc>
        <w:tc>
          <w:tcPr>
            <w:tcW w:w="1310" w:type="dxa"/>
            <w:tcBorders>
              <w:bottom w:val="single" w:sz="4" w:space="0" w:color="auto"/>
            </w:tcBorders>
            <w:noWrap/>
            <w:vAlign w:val="center"/>
            <w:hideMark/>
          </w:tcPr>
          <w:p w14:paraId="4E79951D" w14:textId="77777777" w:rsidR="009C772B" w:rsidRPr="00BF254B" w:rsidRDefault="009C772B" w:rsidP="006168D3">
            <w:pPr>
              <w:jc w:val="center"/>
              <w:rPr>
                <w:color w:val="auto"/>
              </w:rPr>
            </w:pPr>
            <w:r w:rsidRPr="00BF254B">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2785B3B" w14:textId="77777777" w:rsidR="009C772B" w:rsidRDefault="009C772B" w:rsidP="006168D3">
            <w:pPr>
              <w:rPr>
                <w:ins w:id="236" w:author="Maino Vieytes, Christian Augusto" w:date="2022-10-18T17:50:00Z"/>
                <w:rFonts w:eastAsia="Times New Roman"/>
                <w:color w:val="auto"/>
              </w:rPr>
            </w:pPr>
            <w:r w:rsidRPr="001A5891">
              <w:rPr>
                <w:rFonts w:eastAsia="Times New Roman"/>
                <w:b/>
                <w:bCs/>
                <w:color w:val="auto"/>
                <w:vertAlign w:val="superscript"/>
              </w:rPr>
              <w:t xml:space="preserve">‡ </w:t>
            </w:r>
            <w:r w:rsidRPr="001A5891">
              <w:rPr>
                <w:rFonts w:eastAsia="Times New Roman"/>
                <w:color w:val="auto"/>
              </w:rPr>
              <w:t>Dietary pattern</w:t>
            </w:r>
            <w:del w:id="237" w:author="Maino Vieytes, Christian Augusto" w:date="2022-10-17T18:40:00Z">
              <w:r w:rsidRPr="001A5891" w:rsidDel="00D720E1">
                <w:rPr>
                  <w:rFonts w:eastAsia="Times New Roman"/>
                  <w:color w:val="auto"/>
                </w:rPr>
                <w:delText>s</w:delText>
              </w:r>
            </w:del>
            <w:r w:rsidRPr="001A5891">
              <w:rPr>
                <w:rFonts w:eastAsia="Times New Roman"/>
                <w:color w:val="auto"/>
              </w:rPr>
              <w:t xml:space="preserve"> obtained using principal components analysis (PCA).</w:t>
            </w:r>
          </w:p>
          <w:p w14:paraId="766501B9" w14:textId="12CE8633" w:rsidR="00BF254B" w:rsidRPr="00BF254B" w:rsidRDefault="00BF254B" w:rsidP="006168D3">
            <w:pPr>
              <w:rPr>
                <w:color w:val="auto"/>
              </w:rPr>
            </w:pPr>
            <w:ins w:id="238" w:author="Maino Vieytes, Christian Augusto" w:date="2022-10-18T17:50:00Z">
              <w:r>
                <w:rPr>
                  <w:rFonts w:eastAsia="Times New Roman"/>
                  <w:color w:val="auto"/>
                </w:rPr>
                <w:lastRenderedPageBreak/>
                <w:t>Correlation coefficients (</w:t>
              </w:r>
              <w:r>
                <w:rPr>
                  <w:rFonts w:eastAsia="Times New Roman"/>
                  <w:i/>
                  <w:iCs/>
                  <w:color w:val="auto"/>
                </w:rPr>
                <w:t>r</w:t>
              </w:r>
              <w:r>
                <w:rPr>
                  <w:rFonts w:eastAsia="Times New Roman"/>
                  <w:color w:val="auto"/>
                </w:rPr>
                <w:t xml:space="preserve">) </w:t>
              </w:r>
            </w:ins>
            <m:oMath>
              <m:r>
                <w:ins w:id="239" w:author="Maino Vieytes, Christian Augusto" w:date="2022-10-18T17:50:00Z">
                  <w:rPr>
                    <w:rFonts w:ascii="Cambria Math" w:eastAsia="Times New Roman" w:hAnsi="Cambria Math"/>
                    <w:color w:val="auto"/>
                  </w:rPr>
                  <m:t xml:space="preserve">≥ </m:t>
                </w:ins>
              </m:r>
            </m:oMath>
            <w:ins w:id="240" w:author="Maino Vieytes, Christian Augusto" w:date="2022-10-18T17:50:00Z">
              <w:r>
                <w:rPr>
                  <w:rFonts w:eastAsia="Times New Roman"/>
                  <w:color w:val="auto"/>
                </w:rPr>
                <w:t>|0.30|</w:t>
              </w:r>
            </w:ins>
            <w:ins w:id="241" w:author="Maino Vieytes, Christian Augusto" w:date="2022-10-18T17:51:00Z">
              <w:r>
                <w:rPr>
                  <w:rFonts w:eastAsia="Times New Roman"/>
                  <w:color w:val="auto"/>
                </w:rPr>
                <w:t xml:space="preserve"> are bolded to ease the identification of notable food groups characterizing the different patterns.</w:t>
              </w:r>
            </w:ins>
          </w:p>
        </w:tc>
      </w:tr>
    </w:tbl>
    <w:p w14:paraId="6BFFD358" w14:textId="10089428" w:rsidR="009C25EC" w:rsidRPr="001A5891" w:rsidRDefault="009C25EC" w:rsidP="001A5891">
      <w:pPr>
        <w:pStyle w:val="MDPI31text"/>
        <w:rPr>
          <w:i/>
          <w:color w:val="auto"/>
        </w:rPr>
      </w:pPr>
      <w:r w:rsidRPr="001A5891">
        <w:rPr>
          <w:color w:val="auto"/>
        </w:rPr>
        <w:lastRenderedPageBreak/>
        <w:t>For the patterns extracted with PCA, we evaluated a scree plot initially and found that an “elbow” appeared after the fourth principal component</w:t>
      </w:r>
      <w:r w:rsidR="008F5AEC" w:rsidRPr="001A5891">
        <w:rPr>
          <w:color w:val="auto"/>
        </w:rPr>
        <w:t xml:space="preserve"> (Supplementary Figure </w:t>
      </w:r>
      <w:ins w:id="242" w:author="Maino Vieytes, Christian Augusto" w:date="2022-10-17T10:05:00Z">
        <w:r w:rsidR="00E20758">
          <w:rPr>
            <w:color w:val="auto"/>
          </w:rPr>
          <w:t>1</w:t>
        </w:r>
      </w:ins>
      <w:del w:id="243"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244" w:author="Maino Vieytes, Christian Augusto" w:date="2022-10-15T13:24:00Z">
        <w:r w:rsidR="00BE2794">
          <w:rPr>
            <w:color w:val="auto"/>
          </w:rPr>
          <w:t xml:space="preserve"> given the weight placed on </w:t>
        </w:r>
      </w:ins>
      <w:ins w:id="245" w:author="Maino Vieytes, Christian Augusto" w:date="2022-10-15T13:25:00Z">
        <w:r w:rsidR="00BE2794">
          <w:rPr>
            <w:color w:val="auto"/>
          </w:rPr>
          <w:t xml:space="preserve">having interpretable components </w:t>
        </w:r>
      </w:ins>
      <w:r w:rsidR="00BE2794">
        <w:rPr>
          <w:color w:val="auto"/>
        </w:rPr>
        <w:fldChar w:fldCharType="begin"/>
      </w:r>
      <w:r w:rsidR="0055218A">
        <w:rPr>
          <w:color w:val="auto"/>
        </w:rPr>
        <w:instrText xml:space="preserve"> ADDIN ZOTERO_ITEM CSL_CITATION {"citationID":"u4PPWFh9","properties":{"formattedCitation":"[36]","plainCitation":"[36]","noteIndex":0},"citationItems":[{"id":1799,"uris":["http://zotero.org/users/local/S8X13ARX/items/QYMGMGEU"],"itemData":{"id":1799,"type":"article-journal","abstract":"BACKGROUND: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55218A">
        <w:rPr>
          <w:noProof/>
          <w:color w:val="auto"/>
        </w:rPr>
        <w:t>[36]</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55218A">
        <w:rPr>
          <w:color w:val="auto"/>
        </w:rPr>
        <w:instrText xml:space="preserve"> ADDIN ZOTERO_ITEM CSL_CITATION {"citationID":"JaXgryDg","properties":{"formattedCitation":"[37,38]","plainCitation":"[37,38]","noteIndex":0},"citationItems":[{"id":1574,"uris":["http://zotero.org/users/local/S8X13ARX/items/2UK6MEXK"],"itemData":{"id":1574,"type":"article-journal","abstract":"Westernized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55218A">
        <w:rPr>
          <w:color w:val="auto"/>
        </w:rPr>
        <w:t>[37,38]</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55218A">
        <w:rPr>
          <w:color w:val="auto"/>
        </w:rPr>
        <w:instrText xml:space="preserve"> ADDIN ZOTERO_ITEM CSL_CITATION {"citationID":"wLJ6vr44","properties":{"formattedCitation":"[39]","plainCitation":"[39]","noteIndex":0},"citationItems":[{"id":989,"uris":["http://zotero.org/users/local/S8X13ARX/items/QTTD8RGT"],"itemData":{"id":989,"type":"article-journal","abstract":"BACKGROUND: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55218A">
        <w:rPr>
          <w:color w:val="auto"/>
        </w:rPr>
        <w:t>[39]</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246"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247">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248" w:author="Maino Vieytes, Christian Augusto" w:date="2022-10-15T13:09:00Z"/>
          <w:trPrChange w:id="249"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250"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251" w:author="Maino Vieytes, Christian Augusto" w:date="2022-10-15T13:09:00Z"/>
                <w:color w:val="auto"/>
                <w:rPrChange w:id="252" w:author="Maino Vieytes, Christian Augusto" w:date="2022-10-15T13:09:00Z">
                  <w:rPr>
                    <w:ins w:id="253" w:author="Maino Vieytes, Christian Augusto" w:date="2022-10-15T13:09:00Z"/>
                    <w:b/>
                    <w:bCs/>
                    <w:color w:val="auto"/>
                  </w:rPr>
                </w:rPrChange>
              </w:rPr>
              <w:pPrChange w:id="254" w:author="Maino Vieytes, Christian Augusto" w:date="2022-10-15T13:14:00Z">
                <w:pPr>
                  <w:framePr w:hSpace="180" w:wrap="around" w:vAnchor="page" w:hAnchor="margin" w:y="3021"/>
                  <w:jc w:val="center"/>
                </w:pPr>
              </w:pPrChange>
            </w:pPr>
            <w:ins w:id="255"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256"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257"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258"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259"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260"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61"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62"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263"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264"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265"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266"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267"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268"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269"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70"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71"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272"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73"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74"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275"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276"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277"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278" w:author="Maino Vieytes, Christian Augusto" w:date="2022-10-15T13:14:00Z">
            <w:trPr>
              <w:gridAfter w:val="1"/>
              <w:trHeight w:val="320"/>
            </w:trPr>
          </w:trPrChange>
        </w:trPr>
        <w:tc>
          <w:tcPr>
            <w:tcW w:w="1586" w:type="dxa"/>
            <w:gridSpan w:val="4"/>
            <w:tcBorders>
              <w:bottom w:val="nil"/>
            </w:tcBorders>
            <w:noWrap/>
            <w:vAlign w:val="center"/>
            <w:hideMark/>
            <w:tcPrChange w:id="279"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280"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81"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82"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83"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84"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85"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86"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87"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88"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89"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90"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91"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29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93"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294"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295"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296"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297"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29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29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300"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30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30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303"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30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305"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306" w:author="Maino Vieytes, Christian Augusto" w:date="2022-10-15T13:14:00Z">
            <w:trPr>
              <w:gridAfter w:val="1"/>
              <w:trHeight w:val="320"/>
            </w:trPr>
          </w:trPrChange>
        </w:trPr>
        <w:tc>
          <w:tcPr>
            <w:tcW w:w="1586" w:type="dxa"/>
            <w:gridSpan w:val="4"/>
            <w:tcBorders>
              <w:bottom w:val="nil"/>
            </w:tcBorders>
            <w:noWrap/>
            <w:vAlign w:val="center"/>
            <w:hideMark/>
            <w:tcPrChange w:id="307"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308"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09"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10"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11"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12"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13"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14"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15"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16"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17"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18"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19"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320" w:author="Maino Vieytes, Christian Augusto" w:date="2022-10-15T13:14:00Z">
            <w:trPr>
              <w:gridAfter w:val="1"/>
              <w:trHeight w:val="320"/>
            </w:trPr>
          </w:trPrChange>
        </w:trPr>
        <w:tc>
          <w:tcPr>
            <w:tcW w:w="1586" w:type="dxa"/>
            <w:gridSpan w:val="4"/>
            <w:tcBorders>
              <w:top w:val="nil"/>
              <w:bottom w:val="nil"/>
            </w:tcBorders>
            <w:noWrap/>
            <w:vAlign w:val="center"/>
            <w:hideMark/>
            <w:tcPrChange w:id="321"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322"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323"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324"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325"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326"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327"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328"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329"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330"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331"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332"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333"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33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35"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336"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337"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338"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339"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34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34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342"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34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34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345"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34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347"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348" w:author="Maino Vieytes, Christian Augusto" w:date="2022-10-15T13:14:00Z">
            <w:trPr>
              <w:gridAfter w:val="1"/>
              <w:trHeight w:val="320"/>
            </w:trPr>
          </w:trPrChange>
        </w:trPr>
        <w:tc>
          <w:tcPr>
            <w:tcW w:w="1563" w:type="dxa"/>
            <w:gridSpan w:val="3"/>
            <w:tcBorders>
              <w:bottom w:val="nil"/>
            </w:tcBorders>
            <w:noWrap/>
            <w:vAlign w:val="center"/>
            <w:hideMark/>
            <w:tcPrChange w:id="349"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350"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351"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352"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53"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54"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55"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356"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57"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58"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59"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0"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61"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362" w:author="Maino Vieytes, Christian Augusto" w:date="2022-10-15T13:14:00Z">
            <w:trPr>
              <w:gridAfter w:val="1"/>
              <w:trHeight w:val="320"/>
            </w:trPr>
          </w:trPrChange>
        </w:trPr>
        <w:tc>
          <w:tcPr>
            <w:tcW w:w="1586" w:type="dxa"/>
            <w:gridSpan w:val="4"/>
            <w:tcBorders>
              <w:top w:val="nil"/>
              <w:bottom w:val="nil"/>
            </w:tcBorders>
            <w:noWrap/>
            <w:vAlign w:val="center"/>
            <w:hideMark/>
            <w:tcPrChange w:id="363"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364"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365"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366"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367"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368"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369"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370"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371"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372"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373"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374"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375"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37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77"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378"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379"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380"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381"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38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38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384"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38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38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387"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38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389"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390" w:author="Maino Vieytes, Christian Augusto" w:date="2022-10-15T13:14:00Z">
            <w:trPr>
              <w:gridAfter w:val="1"/>
              <w:trHeight w:val="320"/>
            </w:trPr>
          </w:trPrChange>
        </w:trPr>
        <w:tc>
          <w:tcPr>
            <w:tcW w:w="1586" w:type="dxa"/>
            <w:gridSpan w:val="4"/>
            <w:tcBorders>
              <w:bottom w:val="nil"/>
            </w:tcBorders>
            <w:noWrap/>
            <w:vAlign w:val="center"/>
            <w:hideMark/>
            <w:tcPrChange w:id="391"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392"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93"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394"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95"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96"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97"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398"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99"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00"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01"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02"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03"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404" w:author="Maino Vieytes, Christian Augusto" w:date="2022-10-15T13:14:00Z">
            <w:trPr>
              <w:gridAfter w:val="1"/>
              <w:trHeight w:val="320"/>
            </w:trPr>
          </w:trPrChange>
        </w:trPr>
        <w:tc>
          <w:tcPr>
            <w:tcW w:w="1586" w:type="dxa"/>
            <w:gridSpan w:val="4"/>
            <w:tcBorders>
              <w:top w:val="nil"/>
              <w:bottom w:val="nil"/>
            </w:tcBorders>
            <w:noWrap/>
            <w:vAlign w:val="center"/>
            <w:hideMark/>
            <w:tcPrChange w:id="405"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406"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407"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408"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409"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410"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411"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412"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413"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414"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415"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416"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417"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41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19"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420"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421"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422"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423"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42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42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426"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42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42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429"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43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431"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432" w:author="Maino Vieytes, Christian Augusto" w:date="2022-10-15T13:14:00Z">
            <w:trPr>
              <w:gridAfter w:val="1"/>
              <w:trHeight w:val="320"/>
            </w:trPr>
          </w:trPrChange>
        </w:trPr>
        <w:tc>
          <w:tcPr>
            <w:tcW w:w="1513" w:type="dxa"/>
            <w:gridSpan w:val="2"/>
            <w:tcBorders>
              <w:bottom w:val="nil"/>
            </w:tcBorders>
            <w:noWrap/>
            <w:vAlign w:val="center"/>
            <w:hideMark/>
            <w:tcPrChange w:id="433"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434"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435"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436"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37"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38"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39"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440"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41"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42"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43"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44"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45"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446" w:author="Maino Vieytes, Christian Augusto" w:date="2022-10-15T13:14:00Z">
            <w:trPr>
              <w:gridAfter w:val="1"/>
              <w:trHeight w:val="320"/>
            </w:trPr>
          </w:trPrChange>
        </w:trPr>
        <w:tc>
          <w:tcPr>
            <w:tcW w:w="1586" w:type="dxa"/>
            <w:gridSpan w:val="4"/>
            <w:tcBorders>
              <w:top w:val="nil"/>
              <w:bottom w:val="nil"/>
            </w:tcBorders>
            <w:noWrap/>
            <w:vAlign w:val="center"/>
            <w:hideMark/>
            <w:tcPrChange w:id="447"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448"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449"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450"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451"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452"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453"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454"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455"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456"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457"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458"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459"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46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61"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462"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463"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464"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465"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46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46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468"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46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47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471"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47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473"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474"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75"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476"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77"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78"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79"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0"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81"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82"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83"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85"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6"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87"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488" w:author="Maino Vieytes, Christian Augusto" w:date="2022-10-15T13:14:00Z">
            <w:trPr>
              <w:gridAfter w:val="1"/>
              <w:trHeight w:val="320"/>
            </w:trPr>
          </w:trPrChange>
        </w:trPr>
        <w:tc>
          <w:tcPr>
            <w:tcW w:w="1586" w:type="dxa"/>
            <w:gridSpan w:val="4"/>
            <w:tcBorders>
              <w:top w:val="nil"/>
              <w:bottom w:val="nil"/>
            </w:tcBorders>
            <w:noWrap/>
            <w:vAlign w:val="center"/>
            <w:tcPrChange w:id="489"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490"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491"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492"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493"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494"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495"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496"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497"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498"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499"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500"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501"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50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03"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504"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505"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506"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507"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50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50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510"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51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51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513"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51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515"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516" w:author="Maino Vieytes, Christian Augusto" w:date="2022-10-15T13:14:00Z">
            <w:trPr>
              <w:gridAfter w:val="1"/>
              <w:trHeight w:val="320"/>
            </w:trPr>
          </w:trPrChange>
        </w:trPr>
        <w:tc>
          <w:tcPr>
            <w:tcW w:w="1586" w:type="dxa"/>
            <w:gridSpan w:val="4"/>
            <w:tcBorders>
              <w:bottom w:val="nil"/>
            </w:tcBorders>
            <w:noWrap/>
            <w:vAlign w:val="center"/>
            <w:hideMark/>
            <w:tcPrChange w:id="517"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518"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519"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520"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521"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22"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23"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524"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25"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26"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527"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28"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529"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53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31"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532"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533"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534"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535"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53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53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538"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53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54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541"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54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543"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544" w:author="Maino Vieytes, Christian Augusto" w:date="2022-10-15T13:14:00Z">
            <w:trPr>
              <w:gridAfter w:val="1"/>
              <w:trHeight w:val="320"/>
            </w:trPr>
          </w:trPrChange>
        </w:trPr>
        <w:tc>
          <w:tcPr>
            <w:tcW w:w="1586" w:type="dxa"/>
            <w:gridSpan w:val="4"/>
            <w:tcBorders>
              <w:bottom w:val="nil"/>
            </w:tcBorders>
            <w:noWrap/>
            <w:vAlign w:val="center"/>
            <w:tcPrChange w:id="545"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546"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547"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48"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49"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50"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51"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52"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53"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54"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55"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56"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557"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55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59"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60"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561"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562"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563"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56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56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566"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56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56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569"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57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571"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572"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573"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574"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575"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576"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577"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7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79"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580"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81"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82"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583"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8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585"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58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87"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88"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589"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590"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591"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59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59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594"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59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59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597"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59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599"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600"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601"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602"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603"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604"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605"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06"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07"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608"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09"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0"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611"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613"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61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615"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616"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617"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618"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619"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62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2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622"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2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2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625"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2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627"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628" w:author="Maino Vieytes, Christian Augusto" w:date="2022-10-15T13:14:00Z">
            <w:trPr>
              <w:gridAfter w:val="1"/>
              <w:wAfter w:w="6" w:type="dxa"/>
              <w:trHeight w:val="320"/>
            </w:trPr>
          </w:trPrChange>
        </w:trPr>
        <w:tc>
          <w:tcPr>
            <w:tcW w:w="1444" w:type="dxa"/>
            <w:tcBorders>
              <w:bottom w:val="nil"/>
              <w:right w:val="nil"/>
            </w:tcBorders>
            <w:noWrap/>
            <w:vAlign w:val="center"/>
            <w:tcPrChange w:id="629"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630"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631"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632"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633"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34"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35"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636"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37"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38"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639"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0"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641"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642"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43"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644"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645"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646"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647"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648"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649"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650"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651"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652"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653"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654"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655"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656"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57"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658"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659"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660"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661"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662"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663"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664"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665"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666"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667"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668"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669"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670" w:author="Maino Vieytes, Christian Augusto" w:date="2022-10-15T13:14:00Z">
            <w:trPr>
              <w:gridAfter w:val="1"/>
              <w:trHeight w:val="320"/>
            </w:trPr>
          </w:trPrChange>
        </w:trPr>
        <w:tc>
          <w:tcPr>
            <w:tcW w:w="2867" w:type="dxa"/>
            <w:gridSpan w:val="7"/>
            <w:tcBorders>
              <w:bottom w:val="nil"/>
            </w:tcBorders>
            <w:noWrap/>
            <w:vAlign w:val="center"/>
            <w:tcPrChange w:id="671"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672"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673"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674"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675"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76"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677"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78"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79"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680"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81"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682"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683"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684"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685"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686"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687"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688"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689"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690"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691"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692"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693"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694"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695"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696"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697"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698"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699"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700"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70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70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70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70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70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70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70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70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70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710"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711"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712"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713"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714"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715"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16"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17"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718"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19"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0"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721"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723"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724" w:author="Maino Vieytes, Christian Augusto" w:date="2022-10-15T13:14:00Z">
            <w:trPr>
              <w:gridAfter w:val="1"/>
              <w:trHeight w:val="320"/>
            </w:trPr>
          </w:trPrChange>
        </w:trPr>
        <w:tc>
          <w:tcPr>
            <w:tcW w:w="1586" w:type="dxa"/>
            <w:gridSpan w:val="4"/>
            <w:tcBorders>
              <w:top w:val="nil"/>
              <w:bottom w:val="nil"/>
            </w:tcBorders>
            <w:noWrap/>
            <w:vAlign w:val="center"/>
            <w:hideMark/>
            <w:tcPrChange w:id="725"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726"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727"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728"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729"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730"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731"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732"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733"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734"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735"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736"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737"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738" w:author="Maino Vieytes, Christian Augusto" w:date="2022-10-15T13:14:00Z">
            <w:trPr>
              <w:gridAfter w:val="1"/>
              <w:trHeight w:val="320"/>
            </w:trPr>
          </w:trPrChange>
        </w:trPr>
        <w:tc>
          <w:tcPr>
            <w:tcW w:w="1586" w:type="dxa"/>
            <w:gridSpan w:val="4"/>
            <w:tcBorders>
              <w:top w:val="nil"/>
              <w:bottom w:val="nil"/>
            </w:tcBorders>
            <w:noWrap/>
            <w:vAlign w:val="center"/>
            <w:hideMark/>
            <w:tcPrChange w:id="739"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740"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741"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742"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743"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744"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745"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746"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747"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748"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749"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750"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751"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75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753"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754"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755"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756"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757"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75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75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760"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76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76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763"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76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765"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766"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767"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768"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769"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770"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771"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772"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73"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774"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75"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76"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777"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7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779"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780" w:author="Maino Vieytes, Christian Augusto" w:date="2022-10-15T13:14:00Z">
            <w:trPr>
              <w:gridAfter w:val="1"/>
              <w:trHeight w:val="320"/>
            </w:trPr>
          </w:trPrChange>
        </w:trPr>
        <w:tc>
          <w:tcPr>
            <w:tcW w:w="1586" w:type="dxa"/>
            <w:gridSpan w:val="4"/>
            <w:tcBorders>
              <w:top w:val="nil"/>
              <w:bottom w:val="nil"/>
            </w:tcBorders>
            <w:noWrap/>
            <w:vAlign w:val="center"/>
            <w:tcPrChange w:id="781"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782"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783"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784"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785"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786"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787"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788"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789"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790"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791"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792"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793"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794" w:author="Maino Vieytes, Christian Augusto" w:date="2022-10-15T13:14:00Z">
            <w:trPr>
              <w:gridAfter w:val="1"/>
              <w:trHeight w:val="320"/>
            </w:trPr>
          </w:trPrChange>
        </w:trPr>
        <w:tc>
          <w:tcPr>
            <w:tcW w:w="1586" w:type="dxa"/>
            <w:gridSpan w:val="4"/>
            <w:tcBorders>
              <w:top w:val="nil"/>
              <w:bottom w:val="nil"/>
            </w:tcBorders>
            <w:noWrap/>
            <w:vAlign w:val="center"/>
            <w:tcPrChange w:id="795"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796"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797"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798"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799"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800"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801"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802"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803"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804"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805"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806"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807"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80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809"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810"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811"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812"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813"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81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81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816"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81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81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819"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82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821"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822"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823"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824" w:author="Maino Vieytes, Christian Augusto" w:date="2022-10-15T13:09:00Z"/>
                <w:color w:val="auto"/>
              </w:rPr>
            </w:pPr>
            <w:del w:id="825"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826"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827" w:author="Maino Vieytes, Christian Augusto" w:date="2022-10-16T18:12:00Z">
              <w:r w:rsidR="006F56D4">
                <w:rPr>
                  <w:color w:val="auto"/>
                </w:rPr>
                <w:t xml:space="preserve">fraction </w:t>
              </w:r>
            </w:ins>
            <w:r w:rsidRPr="001A5891">
              <w:rPr>
                <w:color w:val="auto"/>
              </w:rPr>
              <w:t>of the data</w:t>
            </w:r>
            <w:ins w:id="828"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829" w:author="Maino Vieytes, Christian Augusto" w:date="2022-10-17T10:05:00Z">
        <w:r w:rsidR="00E20758">
          <w:rPr>
            <w:color w:val="auto"/>
          </w:rPr>
          <w:t>3</w:t>
        </w:r>
      </w:ins>
      <w:del w:id="830"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831"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832">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833" w:author="Maino Vieytes, Christian Augusto" w:date="2022-10-15T13:14:00Z"/>
          <w:trPrChange w:id="834"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835"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836" w:author="Maino Vieytes, Christian Augusto" w:date="2022-10-15T13:14:00Z"/>
                <w:i/>
                <w:iCs/>
                <w:color w:val="auto"/>
              </w:rPr>
              <w:pPrChange w:id="837" w:author="Maino Vieytes, Christian Augusto" w:date="2022-10-15T13:14:00Z">
                <w:pPr>
                  <w:jc w:val="center"/>
                </w:pPr>
              </w:pPrChange>
            </w:pPr>
            <w:ins w:id="838"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839"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840"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841"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842"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843"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844"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845"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846"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847"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848"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849"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850"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51"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52"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53"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854"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855"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856"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857"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858"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59"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860"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861"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62"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63"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64"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865"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866"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867"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868"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869"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870"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871"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872"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73"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74"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75"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876"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877"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878"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879"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880"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81"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882"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883"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84"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85"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86"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887"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888"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889"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890"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891"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892"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893"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894"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95"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96"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97"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898"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899"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900"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901"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902"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903"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904"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905"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906"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907"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908"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909"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910"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911"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91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913"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914"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915"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916"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917"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918" w:author="Maino Vieytes, Christian Augusto" w:date="2022-10-15T13:13:00Z"/>
                <w:color w:val="auto"/>
              </w:rPr>
            </w:pPr>
            <w:del w:id="919"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920"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921"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922"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4D04A576"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55218A">
        <w:rPr>
          <w:color w:val="auto"/>
        </w:rPr>
        <w:instrText xml:space="preserve"> ADDIN ZOTERO_ITEM CSL_CITATION {"citationID":"c39g7yeG","properties":{"formattedCitation":"[40\\uc0\\u8211{}44]","plainCitation":"[40–44]","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55218A" w:rsidRPr="0055218A">
        <w:rPr>
          <w:color w:val="auto"/>
        </w:rPr>
        <w:t>[40–44]</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55218A">
        <w:rPr>
          <w:color w:val="auto"/>
        </w:rPr>
        <w:instrText xml:space="preserve"> ADDIN ZOTERO_ITEM CSL_CITATION {"citationID":"6UqWIJJS","properties":{"formattedCitation":"[45]","plainCitation":"[45]","noteIndex":0},"citationItems":[{"id":1381,"uris":["http://zotero.org/users/local/S8X13ARX/items/WTCTNIQZ"],"itemData":{"id":1381,"type":"article-journal","container-title":"Journal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55218A">
        <w:rPr>
          <w:color w:val="auto"/>
        </w:rPr>
        <w:t>[45]</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65454B81"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55218A">
        <w:rPr>
          <w:color w:val="auto"/>
        </w:rPr>
        <w:instrText xml:space="preserve"> ADDIN ZOTERO_ITEM CSL_CITATION {"citationID":"kFrjoAE8","properties":{"formattedCitation":"[46]","plainCitation":"[46]","noteIndex":0},"citationItems":[{"id":1578,"uris":["http://zotero.org/users/local/S8X13ARX/items/KJTZNHJ5"],"itemData":{"id":1578,"type":"article-journal","abstract":"Abstract\n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55218A">
        <w:rPr>
          <w:color w:val="auto"/>
        </w:rPr>
        <w:t>[46]</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55218A">
        <w:rPr>
          <w:color w:val="auto"/>
        </w:rPr>
        <w:instrText xml:space="preserve"> ADDIN ZOTERO_ITEM CSL_CITATION {"citationID":"PlOMc840","properties":{"formattedCitation":"[46]","plainCitation":"[46]","noteIndex":0},"citationItems":[{"id":1578,"uris":["http://zotero.org/users/local/S8X13ARX/items/KJTZNHJ5"],"itemData":{"id":1578,"type":"article-journal","abstract":"Abstract\n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55218A">
        <w:rPr>
          <w:color w:val="auto"/>
        </w:rPr>
        <w:t>[46]</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EFF46B6"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55218A">
        <w:rPr>
          <w:color w:val="auto"/>
        </w:rPr>
        <w:instrText xml:space="preserve"> ADDIN ZOTERO_ITEM CSL_CITATION {"citationID":"jaTiwj7j","properties":{"formattedCitation":"[47]","plainCitation":"[47]","noteIndex":0},"citationItems":[{"id":1735,"uris":["http://zotero.org/users/local/S8X13ARX/items/KY4LMK3Y"],"itemData":{"id":1735,"type":"article-journal","abstract":"Abstract\n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55218A">
        <w:rPr>
          <w:color w:val="auto"/>
        </w:rPr>
        <w:t>[47]</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55218A">
        <w:rPr>
          <w:color w:val="auto"/>
        </w:rPr>
        <w:instrText xml:space="preserve"> ADDIN ZOTERO_ITEM CSL_CITATION {"citationID":"iPqU9TOh","properties":{"formattedCitation":"[48\\uc0\\u8211{}52]","plainCitation":"[48–52]","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55218A" w:rsidRPr="0055218A">
        <w:rPr>
          <w:color w:val="auto"/>
        </w:rPr>
        <w:t>[48–52]</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55218A">
        <w:rPr>
          <w:color w:val="auto"/>
        </w:rPr>
        <w:instrText xml:space="preserve"> ADDIN ZOTERO_ITEM CSL_CITATION {"citationID":"nH4HLCTD","properties":{"formattedCitation":"[48]","plainCitation":"[48]","noteIndex":0},"citationItems":[{"id":1731,"uris":["http://zotero.org/users/local/S8X13ARX/items/YB7RFID8"],"itemData":{"id":1731,"type":"article-journal","container-title":"Social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55218A">
        <w:rPr>
          <w:color w:val="auto"/>
        </w:rPr>
        <w:t>[48]</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45ACD57C"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55218A">
        <w:rPr>
          <w:color w:val="auto"/>
        </w:rPr>
        <w:instrText xml:space="preserve"> ADDIN ZOTERO_ITEM CSL_CITATION {"citationID":"8wRXAJBx","properties":{"formattedCitation":"[8,53]","plainCitation":"[8,53]","noteIndex":0},"citationItems":[{"id":1478,"uris":["http://zotero.org/users/local/S8X13ARX/items/6E4FKN84"],"itemData":{"id":1478,"type":"article-journal","abstract":"Underserved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55218A">
        <w:rPr>
          <w:color w:val="auto"/>
        </w:rPr>
        <w:t>[8,53]</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923" w:author="Maino Vieytes, Christian Augusto" w:date="2022-10-17T10:34:00Z">
        <w:r w:rsidR="00152E80">
          <w:rPr>
            <w:color w:val="auto"/>
          </w:rPr>
          <w:t xml:space="preserve"> Though the results have been mixed among different studies</w:t>
        </w:r>
      </w:ins>
      <w:ins w:id="924" w:author="Maino Vieytes, Christian Augusto" w:date="2022-10-17T10:35:00Z">
        <w:r w:rsidR="00152E80">
          <w:rPr>
            <w:color w:val="auto"/>
          </w:rPr>
          <w:t xml:space="preserve">, we believe that </w:t>
        </w:r>
      </w:ins>
      <w:ins w:id="925" w:author="Maino Vieytes, Christian Augusto" w:date="2022-10-17T10:36:00Z">
        <w:r w:rsidR="00152E80">
          <w:rPr>
            <w:color w:val="auto"/>
          </w:rPr>
          <w:t xml:space="preserve">this </w:t>
        </w:r>
      </w:ins>
      <w:ins w:id="926" w:author="Maino Vieytes, Christian Augusto" w:date="2022-10-17T10:35:00Z">
        <w:r w:rsidR="00152E80">
          <w:rPr>
            <w:color w:val="auto"/>
          </w:rPr>
          <w:t>is an area that requires further scrutiny</w:t>
        </w:r>
      </w:ins>
      <w:ins w:id="927" w:author="Maino Vieytes, Christian Augusto" w:date="2022-10-17T10:36:00Z">
        <w:r w:rsidR="00152E80">
          <w:rPr>
            <w:color w:val="auto"/>
          </w:rPr>
          <w:t xml:space="preserve"> if we are to understand the dynamics of food insecurity throughout the cancer care continuum.</w:t>
        </w:r>
      </w:ins>
    </w:p>
    <w:p w14:paraId="442F71CF" w14:textId="4589B4A3" w:rsidR="009C25EC" w:rsidRPr="001A5891" w:rsidRDefault="009C25EC" w:rsidP="001A5891">
      <w:pPr>
        <w:pStyle w:val="MDPI31text"/>
        <w:rPr>
          <w:b/>
          <w:color w:val="auto"/>
        </w:rPr>
      </w:pPr>
      <w:r w:rsidRPr="001A5891">
        <w:rPr>
          <w:color w:val="auto"/>
        </w:rPr>
        <w:t xml:space="preserve">The results we present have </w:t>
      </w:r>
      <w:ins w:id="928" w:author="Maino Vieytes, Christian Augusto" w:date="2022-10-17T11:02:00Z">
        <w:r w:rsidR="0008798D">
          <w:rPr>
            <w:color w:val="auto"/>
          </w:rPr>
          <w:t xml:space="preserve">global </w:t>
        </w:r>
      </w:ins>
      <w:r w:rsidRPr="001A5891">
        <w:rPr>
          <w:color w:val="auto"/>
        </w:rPr>
        <w:t xml:space="preserve">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55218A">
        <w:rPr>
          <w:color w:val="auto"/>
        </w:rPr>
        <w:instrText xml:space="preserve"> ADDIN ZOTERO_ITEM CSL_CITATION {"citationID":"Vz9ft5oW","properties":{"formattedCitation":"[54]","plainCitation":"[54]","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55218A">
        <w:rPr>
          <w:color w:val="auto"/>
        </w:rPr>
        <w:t>[54]</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55218A">
        <w:rPr>
          <w:color w:val="auto"/>
        </w:rPr>
        <w:instrText xml:space="preserve"> ADDIN ZOTERO_ITEM CSL_CITATION {"citationID":"1ktKSMQH","properties":{"formattedCitation":"[54]","plainCitation":"[54]","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55218A">
        <w:rPr>
          <w:color w:val="auto"/>
        </w:rPr>
        <w:t>[54]</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55218A">
        <w:rPr>
          <w:color w:val="auto"/>
        </w:rPr>
        <w:instrText xml:space="preserve"> ADDIN ZOTERO_ITEM CSL_CITATION {"citationID":"vT6cJfaa","properties":{"formattedCitation":"[55]","plainCitation":"[55]","noteIndex":0},"citationItems":[{"id":1438,"uris":["http://zotero.org/users/local/S8X13ARX/items/UHQB5EPP"],"itemData":{"id":1438,"type":"article-journal","container-title":"Journal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55218A">
        <w:rPr>
          <w:color w:val="auto"/>
        </w:rPr>
        <w:t>[55]</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55218A">
        <w:rPr>
          <w:color w:val="auto"/>
        </w:rPr>
        <w:instrText xml:space="preserve"> ADDIN ZOTERO_ITEM CSL_CITATION {"citationID":"2FIbs0Ek","properties":{"formattedCitation":"[56]","plainCitation":"[56]","noteIndex":0},"citationItems":[{"id":1422,"uris":["http://zotero.org/users/local/S8X13ARX/items/2FWJ4EMW"],"itemData":{"id":1422,"type":"article-journal","abstract":"Rates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55218A">
        <w:rPr>
          <w:color w:val="auto"/>
        </w:rPr>
        <w:t>[56]</w:t>
      </w:r>
      <w:r w:rsidRPr="001A5891">
        <w:rPr>
          <w:b/>
          <w:color w:val="auto"/>
        </w:rPr>
        <w:fldChar w:fldCharType="end"/>
      </w:r>
      <w:r w:rsidRPr="001A5891">
        <w:rPr>
          <w:color w:val="auto"/>
        </w:rPr>
        <w:t>.</w:t>
      </w:r>
      <w:ins w:id="929" w:author="Maino Vieytes, Christian Augusto" w:date="2022-10-17T10:37:00Z">
        <w:r w:rsidR="006C6037">
          <w:rPr>
            <w:color w:val="auto"/>
          </w:rPr>
          <w:t xml:space="preserve"> </w:t>
        </w:r>
      </w:ins>
      <w:ins w:id="930" w:author="Maino Vieytes, Christian Augusto" w:date="2022-10-17T11:02:00Z">
        <w:r w:rsidR="0008798D">
          <w:rPr>
            <w:color w:val="auto"/>
          </w:rPr>
          <w:t>Though this analysis was complet</w:t>
        </w:r>
      </w:ins>
      <w:ins w:id="931" w:author="Maino Vieytes, Christian Augusto" w:date="2022-10-17T11:03:00Z">
        <w:r w:rsidR="0008798D">
          <w:rPr>
            <w:color w:val="auto"/>
          </w:rPr>
          <w:t xml:space="preserve">ed with data from the U.S., we believe that many of these findings and considerations are germane in a global context. </w:t>
        </w:r>
      </w:ins>
      <w:ins w:id="932" w:author="Maino Vieytes, Christian Augusto" w:date="2022-10-17T10:37:00Z">
        <w:r w:rsidR="006C6037">
          <w:rPr>
            <w:color w:val="auto"/>
          </w:rPr>
          <w:t xml:space="preserve">Finally, </w:t>
        </w:r>
      </w:ins>
      <w:ins w:id="933" w:author="Maino Vieytes, Christian Augusto" w:date="2022-10-17T10:38:00Z">
        <w:r w:rsidR="006C6037">
          <w:rPr>
            <w:color w:val="auto"/>
          </w:rPr>
          <w:t>this work</w:t>
        </w:r>
      </w:ins>
      <w:ins w:id="934" w:author="Maino Vieytes, Christian Augusto" w:date="2022-10-17T10:46:00Z">
        <w:r w:rsidR="003A57EA">
          <w:rPr>
            <w:color w:val="auto"/>
          </w:rPr>
          <w:t xml:space="preserve"> </w:t>
        </w:r>
      </w:ins>
      <w:ins w:id="935" w:author="Maino Vieytes, Christian Augusto" w:date="2022-10-17T10:38:00Z">
        <w:r w:rsidR="006C6037">
          <w:rPr>
            <w:color w:val="auto"/>
          </w:rPr>
          <w:t xml:space="preserve">utilizing penalized logistic regression </w:t>
        </w:r>
      </w:ins>
      <w:ins w:id="936" w:author="Maino Vieytes, Christian Augusto" w:date="2022-10-17T10:37:00Z">
        <w:r w:rsidR="006C6037">
          <w:rPr>
            <w:color w:val="auto"/>
          </w:rPr>
          <w:t xml:space="preserve">also corroborates a </w:t>
        </w:r>
      </w:ins>
      <w:ins w:id="937" w:author="Maino Vieytes, Christian Augusto" w:date="2022-10-17T10:39:00Z">
        <w:r w:rsidR="006C6037">
          <w:rPr>
            <w:color w:val="auto"/>
          </w:rPr>
          <w:t xml:space="preserve">novel and </w:t>
        </w:r>
      </w:ins>
      <w:ins w:id="938" w:author="Maino Vieytes, Christian Augusto" w:date="2022-10-17T10:37:00Z">
        <w:r w:rsidR="006C6037">
          <w:rPr>
            <w:color w:val="auto"/>
          </w:rPr>
          <w:t xml:space="preserve">pre-existing framework for evaluating dietary patterns associated with </w:t>
        </w:r>
      </w:ins>
      <w:ins w:id="939" w:author="Maino Vieytes, Christian Augusto" w:date="2022-10-17T10:39:00Z">
        <w:r w:rsidR="006C6037">
          <w:rPr>
            <w:color w:val="auto"/>
          </w:rPr>
          <w:t>particular</w:t>
        </w:r>
      </w:ins>
      <w:ins w:id="940" w:author="Maino Vieytes, Christian Augusto" w:date="2022-10-17T10:37:00Z">
        <w:r w:rsidR="006C6037">
          <w:rPr>
            <w:color w:val="auto"/>
          </w:rPr>
          <w:t xml:space="preserve"> exposures</w:t>
        </w:r>
      </w:ins>
      <w:ins w:id="941" w:author="Maino Vieytes, Christian Augusto" w:date="2022-10-17T10:46:00Z">
        <w:r w:rsidR="003A57EA">
          <w:rPr>
            <w:color w:val="auto"/>
          </w:rPr>
          <w:t xml:space="preserve"> </w:t>
        </w:r>
      </w:ins>
      <w:r w:rsidR="003A57EA">
        <w:rPr>
          <w:color w:val="auto"/>
        </w:rPr>
        <w:fldChar w:fldCharType="begin"/>
      </w:r>
      <w:r w:rsidR="003A57EA">
        <w:rPr>
          <w:color w:val="auto"/>
        </w:rPr>
        <w:instrText xml:space="preserve"> ADDIN ZOTERO_ITEM CSL_CITATION {"citationID":"VI3B3QO3","properties":{"formattedCitation":"[11,12]","plainCitation":"[11,12]","noteIndex":0},"citationItems":[{"id":1580,"uris":["http://zotero.org/users/local/S8X13ARX/items/J5DWKJJV"],"itemData":{"id":1580,"type":"article-journal","container-title":"BMC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3A57EA">
        <w:rPr>
          <w:noProof/>
          <w:color w:val="auto"/>
        </w:rPr>
        <w:t>[11,12]</w:t>
      </w:r>
      <w:r w:rsidR="003A57EA">
        <w:rPr>
          <w:color w:val="auto"/>
        </w:rPr>
        <w:fldChar w:fldCharType="end"/>
      </w:r>
      <w:ins w:id="942" w:author="Maino Vieytes, Christian Augusto" w:date="2022-10-17T10:37:00Z">
        <w:r w:rsidR="006C6037">
          <w:rPr>
            <w:color w:val="auto"/>
          </w:rPr>
          <w:t>.</w:t>
        </w:r>
      </w:ins>
      <w:ins w:id="943" w:author="Maino Vieytes, Christian Augusto" w:date="2022-10-17T10:40:00Z">
        <w:r w:rsidR="00BD4A03">
          <w:rPr>
            <w:color w:val="auto"/>
          </w:rPr>
          <w:t xml:space="preserve"> This approach ma</w:t>
        </w:r>
      </w:ins>
      <w:ins w:id="944" w:author="Maino Vieytes, Christian Augusto" w:date="2022-10-17T10:45:00Z">
        <w:r w:rsidR="003A57EA">
          <w:rPr>
            <w:color w:val="auto"/>
          </w:rPr>
          <w:t>y</w:t>
        </w:r>
      </w:ins>
      <w:ins w:id="945" w:author="Maino Vieytes, Christian Augusto" w:date="2022-10-17T10:40:00Z">
        <w:r w:rsidR="00BD4A03">
          <w:rPr>
            <w:color w:val="auto"/>
          </w:rPr>
          <w:t xml:space="preserve"> be </w:t>
        </w:r>
      </w:ins>
      <w:ins w:id="946" w:author="Maino Vieytes, Christian Augusto" w:date="2022-10-17T10:46:00Z">
        <w:r w:rsidR="003A57EA">
          <w:rPr>
            <w:color w:val="auto"/>
          </w:rPr>
          <w:t>helpful</w:t>
        </w:r>
      </w:ins>
      <w:ins w:id="947" w:author="Maino Vieytes, Christian Augusto" w:date="2022-10-17T10:40:00Z">
        <w:r w:rsidR="00BD4A03">
          <w:rPr>
            <w:color w:val="auto"/>
          </w:rPr>
          <w:t xml:space="preserve"> </w:t>
        </w:r>
      </w:ins>
      <w:ins w:id="948" w:author="Maino Vieytes, Christian Augusto" w:date="2022-10-17T10:42:00Z">
        <w:r w:rsidR="001329FA">
          <w:rPr>
            <w:color w:val="auto"/>
          </w:rPr>
          <w:t xml:space="preserve">not only </w:t>
        </w:r>
      </w:ins>
      <w:ins w:id="949" w:author="Maino Vieytes, Christian Augusto" w:date="2022-10-17T10:40:00Z">
        <w:r w:rsidR="00BD4A03">
          <w:rPr>
            <w:color w:val="auto"/>
          </w:rPr>
          <w:t>for</w:t>
        </w:r>
      </w:ins>
      <w:ins w:id="950" w:author="Maino Vieytes, Christian Augusto" w:date="2022-10-17T10:42:00Z">
        <w:r w:rsidR="001329FA">
          <w:rPr>
            <w:color w:val="auto"/>
          </w:rPr>
          <w:t xml:space="preserve"> </w:t>
        </w:r>
      </w:ins>
      <w:ins w:id="951" w:author="Maino Vieytes, Christian Augusto" w:date="2022-10-17T10:41:00Z">
        <w:r w:rsidR="00BD4A03">
          <w:rPr>
            <w:color w:val="auto"/>
          </w:rPr>
          <w:t xml:space="preserve">evaluating </w:t>
        </w:r>
      </w:ins>
      <w:ins w:id="952" w:author="Maino Vieytes, Christian Augusto" w:date="2022-10-17T10:46:00Z">
        <w:r w:rsidR="003A57EA">
          <w:rPr>
            <w:color w:val="auto"/>
          </w:rPr>
          <w:t xml:space="preserve">the </w:t>
        </w:r>
      </w:ins>
      <w:ins w:id="953" w:author="Maino Vieytes, Christian Augusto" w:date="2022-10-17T10:41:00Z">
        <w:r w:rsidR="00BD4A03">
          <w:rPr>
            <w:color w:val="auto"/>
          </w:rPr>
          <w:t xml:space="preserve">dietary patterns of specific populations, as we have demonstrated here but also for </w:t>
        </w:r>
      </w:ins>
      <w:ins w:id="954" w:author="Maino Vieytes, Christian Augusto" w:date="2022-10-17T10:42:00Z">
        <w:r w:rsidR="001329FA">
          <w:rPr>
            <w:color w:val="auto"/>
          </w:rPr>
          <w:t xml:space="preserve">monitoring and </w:t>
        </w:r>
      </w:ins>
      <w:ins w:id="955" w:author="Maino Vieytes, Christian Augusto" w:date="2022-10-17T10:41:00Z">
        <w:r w:rsidR="00BD4A03">
          <w:rPr>
            <w:color w:val="auto"/>
          </w:rPr>
          <w:t xml:space="preserve">evaluating the </w:t>
        </w:r>
        <w:r w:rsidR="001329FA">
          <w:rPr>
            <w:color w:val="auto"/>
          </w:rPr>
          <w:t>effects of</w:t>
        </w:r>
      </w:ins>
      <w:ins w:id="956" w:author="Maino Vieytes, Christian Augusto" w:date="2022-10-17T10:42:00Z">
        <w:r w:rsidR="001329FA">
          <w:rPr>
            <w:color w:val="auto"/>
          </w:rPr>
          <w:t xml:space="preserve"> nutrition policy initiatives</w:t>
        </w:r>
      </w:ins>
      <w:ins w:id="957" w:author="Maino Vieytes, Christian Augusto" w:date="2022-10-17T10:43:00Z">
        <w:r w:rsidR="003A57EA">
          <w:rPr>
            <w:color w:val="auto"/>
          </w:rPr>
          <w:t xml:space="preserve"> in the U.S. and globally.</w:t>
        </w:r>
      </w:ins>
    </w:p>
    <w:p w14:paraId="6B2DE212" w14:textId="6AA902E7" w:rsidR="009C25EC" w:rsidRPr="001A5891" w:rsidRDefault="00957A67" w:rsidP="001A5891">
      <w:pPr>
        <w:pStyle w:val="MDPI31text"/>
        <w:rPr>
          <w:b/>
          <w:color w:val="auto"/>
        </w:rPr>
      </w:pPr>
      <w:r w:rsidRPr="001A5891">
        <w:rPr>
          <w:color w:val="auto"/>
        </w:rPr>
        <w:t xml:space="preserve">Considering the study’s findings within the framework of guidelines established in the WCRF/AICR third expert report, we conclude that the cancer food insecure </w:t>
      </w:r>
      <w:r w:rsidRPr="001A5891">
        <w:rPr>
          <w:color w:val="auto"/>
        </w:rPr>
        <w:lastRenderedPageBreak/>
        <w:t>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958" w:author="Maino Vieytes, Christian Augusto" w:date="2022-10-17T10:49:00Z">
        <w:r w:rsidR="003A57EA">
          <w:rPr>
            <w:color w:val="auto"/>
          </w:rPr>
          <w:t xml:space="preserve"> </w:t>
        </w:r>
      </w:ins>
      <w:ins w:id="959" w:author="Maino Vieytes, Christian Augusto" w:date="2022-10-17T10:18:00Z">
        <w:r w:rsidR="003D3835">
          <w:rPr>
            <w:color w:val="auto"/>
          </w:rPr>
          <w:t xml:space="preserve">Nevertheless, this research elevates the </w:t>
        </w:r>
      </w:ins>
      <w:ins w:id="960"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961" w:author="Maino Vieytes, Christian Augusto" w:date="2022-10-17T10:31:00Z">
        <w:r w:rsidR="00150263">
          <w:rPr>
            <w:color w:val="auto"/>
          </w:rPr>
          <w:t xml:space="preserve"> and, in particular, subsequent to food insecurity screenings</w:t>
        </w:r>
      </w:ins>
      <w:ins w:id="962" w:author="Maino Vieytes, Christian Augusto" w:date="2022-10-17T10:23:00Z">
        <w:r w:rsidR="003D3835">
          <w:rPr>
            <w:color w:val="auto"/>
          </w:rPr>
          <w:t>.</w:t>
        </w:r>
      </w:ins>
    </w:p>
    <w:p w14:paraId="5A46BE81" w14:textId="79509728"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963"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deliberate as a strategy for curtailing any parameter or standard error bias introduced by not using all components of the complex survey design </w:t>
      </w:r>
      <w:r w:rsidRPr="001A5891">
        <w:rPr>
          <w:b/>
          <w:color w:val="auto"/>
        </w:rPr>
        <w:fldChar w:fldCharType="begin"/>
      </w:r>
      <w:r w:rsidR="0055218A">
        <w:rPr>
          <w:color w:val="auto"/>
        </w:rPr>
        <w:instrText xml:space="preserve"> ADDIN ZOTERO_ITEM CSL_CITATION {"citationID":"LxBLXBkX","properties":{"formattedCitation":"[57,58]","plainCitation":"[57,58]","noteIndex":0},"citationItems":[{"id":1573,"uris":["http://zotero.org/users/local/S8X13ARX/items/8VC7X7X4"],"itemData":{"id":1573,"type":"article-journal","container-title":"Colorado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55218A">
        <w:rPr>
          <w:color w:val="auto"/>
        </w:rPr>
        <w:t>[57,58]</w:t>
      </w:r>
      <w:r w:rsidRPr="001A5891">
        <w:rPr>
          <w:b/>
          <w:color w:val="auto"/>
        </w:rPr>
        <w:fldChar w:fldCharType="end"/>
      </w:r>
      <w:r w:rsidRPr="001A5891">
        <w:rPr>
          <w:color w:val="auto"/>
        </w:rPr>
        <w:t xml:space="preserve">. </w:t>
      </w:r>
      <w:ins w:id="964"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965" w:author="Maino Vieytes, Christian Augusto" w:date="2022-10-17T10:24:00Z">
        <w:r w:rsidR="003D3835">
          <w:rPr>
            <w:color w:val="auto"/>
          </w:rPr>
          <w:t xml:space="preserve">are limited in that they </w:t>
        </w:r>
      </w:ins>
      <w:ins w:id="966" w:author="Maino Vieytes, Christian Augusto" w:date="2022-10-17T10:23:00Z">
        <w:r w:rsidR="003D3835">
          <w:rPr>
            <w:color w:val="auto"/>
          </w:rPr>
          <w:t>do not allow</w:t>
        </w:r>
      </w:ins>
      <w:ins w:id="967" w:author="Maino Vieytes, Christian Augusto" w:date="2022-10-17T10:24:00Z">
        <w:r w:rsidR="003D3835">
          <w:rPr>
            <w:color w:val="auto"/>
          </w:rPr>
          <w:t xml:space="preserve"> us to make explicit recommendations on </w:t>
        </w:r>
      </w:ins>
      <w:ins w:id="968" w:author="Maino Vieytes, Christian Augusto" w:date="2022-10-17T10:25:00Z">
        <w:r w:rsidR="003D3835">
          <w:rPr>
            <w:color w:val="auto"/>
          </w:rPr>
          <w:t>absolute values of dietary intake for any given food group analy</w:t>
        </w:r>
      </w:ins>
      <w:ins w:id="969"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970"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2DF9E065"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AB493F">
        <w:rPr>
          <w:color w:val="auto"/>
        </w:rPr>
        <w:instrText xml:space="preserve"> ADDIN ZOTERO_ITEM CSL_CITATION {"citationID":"rD6R13bI","properties":{"formattedCitation":"[9,18]","plainCitation":"[9,18]","noteIndex":0},"citationItems":[{"id":508,"uris":["http://zotero.org/users/local/S8X13ARX/items/5MJ7D4QJ"],"itemData":{"id":508,"type":"book","edition":"3","title":"Diet,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[9,18]</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are critical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55218A">
        <w:rPr>
          <w:color w:val="auto"/>
        </w:rPr>
        <w:instrText xml:space="preserve"> ADDIN ZOTERO_ITEM CSL_CITATION {"citationID":"pIKw5qZ3","properties":{"formattedCitation":"[54]","plainCitation":"[54]","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55218A">
        <w:rPr>
          <w:color w:val="auto"/>
        </w:rPr>
        <w:t>[54]</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lastRenderedPageBreak/>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971"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972" w:author="Maino Vieytes, Christian Augusto" w:date="2022-10-17T10:03:00Z">
            <w:rPr>
              <w:rFonts w:ascii="Cambria Math" w:hAnsi="Cambria Math"/>
              <w:color w:val="auto"/>
            </w:rPr>
            <m:t>α</m:t>
          </w:del>
        </m:r>
      </m:oMath>
      <w:del w:id="973" w:author="Maino Vieytes, Christian Augusto" w:date="2022-10-17T10:03:00Z">
        <w:r w:rsidR="003F0CDF" w:rsidRPr="001A5891" w:rsidDel="00ED2CAE">
          <w:rPr>
            <w:color w:val="auto"/>
          </w:rPr>
          <w:delText xml:space="preserve"> and </w:delText>
        </w:r>
      </w:del>
      <m:oMath>
        <m:r>
          <w:del w:id="974" w:author="Maino Vieytes, Christian Augusto" w:date="2022-10-17T10:03:00Z">
            <w:rPr>
              <w:rFonts w:ascii="Cambria Math" w:hAnsi="Cambria Math"/>
              <w:color w:val="auto"/>
            </w:rPr>
            <m:t>λ</m:t>
          </w:del>
        </m:r>
      </m:oMath>
      <w:del w:id="975"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976" w:author="Maino Vieytes, Christian Augusto" w:date="2022-10-17T10:04:00Z">
        <w:r w:rsidR="00ED2CAE">
          <w:rPr>
            <w:color w:val="auto"/>
          </w:rPr>
          <w:t>1</w:t>
        </w:r>
      </w:ins>
      <w:del w:id="977"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978" w:name="_Hlk89945590"/>
      <w:bookmarkStart w:id="979"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978"/>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980"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981" w:author="Maino Vieytes, Christian Augusto" w:date="2022-10-14T08:30:00Z">
        <w:r w:rsidR="002F253F" w:rsidRPr="001A5891" w:rsidDel="001A5D7D">
          <w:rPr>
            <w:color w:val="auto"/>
          </w:rPr>
          <w:delText>publically</w:delText>
        </w:r>
      </w:del>
      <w:ins w:id="982"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983"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979"/>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2EEAE719"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55218A">
        <w:rPr>
          <w:color w:val="auto"/>
        </w:rPr>
        <w:instrText xml:space="preserve"> ADDIN ZOTERO_ITEM CSL_CITATION {"citationID":"34qRcPjt","properties":{"formattedCitation":"[59,60]","plainCitation":"[59,60]","noteIndex":0},"citationItems":[{"id":744,"uris":["http://zotero.org/users/local/S8X13ARX/items/F8CJBBVL"],"itemData":{"id":744,"type":"article-journal","container-title":"The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55218A">
        <w:rPr>
          <w:color w:val="auto"/>
        </w:rPr>
        <w:t>[59,60]</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55218A">
        <w:rPr>
          <w:color w:val="auto"/>
        </w:rPr>
        <w:instrText xml:space="preserve"> ADDIN ZOTERO_ITEM CSL_CITATION {"citationID":"2tRzv6nl","properties":{"formattedCitation":"[61]","plainCitation":"[61]","noteIndex":0},"citationItems":[{"id":1715,"uris":["http://zotero.org/users/local/S8X13ARX/items/4EXH5386"],"itemData":{"id":1715,"type":"article-journal","container-title":"Wiley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55218A">
        <w:rPr>
          <w:color w:val="auto"/>
        </w:rPr>
        <w:t>[61]</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55218A">
        <w:rPr>
          <w:color w:val="auto"/>
        </w:rPr>
        <w:instrText xml:space="preserve"> ADDIN ZOTERO_ITEM CSL_CITATION {"citationID":"DrTJ0qvX","properties":{"formattedCitation":"[61]","plainCitation":"[61]","noteIndex":0},"citationItems":[{"id":1715,"uris":["http://zotero.org/users/local/S8X13ARX/items/4EXH5386"],"itemData":{"id":1715,"type":"article-journal","container-title":"Wiley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55218A">
        <w:rPr>
          <w:color w:val="auto"/>
        </w:rPr>
        <w:t>[61]</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984"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55218A">
        <w:rPr>
          <w:color w:val="auto"/>
        </w:rPr>
        <w:instrText xml:space="preserve"> ADDIN ZOTERO_ITEM CSL_CITATION {"citationID":"nydZjd9f","properties":{"formattedCitation":"[62]","plainCitation":"[62]","noteIndex":0},"citationItems":[{"id":1526,"uris":["http://zotero.org/users/local/S8X13ARX/items/N6LZB3GF"],"itemData":{"id":1526,"type":"article-journal","container-title":"Journal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55218A">
        <w:rPr>
          <w:color w:val="auto"/>
        </w:rPr>
        <w:t>[62]</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5A62F722"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55218A">
        <w:rPr>
          <w:color w:val="auto"/>
        </w:rPr>
        <w:instrText xml:space="preserve"> ADDIN ZOTERO_ITEM CSL_CITATION {"citationID":"sffzfC1H","properties":{"formattedCitation":"[63]","plainCitation":"[63]","noteIndex":0},"citationItems":[{"id":1550,"uris":["http://zotero.org/users/local/S8X13ARX/items/9J7WR7YA"],"itemData":{"id":1550,"type":"article-journal","abstract":"We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55218A">
        <w:rPr>
          <w:color w:val="auto"/>
        </w:rPr>
        <w:t>[63]</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1A5891">
        <w:rPr>
          <w:color w:val="auto"/>
        </w:rPr>
        <w:fldChar w:fldCharType="begin"/>
      </w:r>
      <w:r w:rsidR="0055218A">
        <w:rPr>
          <w:color w:val="auto"/>
        </w:rPr>
        <w:instrText xml:space="preserve"> ADDIN ZOTERO_ITEM CSL_CITATION {"citationID":"bJxm8c84","properties":{"formattedCitation":"[64]","plainCitation":"[64]","noteIndex":0},"citationItems":[{"id":1544,"uris":["http://zotero.org/users/local/S8X13ARX/items/IADRV97U"],"itemData":{"id":1544,"type":"article-journal","container-title":"Journal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55218A">
        <w:rPr>
          <w:color w:val="auto"/>
        </w:rPr>
        <w:t>[64]</w:t>
      </w:r>
      <w:r w:rsidRPr="001A5891">
        <w:rPr>
          <w:color w:val="auto"/>
        </w:rPr>
        <w:fldChar w:fldCharType="end"/>
      </w:r>
      <w:r w:rsidRPr="001A5891">
        <w:rPr>
          <w:color w:val="auto"/>
        </w:rPr>
        <w:t xml:space="preserve">. In the context of dietary patterns analysis, whereby there may be substantial collinearity amongst food groups, this becomes notably advantageous. The penalty </w:t>
      </w:r>
      <w:r w:rsidRPr="001A5891">
        <w:rPr>
          <w:color w:val="auto"/>
        </w:rPr>
        <w:lastRenderedPageBreak/>
        <w:t>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6E866EA0"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55218A">
        <w:rPr>
          <w:rFonts w:eastAsia="Times New Roman"/>
          <w:bCs/>
          <w:snapToGrid w:val="0"/>
          <w:color w:val="auto"/>
          <w:szCs w:val="22"/>
          <w:lang w:eastAsia="de-DE" w:bidi="en-US"/>
        </w:rPr>
        <w:instrText xml:space="preserve"> ADDIN ZOTERO_ITEM CSL_CITATION {"citationID":"Iddh85g2","properties":{"formattedCitation":"[65]","plainCitation":"[65]","noteIndex":0},"citationItems":[{"id":1549,"uris":["http://zotero.org/users/local/S8X13ARX/items/M7ZIX4VT"],"itemData":{"id":1549,"type":"personal_communication","title":"An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55218A">
        <w:rPr>
          <w:rFonts w:eastAsia="Times New Roman"/>
          <w:bCs/>
          <w:snapToGrid w:val="0"/>
          <w:color w:val="auto"/>
          <w:szCs w:val="22"/>
          <w:lang w:eastAsia="de-DE" w:bidi="en-US"/>
        </w:rPr>
        <w:t>[65]</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39525D">
        <w:rPr>
          <w:rFonts w:eastAsia="Times New Roman"/>
          <w:bCs/>
          <w:snapToGrid w:val="0"/>
          <w:color w:val="auto"/>
          <w:szCs w:val="22"/>
          <w:lang w:eastAsia="de-DE" w:bidi="en-US"/>
        </w:rPr>
        <w:instrText xml:space="preserve"> ADDIN ZOTERO_ITEM CSL_CITATION {"citationID":"Br4aoFNJ","properties":{"formattedCitation":"[32,33]","plainCitation":"[32,33]","noteIndex":0},"citationItems":[{"id":1373,"uris":["http://zotero.org/users/local/S8X13ARX/items/F9TXRSSS"],"itemData":{"id":1373,"type":"article-journal","container-title":"The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39525D">
        <w:rPr>
          <w:rFonts w:eastAsia="Times New Roman"/>
          <w:bCs/>
          <w:snapToGrid w:val="0"/>
          <w:color w:val="auto"/>
          <w:szCs w:val="22"/>
          <w:lang w:eastAsia="de-DE" w:bidi="en-US"/>
        </w:rPr>
        <w:t>[32,33]</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55218A">
        <w:rPr>
          <w:rFonts w:eastAsia="Times New Roman"/>
          <w:bCs/>
          <w:snapToGrid w:val="0"/>
          <w:color w:val="auto"/>
          <w:szCs w:val="22"/>
          <w:lang w:eastAsia="de-DE" w:bidi="en-US"/>
        </w:rPr>
        <w:instrText xml:space="preserve"> ADDIN ZOTERO_ITEM CSL_CITATION {"citationID":"Kz38K0zZ","properties":{"formattedCitation":"[57]","plainCitation":"[57]","noteIndex":0},"citationItems":[{"id":1573,"uris":["http://zotero.org/users/local/S8X13ARX/items/8VC7X7X4"],"itemData":{"id":1573,"type":"article-journal","container-title":"Colorado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55218A">
        <w:rPr>
          <w:rFonts w:eastAsia="Times New Roman"/>
          <w:bCs/>
          <w:snapToGrid w:val="0"/>
          <w:color w:val="auto"/>
          <w:szCs w:val="22"/>
          <w:lang w:eastAsia="de-DE" w:bidi="en-US"/>
        </w:rPr>
        <w:t>[57]</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2845C19B" w14:textId="77777777" w:rsidR="0055218A" w:rsidRPr="0055218A" w:rsidRDefault="002F253F" w:rsidP="0055218A">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55218A" w:rsidRPr="0055218A">
        <w:rPr>
          <w:color w:val="auto"/>
        </w:rPr>
        <w:t xml:space="preserve">1. </w:t>
      </w:r>
      <w:r w:rsidR="0055218A" w:rsidRPr="0055218A">
        <w:rPr>
          <w:color w:val="auto"/>
        </w:rPr>
        <w:tab/>
        <w:t xml:space="preserve">Coleman-Jensen, A.; </w:t>
      </w:r>
      <w:proofErr w:type="spellStart"/>
      <w:r w:rsidR="0055218A" w:rsidRPr="0055218A">
        <w:rPr>
          <w:color w:val="auto"/>
        </w:rPr>
        <w:t>Rabbitt</w:t>
      </w:r>
      <w:proofErr w:type="spellEnd"/>
      <w:r w:rsidR="0055218A" w:rsidRPr="0055218A">
        <w:rPr>
          <w:color w:val="auto"/>
        </w:rPr>
        <w:t>, M.P.; Gregory, C. a; Singh, A. Household Food Security in the United States in 2019 Available online: http://www.ers.usda.gov/publications/pub-details/?pubid=99281 (accessed on 12 August 2021).</w:t>
      </w:r>
    </w:p>
    <w:p w14:paraId="17212CBB" w14:textId="77777777" w:rsidR="0055218A" w:rsidRPr="0055218A" w:rsidRDefault="0055218A" w:rsidP="0055218A">
      <w:pPr>
        <w:pStyle w:val="Bibliography"/>
        <w:rPr>
          <w:color w:val="auto"/>
        </w:rPr>
      </w:pPr>
      <w:r w:rsidRPr="0055218A">
        <w:rPr>
          <w:color w:val="auto"/>
        </w:rPr>
        <w:t xml:space="preserve">2. </w:t>
      </w:r>
      <w:r w:rsidRPr="0055218A">
        <w:rPr>
          <w:color w:val="auto"/>
        </w:rPr>
        <w:tab/>
      </w:r>
      <w:proofErr w:type="spellStart"/>
      <w:r w:rsidRPr="0055218A">
        <w:rPr>
          <w:color w:val="auto"/>
        </w:rPr>
        <w:t>Charkhchi</w:t>
      </w:r>
      <w:proofErr w:type="spellEnd"/>
      <w:r w:rsidRPr="0055218A">
        <w:rPr>
          <w:color w:val="auto"/>
        </w:rPr>
        <w:t xml:space="preserve">, P.; </w:t>
      </w:r>
      <w:proofErr w:type="spellStart"/>
      <w:r w:rsidRPr="0055218A">
        <w:rPr>
          <w:color w:val="auto"/>
        </w:rPr>
        <w:t>Fazeli</w:t>
      </w:r>
      <w:proofErr w:type="spellEnd"/>
      <w:r w:rsidRPr="0055218A">
        <w:rPr>
          <w:color w:val="auto"/>
        </w:rPr>
        <w:t xml:space="preserve"> </w:t>
      </w:r>
      <w:proofErr w:type="spellStart"/>
      <w:r w:rsidRPr="0055218A">
        <w:rPr>
          <w:color w:val="auto"/>
        </w:rPr>
        <w:t>Dehkordy</w:t>
      </w:r>
      <w:proofErr w:type="spellEnd"/>
      <w:r w:rsidRPr="0055218A">
        <w:rPr>
          <w:color w:val="auto"/>
        </w:rPr>
        <w:t xml:space="preserve">, S.; Carlos, R.C. Housing and Food Insecurity, Care Access, and Health Status Among the Chronically Ill: An Analysis of the Behavioral Risk Factor Surveillance System. </w:t>
      </w:r>
      <w:r w:rsidRPr="0055218A">
        <w:rPr>
          <w:i/>
          <w:iCs/>
          <w:color w:val="auto"/>
        </w:rPr>
        <w:t>J. Gen. Intern. Med.</w:t>
      </w:r>
      <w:r w:rsidRPr="0055218A">
        <w:rPr>
          <w:color w:val="auto"/>
        </w:rPr>
        <w:t xml:space="preserve"> </w:t>
      </w:r>
      <w:r w:rsidRPr="0055218A">
        <w:rPr>
          <w:b/>
          <w:bCs/>
          <w:color w:val="auto"/>
        </w:rPr>
        <w:t>2018</w:t>
      </w:r>
      <w:r w:rsidRPr="0055218A">
        <w:rPr>
          <w:color w:val="auto"/>
        </w:rPr>
        <w:t xml:space="preserve">, </w:t>
      </w:r>
      <w:r w:rsidRPr="0055218A">
        <w:rPr>
          <w:i/>
          <w:iCs/>
          <w:color w:val="auto"/>
        </w:rPr>
        <w:t>33</w:t>
      </w:r>
      <w:r w:rsidRPr="0055218A">
        <w:rPr>
          <w:color w:val="auto"/>
        </w:rPr>
        <w:t>, 644–650, doi:10.1007/s11606-017-4255-z.</w:t>
      </w:r>
    </w:p>
    <w:p w14:paraId="6EBDB81B" w14:textId="77777777" w:rsidR="0055218A" w:rsidRPr="0055218A" w:rsidRDefault="0055218A" w:rsidP="0055218A">
      <w:pPr>
        <w:pStyle w:val="Bibliography"/>
        <w:rPr>
          <w:color w:val="auto"/>
        </w:rPr>
      </w:pPr>
      <w:r w:rsidRPr="0055218A">
        <w:rPr>
          <w:color w:val="auto"/>
        </w:rPr>
        <w:t xml:space="preserve">3. </w:t>
      </w:r>
      <w:r w:rsidRPr="0055218A">
        <w:rPr>
          <w:color w:val="auto"/>
        </w:rPr>
        <w:tab/>
      </w:r>
      <w:proofErr w:type="spellStart"/>
      <w:r w:rsidRPr="0055218A">
        <w:rPr>
          <w:color w:val="auto"/>
        </w:rPr>
        <w:t>Kudre</w:t>
      </w:r>
      <w:proofErr w:type="spellEnd"/>
      <w:r w:rsidRPr="0055218A">
        <w:rPr>
          <w:color w:val="auto"/>
        </w:rPr>
        <w:t xml:space="preserve">, D.; Chen, Z.; Richard, A.; </w:t>
      </w:r>
      <w:proofErr w:type="spellStart"/>
      <w:r w:rsidRPr="0055218A">
        <w:rPr>
          <w:color w:val="auto"/>
        </w:rPr>
        <w:t>Cabaset</w:t>
      </w:r>
      <w:proofErr w:type="spellEnd"/>
      <w:r w:rsidRPr="0055218A">
        <w:rPr>
          <w:color w:val="auto"/>
        </w:rPr>
        <w:t xml:space="preserve">, S.; </w:t>
      </w:r>
      <w:proofErr w:type="spellStart"/>
      <w:r w:rsidRPr="0055218A">
        <w:rPr>
          <w:color w:val="auto"/>
        </w:rPr>
        <w:t>Dehler</w:t>
      </w:r>
      <w:proofErr w:type="spellEnd"/>
      <w:r w:rsidRPr="0055218A">
        <w:rPr>
          <w:color w:val="auto"/>
        </w:rPr>
        <w:t xml:space="preserve">, A.; Schmid, M.; </w:t>
      </w:r>
      <w:proofErr w:type="spellStart"/>
      <w:r w:rsidRPr="0055218A">
        <w:rPr>
          <w:color w:val="auto"/>
        </w:rPr>
        <w:t>Rohrmann</w:t>
      </w:r>
      <w:proofErr w:type="spellEnd"/>
      <w:r w:rsidRPr="0055218A">
        <w:rPr>
          <w:color w:val="auto"/>
        </w:rPr>
        <w:t xml:space="preserve">, S. Multidisciplinary Outpatient Cancer Rehabilitation Can Improve Cancer Patients’ Physical and Psychosocial Status—a Systematic Review. </w:t>
      </w:r>
      <w:proofErr w:type="spellStart"/>
      <w:r w:rsidRPr="0055218A">
        <w:rPr>
          <w:i/>
          <w:iCs/>
          <w:color w:val="auto"/>
        </w:rPr>
        <w:t>Curr</w:t>
      </w:r>
      <w:proofErr w:type="spellEnd"/>
      <w:r w:rsidRPr="0055218A">
        <w:rPr>
          <w:i/>
          <w:iCs/>
          <w:color w:val="auto"/>
        </w:rPr>
        <w:t>. Oncol. Rep.</w:t>
      </w:r>
      <w:r w:rsidRPr="0055218A">
        <w:rPr>
          <w:color w:val="auto"/>
        </w:rPr>
        <w:t xml:space="preserve"> </w:t>
      </w:r>
      <w:r w:rsidRPr="0055218A">
        <w:rPr>
          <w:b/>
          <w:bCs/>
          <w:color w:val="auto"/>
        </w:rPr>
        <w:t>2020</w:t>
      </w:r>
      <w:r w:rsidRPr="0055218A">
        <w:rPr>
          <w:color w:val="auto"/>
        </w:rPr>
        <w:t xml:space="preserve">, </w:t>
      </w:r>
      <w:r w:rsidRPr="0055218A">
        <w:rPr>
          <w:i/>
          <w:iCs/>
          <w:color w:val="auto"/>
        </w:rPr>
        <w:t>22</w:t>
      </w:r>
      <w:r w:rsidRPr="0055218A">
        <w:rPr>
          <w:color w:val="auto"/>
        </w:rPr>
        <w:t>, 122, doi:10.1007/s11912-020-00979-8.</w:t>
      </w:r>
    </w:p>
    <w:p w14:paraId="7F4CCA28" w14:textId="77777777" w:rsidR="0055218A" w:rsidRPr="0055218A" w:rsidRDefault="0055218A" w:rsidP="0055218A">
      <w:pPr>
        <w:pStyle w:val="Bibliography"/>
        <w:rPr>
          <w:color w:val="auto"/>
        </w:rPr>
      </w:pPr>
      <w:r w:rsidRPr="0055218A">
        <w:rPr>
          <w:color w:val="auto"/>
        </w:rPr>
        <w:t xml:space="preserve">4. </w:t>
      </w:r>
      <w:r w:rsidRPr="0055218A">
        <w:rPr>
          <w:color w:val="auto"/>
        </w:rPr>
        <w:tab/>
      </w:r>
      <w:proofErr w:type="spellStart"/>
      <w:r w:rsidRPr="0055218A">
        <w:rPr>
          <w:color w:val="auto"/>
        </w:rPr>
        <w:t>Mariotto</w:t>
      </w:r>
      <w:proofErr w:type="spellEnd"/>
      <w:r w:rsidRPr="0055218A">
        <w:rPr>
          <w:color w:val="auto"/>
        </w:rPr>
        <w:t xml:space="preserve">, A.B.; </w:t>
      </w:r>
      <w:proofErr w:type="spellStart"/>
      <w:r w:rsidRPr="0055218A">
        <w:rPr>
          <w:color w:val="auto"/>
        </w:rPr>
        <w:t>Enewold</w:t>
      </w:r>
      <w:proofErr w:type="spellEnd"/>
      <w:r w:rsidRPr="0055218A">
        <w:rPr>
          <w:color w:val="auto"/>
        </w:rPr>
        <w:t xml:space="preserve">, L.; Zhao, J.; </w:t>
      </w:r>
      <w:proofErr w:type="spellStart"/>
      <w:r w:rsidRPr="0055218A">
        <w:rPr>
          <w:color w:val="auto"/>
        </w:rPr>
        <w:t>Zeruto</w:t>
      </w:r>
      <w:proofErr w:type="spellEnd"/>
      <w:r w:rsidRPr="0055218A">
        <w:rPr>
          <w:color w:val="auto"/>
        </w:rPr>
        <w:t xml:space="preserve">, C.A.; </w:t>
      </w:r>
      <w:proofErr w:type="spellStart"/>
      <w:r w:rsidRPr="0055218A">
        <w:rPr>
          <w:color w:val="auto"/>
        </w:rPr>
        <w:t>Yabroff</w:t>
      </w:r>
      <w:proofErr w:type="spellEnd"/>
      <w:r w:rsidRPr="0055218A">
        <w:rPr>
          <w:color w:val="auto"/>
        </w:rPr>
        <w:t xml:space="preserve">, K.R. Medical Care Costs Associated with Cancer Survivorship in the United States. </w:t>
      </w:r>
      <w:r w:rsidRPr="0055218A">
        <w:rPr>
          <w:i/>
          <w:iCs/>
          <w:color w:val="auto"/>
        </w:rPr>
        <w:t>Cancer Epidemiol. Biomarkers Prev.</w:t>
      </w:r>
      <w:r w:rsidRPr="0055218A">
        <w:rPr>
          <w:color w:val="auto"/>
        </w:rPr>
        <w:t xml:space="preserve"> </w:t>
      </w:r>
      <w:r w:rsidRPr="0055218A">
        <w:rPr>
          <w:b/>
          <w:bCs/>
          <w:color w:val="auto"/>
        </w:rPr>
        <w:t>2020</w:t>
      </w:r>
      <w:r w:rsidRPr="0055218A">
        <w:rPr>
          <w:color w:val="auto"/>
        </w:rPr>
        <w:t xml:space="preserve">, </w:t>
      </w:r>
      <w:r w:rsidRPr="0055218A">
        <w:rPr>
          <w:i/>
          <w:iCs/>
          <w:color w:val="auto"/>
        </w:rPr>
        <w:t>29</w:t>
      </w:r>
      <w:r w:rsidRPr="0055218A">
        <w:rPr>
          <w:color w:val="auto"/>
        </w:rPr>
        <w:t>, 1304–1312, doi:10.1158/1055-9965.EPI-19-1534.</w:t>
      </w:r>
    </w:p>
    <w:p w14:paraId="3FF46588" w14:textId="77777777" w:rsidR="0055218A" w:rsidRPr="0055218A" w:rsidRDefault="0055218A" w:rsidP="0055218A">
      <w:pPr>
        <w:pStyle w:val="Bibliography"/>
        <w:rPr>
          <w:color w:val="auto"/>
        </w:rPr>
      </w:pPr>
      <w:r w:rsidRPr="0055218A">
        <w:rPr>
          <w:color w:val="auto"/>
        </w:rPr>
        <w:t xml:space="preserve">5. </w:t>
      </w:r>
      <w:r w:rsidRPr="0055218A">
        <w:rPr>
          <w:color w:val="auto"/>
        </w:rPr>
        <w:tab/>
        <w:t xml:space="preserve">Han, X.; Zhao, J.; Zheng, Z.; de Moor, J.S.; Virgo, K.S.; </w:t>
      </w:r>
      <w:proofErr w:type="spellStart"/>
      <w:r w:rsidRPr="0055218A">
        <w:rPr>
          <w:color w:val="auto"/>
        </w:rPr>
        <w:t>Yabroff</w:t>
      </w:r>
      <w:proofErr w:type="spellEnd"/>
      <w:r w:rsidRPr="0055218A">
        <w:rPr>
          <w:color w:val="auto"/>
        </w:rPr>
        <w:t xml:space="preserve">, K.R. Medical Financial Hardship Intensity and Financial Sacrifice Associated with Cancer in the United States. </w:t>
      </w:r>
      <w:r w:rsidRPr="0055218A">
        <w:rPr>
          <w:i/>
          <w:iCs/>
          <w:color w:val="auto"/>
        </w:rPr>
        <w:t xml:space="preserve">Cancer Epidemiol. </w:t>
      </w:r>
      <w:proofErr w:type="spellStart"/>
      <w:r w:rsidRPr="0055218A">
        <w:rPr>
          <w:i/>
          <w:iCs/>
          <w:color w:val="auto"/>
        </w:rPr>
        <w:t>Biomark</w:t>
      </w:r>
      <w:proofErr w:type="spellEnd"/>
      <w:r w:rsidRPr="0055218A">
        <w:rPr>
          <w:i/>
          <w:iCs/>
          <w:color w:val="auto"/>
        </w:rPr>
        <w:t>. Prev. Publ. Am. Assoc. Cancer Res. Cosponsored Am. Soc. Prev. Oncol.</w:t>
      </w:r>
      <w:r w:rsidRPr="0055218A">
        <w:rPr>
          <w:color w:val="auto"/>
        </w:rPr>
        <w:t xml:space="preserve"> </w:t>
      </w:r>
      <w:r w:rsidRPr="0055218A">
        <w:rPr>
          <w:b/>
          <w:bCs/>
          <w:color w:val="auto"/>
        </w:rPr>
        <w:t>2020</w:t>
      </w:r>
      <w:r w:rsidRPr="0055218A">
        <w:rPr>
          <w:color w:val="auto"/>
        </w:rPr>
        <w:t xml:space="preserve">, </w:t>
      </w:r>
      <w:r w:rsidRPr="0055218A">
        <w:rPr>
          <w:i/>
          <w:iCs/>
          <w:color w:val="auto"/>
        </w:rPr>
        <w:t>29</w:t>
      </w:r>
      <w:r w:rsidRPr="0055218A">
        <w:rPr>
          <w:color w:val="auto"/>
        </w:rPr>
        <w:t>, 308–317, doi:10.1158/1055-9965.EPI-19-0460.</w:t>
      </w:r>
    </w:p>
    <w:p w14:paraId="1DE7D5C5" w14:textId="77777777" w:rsidR="0055218A" w:rsidRPr="0055218A" w:rsidRDefault="0055218A" w:rsidP="0055218A">
      <w:pPr>
        <w:pStyle w:val="Bibliography"/>
        <w:rPr>
          <w:color w:val="auto"/>
        </w:rPr>
      </w:pPr>
      <w:r w:rsidRPr="0055218A">
        <w:rPr>
          <w:color w:val="auto"/>
        </w:rPr>
        <w:t xml:space="preserve">6. </w:t>
      </w:r>
      <w:r w:rsidRPr="0055218A">
        <w:rPr>
          <w:color w:val="auto"/>
        </w:rPr>
        <w:tab/>
        <w:t xml:space="preserve">Simmons, L.A.; </w:t>
      </w:r>
      <w:proofErr w:type="spellStart"/>
      <w:r w:rsidRPr="0055218A">
        <w:rPr>
          <w:color w:val="auto"/>
        </w:rPr>
        <w:t>Modesitt</w:t>
      </w:r>
      <w:proofErr w:type="spellEnd"/>
      <w:r w:rsidRPr="0055218A">
        <w:rPr>
          <w:color w:val="auto"/>
        </w:rPr>
        <w:t xml:space="preserve">, S.C.; Brody, A.C.; </w:t>
      </w:r>
      <w:proofErr w:type="spellStart"/>
      <w:r w:rsidRPr="0055218A">
        <w:rPr>
          <w:color w:val="auto"/>
        </w:rPr>
        <w:t>Leggin</w:t>
      </w:r>
      <w:proofErr w:type="spellEnd"/>
      <w:r w:rsidRPr="0055218A">
        <w:rPr>
          <w:color w:val="auto"/>
        </w:rPr>
        <w:t xml:space="preserve">, A.B. Food Insecurity Among Cancer Patients in Kentucky: A Pilot Study. </w:t>
      </w:r>
      <w:r w:rsidRPr="0055218A">
        <w:rPr>
          <w:i/>
          <w:iCs/>
          <w:color w:val="auto"/>
        </w:rPr>
        <w:t xml:space="preserve">J. Oncol. </w:t>
      </w:r>
      <w:proofErr w:type="spellStart"/>
      <w:r w:rsidRPr="0055218A">
        <w:rPr>
          <w:i/>
          <w:iCs/>
          <w:color w:val="auto"/>
        </w:rPr>
        <w:t>Pract</w:t>
      </w:r>
      <w:proofErr w:type="spellEnd"/>
      <w:r w:rsidRPr="0055218A">
        <w:rPr>
          <w:i/>
          <w:iCs/>
          <w:color w:val="auto"/>
        </w:rPr>
        <w:t>.</w:t>
      </w:r>
      <w:r w:rsidRPr="0055218A">
        <w:rPr>
          <w:color w:val="auto"/>
        </w:rPr>
        <w:t xml:space="preserve"> </w:t>
      </w:r>
      <w:r w:rsidRPr="0055218A">
        <w:rPr>
          <w:b/>
          <w:bCs/>
          <w:color w:val="auto"/>
        </w:rPr>
        <w:t>2006</w:t>
      </w:r>
      <w:r w:rsidRPr="0055218A">
        <w:rPr>
          <w:color w:val="auto"/>
        </w:rPr>
        <w:t xml:space="preserve">, </w:t>
      </w:r>
      <w:r w:rsidRPr="0055218A">
        <w:rPr>
          <w:i/>
          <w:iCs/>
          <w:color w:val="auto"/>
        </w:rPr>
        <w:t>2</w:t>
      </w:r>
      <w:r w:rsidRPr="0055218A">
        <w:rPr>
          <w:color w:val="auto"/>
        </w:rPr>
        <w:t>, 7.</w:t>
      </w:r>
    </w:p>
    <w:p w14:paraId="6200A55B" w14:textId="77777777" w:rsidR="0055218A" w:rsidRPr="0055218A" w:rsidRDefault="0055218A" w:rsidP="0055218A">
      <w:pPr>
        <w:pStyle w:val="Bibliography"/>
        <w:rPr>
          <w:color w:val="auto"/>
        </w:rPr>
      </w:pPr>
      <w:r w:rsidRPr="0055218A">
        <w:rPr>
          <w:color w:val="auto"/>
        </w:rPr>
        <w:t xml:space="preserve">7. </w:t>
      </w:r>
      <w:r w:rsidRPr="0055218A">
        <w:rPr>
          <w:color w:val="auto"/>
        </w:rPr>
        <w:tab/>
        <w:t>NCI’s Dictionary of Cancer Terms.</w:t>
      </w:r>
    </w:p>
    <w:p w14:paraId="4DD47624" w14:textId="77777777" w:rsidR="0055218A" w:rsidRPr="0055218A" w:rsidRDefault="0055218A" w:rsidP="0055218A">
      <w:pPr>
        <w:pStyle w:val="Bibliography"/>
        <w:rPr>
          <w:color w:val="auto"/>
        </w:rPr>
      </w:pPr>
      <w:r w:rsidRPr="0055218A">
        <w:rPr>
          <w:color w:val="auto"/>
        </w:rPr>
        <w:lastRenderedPageBreak/>
        <w:t xml:space="preserve">8. </w:t>
      </w:r>
      <w:r w:rsidRPr="0055218A">
        <w:rPr>
          <w:color w:val="auto"/>
        </w:rPr>
        <w:tab/>
      </w:r>
      <w:proofErr w:type="spellStart"/>
      <w:r w:rsidRPr="0055218A">
        <w:rPr>
          <w:color w:val="auto"/>
        </w:rPr>
        <w:t>Gany</w:t>
      </w:r>
      <w:proofErr w:type="spellEnd"/>
      <w:r w:rsidRPr="0055218A">
        <w:rPr>
          <w:color w:val="auto"/>
        </w:rPr>
        <w:t xml:space="preserve">, F.; </w:t>
      </w:r>
      <w:proofErr w:type="spellStart"/>
      <w:r w:rsidRPr="0055218A">
        <w:rPr>
          <w:color w:val="auto"/>
        </w:rPr>
        <w:t>Leng</w:t>
      </w:r>
      <w:proofErr w:type="spellEnd"/>
      <w:r w:rsidRPr="0055218A">
        <w:rPr>
          <w:color w:val="auto"/>
        </w:rPr>
        <w:t xml:space="preserve">, J.; Ramirez, J.; Phillips, S.; </w:t>
      </w:r>
      <w:proofErr w:type="spellStart"/>
      <w:r w:rsidRPr="0055218A">
        <w:rPr>
          <w:color w:val="auto"/>
        </w:rPr>
        <w:t>Aragones</w:t>
      </w:r>
      <w:proofErr w:type="spellEnd"/>
      <w:r w:rsidRPr="0055218A">
        <w:rPr>
          <w:color w:val="auto"/>
        </w:rPr>
        <w:t xml:space="preserve">, A.; Roberts, N.; </w:t>
      </w:r>
      <w:proofErr w:type="spellStart"/>
      <w:r w:rsidRPr="0055218A">
        <w:rPr>
          <w:color w:val="auto"/>
        </w:rPr>
        <w:t>Mujawar</w:t>
      </w:r>
      <w:proofErr w:type="spellEnd"/>
      <w:r w:rsidRPr="0055218A">
        <w:rPr>
          <w:color w:val="auto"/>
        </w:rPr>
        <w:t>, M.I.; Costas-</w:t>
      </w:r>
      <w:proofErr w:type="spellStart"/>
      <w:r w:rsidRPr="0055218A">
        <w:rPr>
          <w:color w:val="auto"/>
        </w:rPr>
        <w:t>Muñiz</w:t>
      </w:r>
      <w:proofErr w:type="spellEnd"/>
      <w:r w:rsidRPr="0055218A">
        <w:rPr>
          <w:color w:val="auto"/>
        </w:rPr>
        <w:t xml:space="preserve">, R. Health-Related Quality of Life of Food-Insecure Ethnic Minority Patients With Cancer. </w:t>
      </w:r>
      <w:r w:rsidRPr="0055218A">
        <w:rPr>
          <w:i/>
          <w:iCs/>
          <w:color w:val="auto"/>
        </w:rPr>
        <w:t xml:space="preserve">J. Oncol. </w:t>
      </w:r>
      <w:proofErr w:type="spellStart"/>
      <w:r w:rsidRPr="0055218A">
        <w:rPr>
          <w:i/>
          <w:iCs/>
          <w:color w:val="auto"/>
        </w:rPr>
        <w:t>Pract</w:t>
      </w:r>
      <w:proofErr w:type="spellEnd"/>
      <w:r w:rsidRPr="0055218A">
        <w:rPr>
          <w:i/>
          <w:iCs/>
          <w:color w:val="auto"/>
        </w:rPr>
        <w:t>.</w:t>
      </w:r>
      <w:r w:rsidRPr="0055218A">
        <w:rPr>
          <w:color w:val="auto"/>
        </w:rPr>
        <w:t xml:space="preserve"> </w:t>
      </w:r>
      <w:r w:rsidRPr="0055218A">
        <w:rPr>
          <w:b/>
          <w:bCs/>
          <w:color w:val="auto"/>
        </w:rPr>
        <w:t>2015</w:t>
      </w:r>
      <w:r w:rsidRPr="0055218A">
        <w:rPr>
          <w:color w:val="auto"/>
        </w:rPr>
        <w:t xml:space="preserve">, </w:t>
      </w:r>
      <w:r w:rsidRPr="0055218A">
        <w:rPr>
          <w:i/>
          <w:iCs/>
          <w:color w:val="auto"/>
        </w:rPr>
        <w:t>11</w:t>
      </w:r>
      <w:r w:rsidRPr="0055218A">
        <w:rPr>
          <w:color w:val="auto"/>
        </w:rPr>
        <w:t>, 396–402, doi:10.1200/JOP.2015.003962.</w:t>
      </w:r>
    </w:p>
    <w:p w14:paraId="6AC51400" w14:textId="77777777" w:rsidR="0055218A" w:rsidRPr="0055218A" w:rsidRDefault="0055218A" w:rsidP="0055218A">
      <w:pPr>
        <w:pStyle w:val="Bibliography"/>
        <w:rPr>
          <w:color w:val="auto"/>
        </w:rPr>
      </w:pPr>
      <w:r w:rsidRPr="0055218A">
        <w:rPr>
          <w:color w:val="auto"/>
        </w:rPr>
        <w:t xml:space="preserve">9. </w:t>
      </w:r>
      <w:r w:rsidRPr="0055218A">
        <w:rPr>
          <w:color w:val="auto"/>
        </w:rPr>
        <w:tab/>
        <w:t xml:space="preserve">The American Institute for Cancer Research/World Cancer Research Fund </w:t>
      </w:r>
      <w:r w:rsidRPr="0055218A">
        <w:rPr>
          <w:i/>
          <w:iCs/>
          <w:color w:val="auto"/>
        </w:rPr>
        <w:t>Diet, Nutrition, Physical Activity and Cancer: A Global Perspective</w:t>
      </w:r>
      <w:r w:rsidRPr="0055218A">
        <w:rPr>
          <w:color w:val="auto"/>
        </w:rPr>
        <w:t>; 3rd ed.;</w:t>
      </w:r>
    </w:p>
    <w:p w14:paraId="259D246F" w14:textId="77777777" w:rsidR="0055218A" w:rsidRPr="0055218A" w:rsidRDefault="0055218A" w:rsidP="0055218A">
      <w:pPr>
        <w:pStyle w:val="Bibliography"/>
        <w:rPr>
          <w:color w:val="auto"/>
        </w:rPr>
      </w:pPr>
      <w:r w:rsidRPr="0055218A">
        <w:rPr>
          <w:color w:val="auto"/>
        </w:rPr>
        <w:t xml:space="preserve">10. </w:t>
      </w:r>
      <w:r w:rsidRPr="0055218A">
        <w:rPr>
          <w:color w:val="auto"/>
        </w:rPr>
        <w:tab/>
        <w:t>Thompson, K.L.; Elliott, L.; Fuchs-</w:t>
      </w:r>
      <w:proofErr w:type="spellStart"/>
      <w:r w:rsidRPr="0055218A">
        <w:rPr>
          <w:color w:val="auto"/>
        </w:rPr>
        <w:t>Tarlovsky</w:t>
      </w:r>
      <w:proofErr w:type="spellEnd"/>
      <w:r w:rsidRPr="0055218A">
        <w:rPr>
          <w:color w:val="auto"/>
        </w:rPr>
        <w:t xml:space="preserve">, V.; Levin, R.M.; Voss, A.C.; Piemonte, T. Oncology Evidence-Based Nutrition Practice Guideline for Adults. </w:t>
      </w:r>
      <w:r w:rsidRPr="0055218A">
        <w:rPr>
          <w:i/>
          <w:iCs/>
          <w:color w:val="auto"/>
        </w:rPr>
        <w:t xml:space="preserve">J. Acad. </w:t>
      </w:r>
      <w:proofErr w:type="spellStart"/>
      <w:r w:rsidRPr="0055218A">
        <w:rPr>
          <w:i/>
          <w:iCs/>
          <w:color w:val="auto"/>
        </w:rPr>
        <w:t>Nutr</w:t>
      </w:r>
      <w:proofErr w:type="spellEnd"/>
      <w:r w:rsidRPr="0055218A">
        <w:rPr>
          <w:i/>
          <w:iCs/>
          <w:color w:val="auto"/>
        </w:rPr>
        <w:t>. Diet.</w:t>
      </w:r>
      <w:r w:rsidRPr="0055218A">
        <w:rPr>
          <w:color w:val="auto"/>
        </w:rPr>
        <w:t xml:space="preserve"> </w:t>
      </w:r>
      <w:r w:rsidRPr="0055218A">
        <w:rPr>
          <w:b/>
          <w:bCs/>
          <w:color w:val="auto"/>
        </w:rPr>
        <w:t>2017</w:t>
      </w:r>
      <w:r w:rsidRPr="0055218A">
        <w:rPr>
          <w:color w:val="auto"/>
        </w:rPr>
        <w:t xml:space="preserve">, </w:t>
      </w:r>
      <w:r w:rsidRPr="0055218A">
        <w:rPr>
          <w:i/>
          <w:iCs/>
          <w:color w:val="auto"/>
        </w:rPr>
        <w:t>117</w:t>
      </w:r>
      <w:r w:rsidRPr="0055218A">
        <w:rPr>
          <w:color w:val="auto"/>
        </w:rPr>
        <w:t>, 297-310.e47, doi:10.1016/j.jand.2016.05.010.</w:t>
      </w:r>
    </w:p>
    <w:p w14:paraId="188B8779" w14:textId="77777777" w:rsidR="0055218A" w:rsidRPr="0055218A" w:rsidRDefault="0055218A" w:rsidP="0055218A">
      <w:pPr>
        <w:pStyle w:val="Bibliography"/>
        <w:rPr>
          <w:color w:val="auto"/>
        </w:rPr>
      </w:pPr>
      <w:r w:rsidRPr="0055218A">
        <w:rPr>
          <w:color w:val="auto"/>
        </w:rPr>
        <w:t xml:space="preserve">11. </w:t>
      </w:r>
      <w:r w:rsidRPr="0055218A">
        <w:rPr>
          <w:color w:val="auto"/>
        </w:rPr>
        <w:tab/>
        <w:t xml:space="preserve">Zhang, F.; </w:t>
      </w:r>
      <w:proofErr w:type="spellStart"/>
      <w:r w:rsidRPr="0055218A">
        <w:rPr>
          <w:color w:val="auto"/>
        </w:rPr>
        <w:t>Tapera</w:t>
      </w:r>
      <w:proofErr w:type="spellEnd"/>
      <w:r w:rsidRPr="0055218A">
        <w:rPr>
          <w:color w:val="auto"/>
        </w:rPr>
        <w:t xml:space="preserve">, T.M.; Gou, J. Application of a New Dietary Pattern Analysis Method in Nutritional Epidemiology. </w:t>
      </w:r>
      <w:r w:rsidRPr="0055218A">
        <w:rPr>
          <w:i/>
          <w:iCs/>
          <w:color w:val="auto"/>
        </w:rPr>
        <w:t xml:space="preserve">BMC Med. Res. </w:t>
      </w:r>
      <w:proofErr w:type="spellStart"/>
      <w:r w:rsidRPr="0055218A">
        <w:rPr>
          <w:i/>
          <w:iCs/>
          <w:color w:val="auto"/>
        </w:rPr>
        <w:t>Methodol</w:t>
      </w:r>
      <w:proofErr w:type="spellEnd"/>
      <w:r w:rsidRPr="0055218A">
        <w:rPr>
          <w:i/>
          <w:iCs/>
          <w:color w:val="auto"/>
        </w:rPr>
        <w:t>.</w:t>
      </w:r>
      <w:r w:rsidRPr="0055218A">
        <w:rPr>
          <w:color w:val="auto"/>
        </w:rPr>
        <w:t xml:space="preserve"> </w:t>
      </w:r>
      <w:r w:rsidRPr="0055218A">
        <w:rPr>
          <w:b/>
          <w:bCs/>
          <w:color w:val="auto"/>
        </w:rPr>
        <w:t>2018</w:t>
      </w:r>
      <w:r w:rsidRPr="0055218A">
        <w:rPr>
          <w:color w:val="auto"/>
        </w:rPr>
        <w:t xml:space="preserve">, </w:t>
      </w:r>
      <w:r w:rsidRPr="0055218A">
        <w:rPr>
          <w:i/>
          <w:iCs/>
          <w:color w:val="auto"/>
        </w:rPr>
        <w:t>18</w:t>
      </w:r>
      <w:r w:rsidRPr="0055218A">
        <w:rPr>
          <w:color w:val="auto"/>
        </w:rPr>
        <w:t>, 119, doi:10.1186/s12874-018-0585-8.</w:t>
      </w:r>
    </w:p>
    <w:p w14:paraId="3BD8FBEF" w14:textId="77777777" w:rsidR="0055218A" w:rsidRPr="0055218A" w:rsidRDefault="0055218A" w:rsidP="0055218A">
      <w:pPr>
        <w:pStyle w:val="Bibliography"/>
        <w:rPr>
          <w:color w:val="auto"/>
        </w:rPr>
      </w:pPr>
      <w:r w:rsidRPr="0055218A">
        <w:rPr>
          <w:color w:val="auto"/>
        </w:rPr>
        <w:t xml:space="preserve">12. </w:t>
      </w:r>
      <w:r w:rsidRPr="0055218A">
        <w:rPr>
          <w:color w:val="auto"/>
        </w:rPr>
        <w:tab/>
      </w:r>
      <w:proofErr w:type="spellStart"/>
      <w:r w:rsidRPr="0055218A">
        <w:rPr>
          <w:color w:val="auto"/>
        </w:rPr>
        <w:t>McEligot</w:t>
      </w:r>
      <w:proofErr w:type="spellEnd"/>
      <w:r w:rsidRPr="0055218A">
        <w:rPr>
          <w:color w:val="auto"/>
        </w:rPr>
        <w:t xml:space="preserve">, A.J.; </w:t>
      </w:r>
      <w:proofErr w:type="spellStart"/>
      <w:r w:rsidRPr="0055218A">
        <w:rPr>
          <w:color w:val="auto"/>
        </w:rPr>
        <w:t>Poynor</w:t>
      </w:r>
      <w:proofErr w:type="spellEnd"/>
      <w:r w:rsidRPr="0055218A">
        <w:rPr>
          <w:color w:val="auto"/>
        </w:rPr>
        <w:t xml:space="preserve">, V.; Sharma, R.; </w:t>
      </w:r>
      <w:proofErr w:type="spellStart"/>
      <w:r w:rsidRPr="0055218A">
        <w:rPr>
          <w:color w:val="auto"/>
        </w:rPr>
        <w:t>Panangadan</w:t>
      </w:r>
      <w:proofErr w:type="spellEnd"/>
      <w:r w:rsidRPr="0055218A">
        <w:rPr>
          <w:color w:val="auto"/>
        </w:rPr>
        <w:t xml:space="preserve">, A. Logistic LASSO Regression for Dietary Intakes and Breast Cancer. </w:t>
      </w:r>
      <w:r w:rsidRPr="0055218A">
        <w:rPr>
          <w:i/>
          <w:iCs/>
          <w:color w:val="auto"/>
        </w:rPr>
        <w:t>Nutrients</w:t>
      </w:r>
      <w:r w:rsidRPr="0055218A">
        <w:rPr>
          <w:color w:val="auto"/>
        </w:rPr>
        <w:t xml:space="preserve"> </w:t>
      </w:r>
      <w:r w:rsidRPr="0055218A">
        <w:rPr>
          <w:b/>
          <w:bCs/>
          <w:color w:val="auto"/>
        </w:rPr>
        <w:t>2020</w:t>
      </w:r>
      <w:r w:rsidRPr="0055218A">
        <w:rPr>
          <w:color w:val="auto"/>
        </w:rPr>
        <w:t xml:space="preserve">, </w:t>
      </w:r>
      <w:r w:rsidRPr="0055218A">
        <w:rPr>
          <w:i/>
          <w:iCs/>
          <w:color w:val="auto"/>
        </w:rPr>
        <w:t>12</w:t>
      </w:r>
      <w:r w:rsidRPr="0055218A">
        <w:rPr>
          <w:color w:val="auto"/>
        </w:rPr>
        <w:t>, 2652, doi:10.3390/nu12092652.</w:t>
      </w:r>
    </w:p>
    <w:p w14:paraId="0E45C489" w14:textId="77777777" w:rsidR="0055218A" w:rsidRPr="0055218A" w:rsidRDefault="0055218A" w:rsidP="0055218A">
      <w:pPr>
        <w:pStyle w:val="Bibliography"/>
        <w:rPr>
          <w:color w:val="auto"/>
        </w:rPr>
      </w:pPr>
      <w:r w:rsidRPr="0055218A">
        <w:rPr>
          <w:color w:val="auto"/>
        </w:rPr>
        <w:t xml:space="preserve">13. </w:t>
      </w:r>
      <w:r w:rsidRPr="0055218A">
        <w:rPr>
          <w:color w:val="auto"/>
        </w:rPr>
        <w:tab/>
        <w:t xml:space="preserve">Curtin, L.R.; </w:t>
      </w:r>
      <w:proofErr w:type="spellStart"/>
      <w:r w:rsidRPr="0055218A">
        <w:rPr>
          <w:color w:val="auto"/>
        </w:rPr>
        <w:t>Mohadjer</w:t>
      </w:r>
      <w:proofErr w:type="spellEnd"/>
      <w:r w:rsidRPr="0055218A">
        <w:rPr>
          <w:color w:val="auto"/>
        </w:rPr>
        <w:t xml:space="preserve">, L.K.; Dohrmann, S.M.; </w:t>
      </w:r>
      <w:proofErr w:type="spellStart"/>
      <w:r w:rsidRPr="0055218A">
        <w:rPr>
          <w:color w:val="auto"/>
        </w:rPr>
        <w:t>Kruszon</w:t>
      </w:r>
      <w:proofErr w:type="spellEnd"/>
      <w:r w:rsidRPr="0055218A">
        <w:rPr>
          <w:color w:val="auto"/>
        </w:rPr>
        <w:t xml:space="preserve">-Moran, D.; </w:t>
      </w:r>
      <w:proofErr w:type="spellStart"/>
      <w:r w:rsidRPr="0055218A">
        <w:rPr>
          <w:color w:val="auto"/>
        </w:rPr>
        <w:t>Mirel</w:t>
      </w:r>
      <w:proofErr w:type="spellEnd"/>
      <w:r w:rsidRPr="0055218A">
        <w:rPr>
          <w:color w:val="auto"/>
        </w:rPr>
        <w:t xml:space="preserve">, L.B.; Carroll, M.D.; Hirsch, R.; Burt, V.L.; Johnson, C.L. National Health and Nutrition Examination Survey: Sample Design, 2007-2010. </w:t>
      </w:r>
      <w:r w:rsidRPr="0055218A">
        <w:rPr>
          <w:i/>
          <w:iCs/>
          <w:color w:val="auto"/>
        </w:rPr>
        <w:t>Vital Health Stat. 2.</w:t>
      </w:r>
      <w:r w:rsidRPr="0055218A">
        <w:rPr>
          <w:color w:val="auto"/>
        </w:rPr>
        <w:t xml:space="preserve"> </w:t>
      </w:r>
      <w:r w:rsidRPr="0055218A">
        <w:rPr>
          <w:b/>
          <w:bCs/>
          <w:color w:val="auto"/>
        </w:rPr>
        <w:t>2013</w:t>
      </w:r>
      <w:r w:rsidRPr="0055218A">
        <w:rPr>
          <w:color w:val="auto"/>
        </w:rPr>
        <w:t>, 1–23.</w:t>
      </w:r>
    </w:p>
    <w:p w14:paraId="259184E7" w14:textId="77777777" w:rsidR="0055218A" w:rsidRPr="0055218A" w:rsidRDefault="0055218A" w:rsidP="0055218A">
      <w:pPr>
        <w:pStyle w:val="Bibliography"/>
        <w:rPr>
          <w:color w:val="auto"/>
        </w:rPr>
      </w:pPr>
      <w:r w:rsidRPr="0055218A">
        <w:rPr>
          <w:color w:val="auto"/>
        </w:rPr>
        <w:t xml:space="preserve">14. </w:t>
      </w:r>
      <w:r w:rsidRPr="0055218A">
        <w:rPr>
          <w:color w:val="auto"/>
        </w:rPr>
        <w:tab/>
        <w:t>About the National Health and Nutrition Examination Survey.</w:t>
      </w:r>
    </w:p>
    <w:p w14:paraId="5AA4502F" w14:textId="77777777" w:rsidR="0055218A" w:rsidRPr="0055218A" w:rsidRDefault="0055218A" w:rsidP="0055218A">
      <w:pPr>
        <w:pStyle w:val="Bibliography"/>
        <w:rPr>
          <w:color w:val="auto"/>
        </w:rPr>
      </w:pPr>
      <w:r w:rsidRPr="0055218A">
        <w:rPr>
          <w:color w:val="auto"/>
        </w:rPr>
        <w:t xml:space="preserve">15. </w:t>
      </w:r>
      <w:r w:rsidRPr="0055218A">
        <w:rPr>
          <w:color w:val="auto"/>
        </w:rPr>
        <w:tab/>
      </w:r>
      <w:proofErr w:type="spellStart"/>
      <w:r w:rsidRPr="0055218A">
        <w:rPr>
          <w:color w:val="auto"/>
        </w:rPr>
        <w:t>Yaghjyan</w:t>
      </w:r>
      <w:proofErr w:type="spellEnd"/>
      <w:r w:rsidRPr="0055218A">
        <w:rPr>
          <w:color w:val="auto"/>
        </w:rPr>
        <w:t xml:space="preserve">, L.; </w:t>
      </w:r>
      <w:proofErr w:type="spellStart"/>
      <w:r w:rsidRPr="0055218A">
        <w:rPr>
          <w:color w:val="auto"/>
        </w:rPr>
        <w:t>Wijayabahu</w:t>
      </w:r>
      <w:proofErr w:type="spellEnd"/>
      <w:r w:rsidRPr="0055218A">
        <w:rPr>
          <w:color w:val="auto"/>
        </w:rPr>
        <w:t xml:space="preserve">, A.T.; Egan, K.M. RE: The Association Between Dietary Quality and Overall and Cancer-Specific Mortality Among Cancer Survivors, NHANES III. </w:t>
      </w:r>
      <w:r w:rsidRPr="0055218A">
        <w:rPr>
          <w:i/>
          <w:iCs/>
          <w:color w:val="auto"/>
        </w:rPr>
        <w:t xml:space="preserve">JNCI Cancer </w:t>
      </w:r>
      <w:proofErr w:type="spellStart"/>
      <w:r w:rsidRPr="0055218A">
        <w:rPr>
          <w:i/>
          <w:iCs/>
          <w:color w:val="auto"/>
        </w:rPr>
        <w:t>Spectr</w:t>
      </w:r>
      <w:proofErr w:type="spellEnd"/>
      <w:r w:rsidRPr="0055218A">
        <w:rPr>
          <w:i/>
          <w:iCs/>
          <w:color w:val="auto"/>
        </w:rPr>
        <w:t>.</w:t>
      </w:r>
      <w:r w:rsidRPr="0055218A">
        <w:rPr>
          <w:color w:val="auto"/>
        </w:rPr>
        <w:t xml:space="preserve"> </w:t>
      </w:r>
      <w:r w:rsidRPr="0055218A">
        <w:rPr>
          <w:b/>
          <w:bCs/>
          <w:color w:val="auto"/>
        </w:rPr>
        <w:t>2018</w:t>
      </w:r>
      <w:r w:rsidRPr="0055218A">
        <w:rPr>
          <w:color w:val="auto"/>
        </w:rPr>
        <w:t xml:space="preserve">, </w:t>
      </w:r>
      <w:r w:rsidRPr="0055218A">
        <w:rPr>
          <w:i/>
          <w:iCs/>
          <w:color w:val="auto"/>
        </w:rPr>
        <w:t>2</w:t>
      </w:r>
      <w:r w:rsidRPr="0055218A">
        <w:rPr>
          <w:color w:val="auto"/>
        </w:rPr>
        <w:t>, pky044, doi:10.1093/</w:t>
      </w:r>
      <w:proofErr w:type="spellStart"/>
      <w:r w:rsidRPr="0055218A">
        <w:rPr>
          <w:color w:val="auto"/>
        </w:rPr>
        <w:t>jncics</w:t>
      </w:r>
      <w:proofErr w:type="spellEnd"/>
      <w:r w:rsidRPr="0055218A">
        <w:rPr>
          <w:color w:val="auto"/>
        </w:rPr>
        <w:t>/pky044.</w:t>
      </w:r>
    </w:p>
    <w:p w14:paraId="6CA4F2BD" w14:textId="77777777" w:rsidR="0055218A" w:rsidRPr="0055218A" w:rsidRDefault="0055218A" w:rsidP="0055218A">
      <w:pPr>
        <w:pStyle w:val="Bibliography"/>
        <w:rPr>
          <w:color w:val="auto"/>
        </w:rPr>
      </w:pPr>
      <w:r w:rsidRPr="0055218A">
        <w:rPr>
          <w:color w:val="auto"/>
        </w:rPr>
        <w:t xml:space="preserve">16. </w:t>
      </w:r>
      <w:r w:rsidRPr="0055218A">
        <w:rPr>
          <w:color w:val="auto"/>
        </w:rPr>
        <w:tab/>
        <w:t xml:space="preserve">Wolfe, A.M.; Lee, J.A.; </w:t>
      </w:r>
      <w:proofErr w:type="spellStart"/>
      <w:r w:rsidRPr="0055218A">
        <w:rPr>
          <w:color w:val="auto"/>
        </w:rPr>
        <w:t>Laurson</w:t>
      </w:r>
      <w:proofErr w:type="spellEnd"/>
      <w:r w:rsidRPr="0055218A">
        <w:rPr>
          <w:color w:val="auto"/>
        </w:rPr>
        <w:t xml:space="preserve">, K.R. Socioeconomic Status and Physical Fitness in Youth: Findings from the NHANES National Youth Fitness Survey. </w:t>
      </w:r>
      <w:r w:rsidRPr="0055218A">
        <w:rPr>
          <w:i/>
          <w:iCs/>
          <w:color w:val="auto"/>
        </w:rPr>
        <w:t>J. Sports Sci.</w:t>
      </w:r>
      <w:r w:rsidRPr="0055218A">
        <w:rPr>
          <w:color w:val="auto"/>
        </w:rPr>
        <w:t xml:space="preserve"> </w:t>
      </w:r>
      <w:r w:rsidRPr="0055218A">
        <w:rPr>
          <w:b/>
          <w:bCs/>
          <w:color w:val="auto"/>
        </w:rPr>
        <w:t>2020</w:t>
      </w:r>
      <w:r w:rsidRPr="0055218A">
        <w:rPr>
          <w:color w:val="auto"/>
        </w:rPr>
        <w:t xml:space="preserve">, </w:t>
      </w:r>
      <w:r w:rsidRPr="0055218A">
        <w:rPr>
          <w:i/>
          <w:iCs/>
          <w:color w:val="auto"/>
        </w:rPr>
        <w:t>38</w:t>
      </w:r>
      <w:r w:rsidRPr="0055218A">
        <w:rPr>
          <w:color w:val="auto"/>
        </w:rPr>
        <w:t>, 534–541, doi:10.1080/02640414.2020.1713688.</w:t>
      </w:r>
    </w:p>
    <w:p w14:paraId="0F012A6F" w14:textId="77777777" w:rsidR="0055218A" w:rsidRPr="0055218A" w:rsidRDefault="0055218A" w:rsidP="0055218A">
      <w:pPr>
        <w:pStyle w:val="Bibliography"/>
        <w:rPr>
          <w:color w:val="auto"/>
        </w:rPr>
      </w:pPr>
      <w:r w:rsidRPr="0055218A">
        <w:rPr>
          <w:color w:val="auto"/>
        </w:rPr>
        <w:t xml:space="preserve">17. </w:t>
      </w:r>
      <w:r w:rsidRPr="0055218A">
        <w:rPr>
          <w:color w:val="auto"/>
        </w:rPr>
        <w:tab/>
        <w:t xml:space="preserve">Agarwal, S. The Association of Active and Passive Smoking with Peripheral Arterial Disease: Results from NHANES 1999–2004. </w:t>
      </w:r>
      <w:r w:rsidRPr="0055218A">
        <w:rPr>
          <w:i/>
          <w:iCs/>
          <w:color w:val="auto"/>
        </w:rPr>
        <w:t>Angiology</w:t>
      </w:r>
      <w:r w:rsidRPr="0055218A">
        <w:rPr>
          <w:color w:val="auto"/>
        </w:rPr>
        <w:t xml:space="preserve"> </w:t>
      </w:r>
      <w:r w:rsidRPr="0055218A">
        <w:rPr>
          <w:b/>
          <w:bCs/>
          <w:color w:val="auto"/>
        </w:rPr>
        <w:t>2009</w:t>
      </w:r>
      <w:r w:rsidRPr="0055218A">
        <w:rPr>
          <w:color w:val="auto"/>
        </w:rPr>
        <w:t xml:space="preserve">, </w:t>
      </w:r>
      <w:r w:rsidRPr="0055218A">
        <w:rPr>
          <w:i/>
          <w:iCs/>
          <w:color w:val="auto"/>
        </w:rPr>
        <w:t>60</w:t>
      </w:r>
      <w:r w:rsidRPr="0055218A">
        <w:rPr>
          <w:color w:val="auto"/>
        </w:rPr>
        <w:t>, 335–345, doi:10.1177/0003319708330526.</w:t>
      </w:r>
    </w:p>
    <w:p w14:paraId="3AC59BD9" w14:textId="77777777" w:rsidR="0055218A" w:rsidRPr="0055218A" w:rsidRDefault="0055218A" w:rsidP="0055218A">
      <w:pPr>
        <w:pStyle w:val="Bibliography"/>
        <w:rPr>
          <w:color w:val="auto"/>
        </w:rPr>
      </w:pPr>
      <w:r w:rsidRPr="0055218A">
        <w:rPr>
          <w:color w:val="auto"/>
        </w:rPr>
        <w:t xml:space="preserve">18. </w:t>
      </w:r>
      <w:r w:rsidRPr="0055218A">
        <w:rPr>
          <w:color w:val="auto"/>
        </w:rPr>
        <w:tab/>
        <w:t xml:space="preserve">Dietary Guidelines Advisory Committee; </w:t>
      </w:r>
      <w:proofErr w:type="spellStart"/>
      <w:r w:rsidRPr="0055218A">
        <w:rPr>
          <w:color w:val="auto"/>
        </w:rPr>
        <w:t>OverDrive</w:t>
      </w:r>
      <w:proofErr w:type="spellEnd"/>
      <w:r w:rsidRPr="0055218A">
        <w:rPr>
          <w:color w:val="auto"/>
        </w:rPr>
        <w:t xml:space="preserve">, I. </w:t>
      </w:r>
      <w:r w:rsidRPr="0055218A">
        <w:rPr>
          <w:i/>
          <w:iCs/>
          <w:color w:val="auto"/>
        </w:rPr>
        <w:t>Dietary Guidelines for Americans 2015-2020</w:t>
      </w:r>
      <w:r w:rsidRPr="0055218A">
        <w:rPr>
          <w:color w:val="auto"/>
        </w:rPr>
        <w:t>; 2016; ISBN 978-0-16-093465-0.</w:t>
      </w:r>
    </w:p>
    <w:p w14:paraId="49F89E29" w14:textId="77777777" w:rsidR="0055218A" w:rsidRPr="0055218A" w:rsidRDefault="0055218A" w:rsidP="0055218A">
      <w:pPr>
        <w:pStyle w:val="Bibliography"/>
        <w:rPr>
          <w:color w:val="auto"/>
        </w:rPr>
      </w:pPr>
      <w:r w:rsidRPr="0055218A">
        <w:rPr>
          <w:color w:val="auto"/>
        </w:rPr>
        <w:t xml:space="preserve">19. </w:t>
      </w:r>
      <w:r w:rsidRPr="0055218A">
        <w:rPr>
          <w:color w:val="auto"/>
        </w:rPr>
        <w:tab/>
        <w:t xml:space="preserve">Zhao, H.; Pan, Y.; Wang, C.; Guo, Y.; Yao, N.; Wang, H.; Li, B. The Effects of Metal Exposures on </w:t>
      </w:r>
      <w:proofErr w:type="spellStart"/>
      <w:r w:rsidRPr="0055218A">
        <w:rPr>
          <w:color w:val="auto"/>
        </w:rPr>
        <w:t>Charlson</w:t>
      </w:r>
      <w:proofErr w:type="spellEnd"/>
      <w:r w:rsidRPr="0055218A">
        <w:rPr>
          <w:color w:val="auto"/>
        </w:rPr>
        <w:t xml:space="preserve"> Comorbidity Index Using Zero-Inflated Negative Binomial Regression Model: NHANES 2011–2016. </w:t>
      </w:r>
      <w:r w:rsidRPr="0055218A">
        <w:rPr>
          <w:i/>
          <w:iCs/>
          <w:color w:val="auto"/>
        </w:rPr>
        <w:t>Biol. Trace Elem. Res.</w:t>
      </w:r>
      <w:r w:rsidRPr="0055218A">
        <w:rPr>
          <w:color w:val="auto"/>
        </w:rPr>
        <w:t xml:space="preserve"> </w:t>
      </w:r>
      <w:r w:rsidRPr="0055218A">
        <w:rPr>
          <w:b/>
          <w:bCs/>
          <w:color w:val="auto"/>
        </w:rPr>
        <w:t>2021</w:t>
      </w:r>
      <w:r w:rsidRPr="0055218A">
        <w:rPr>
          <w:color w:val="auto"/>
        </w:rPr>
        <w:t xml:space="preserve">, </w:t>
      </w:r>
      <w:r w:rsidRPr="0055218A">
        <w:rPr>
          <w:i/>
          <w:iCs/>
          <w:color w:val="auto"/>
        </w:rPr>
        <w:t>199</w:t>
      </w:r>
      <w:r w:rsidRPr="0055218A">
        <w:rPr>
          <w:color w:val="auto"/>
        </w:rPr>
        <w:t>, 2104–2111, doi:10.1007/s12011-020-02331-4.</w:t>
      </w:r>
    </w:p>
    <w:p w14:paraId="61D86BED" w14:textId="77777777" w:rsidR="0055218A" w:rsidRPr="0055218A" w:rsidRDefault="0055218A" w:rsidP="0055218A">
      <w:pPr>
        <w:pStyle w:val="Bibliography"/>
        <w:rPr>
          <w:color w:val="auto"/>
        </w:rPr>
      </w:pPr>
      <w:r w:rsidRPr="0055218A">
        <w:rPr>
          <w:color w:val="auto"/>
        </w:rPr>
        <w:t xml:space="preserve">20. </w:t>
      </w:r>
      <w:r w:rsidRPr="0055218A">
        <w:rPr>
          <w:color w:val="auto"/>
        </w:rPr>
        <w:tab/>
        <w:t xml:space="preserve">Tucker, L.A. Physical Activity and Telomere Length in U.S. Men and Women: An NHANES Investigation. </w:t>
      </w:r>
      <w:r w:rsidRPr="0055218A">
        <w:rPr>
          <w:i/>
          <w:iCs/>
          <w:color w:val="auto"/>
        </w:rPr>
        <w:t>Prev. Med.</w:t>
      </w:r>
      <w:r w:rsidRPr="0055218A">
        <w:rPr>
          <w:color w:val="auto"/>
        </w:rPr>
        <w:t xml:space="preserve"> </w:t>
      </w:r>
      <w:r w:rsidRPr="0055218A">
        <w:rPr>
          <w:b/>
          <w:bCs/>
          <w:color w:val="auto"/>
        </w:rPr>
        <w:t>2017</w:t>
      </w:r>
      <w:r w:rsidRPr="0055218A">
        <w:rPr>
          <w:color w:val="auto"/>
        </w:rPr>
        <w:t xml:space="preserve">, </w:t>
      </w:r>
      <w:r w:rsidRPr="0055218A">
        <w:rPr>
          <w:i/>
          <w:iCs/>
          <w:color w:val="auto"/>
        </w:rPr>
        <w:t>100</w:t>
      </w:r>
      <w:r w:rsidRPr="0055218A">
        <w:rPr>
          <w:color w:val="auto"/>
        </w:rPr>
        <w:t>, 145–151, doi:10.1016/j.ypmed.2017.04.027.</w:t>
      </w:r>
    </w:p>
    <w:p w14:paraId="46B1458E" w14:textId="77777777" w:rsidR="0055218A" w:rsidRPr="0055218A" w:rsidRDefault="0055218A" w:rsidP="0055218A">
      <w:pPr>
        <w:pStyle w:val="Bibliography"/>
        <w:rPr>
          <w:color w:val="auto"/>
        </w:rPr>
      </w:pPr>
      <w:r w:rsidRPr="0055218A">
        <w:rPr>
          <w:color w:val="auto"/>
        </w:rPr>
        <w:t xml:space="preserve">21. </w:t>
      </w:r>
      <w:r w:rsidRPr="0055218A">
        <w:rPr>
          <w:color w:val="auto"/>
        </w:rPr>
        <w:tab/>
        <w:t xml:space="preserve">Blanton, C.A.; </w:t>
      </w:r>
      <w:proofErr w:type="spellStart"/>
      <w:r w:rsidRPr="0055218A">
        <w:rPr>
          <w:color w:val="auto"/>
        </w:rPr>
        <w:t>Moshfegh</w:t>
      </w:r>
      <w:proofErr w:type="spellEnd"/>
      <w:r w:rsidRPr="0055218A">
        <w:rPr>
          <w:color w:val="auto"/>
        </w:rPr>
        <w:t xml:space="preserve">, A.J.; Baer, D.J.; Kretsch, M.J. The USDA Automated Multiple-Pass Method Accurately Estimates Group Total Energy and Nutrient Intake. </w:t>
      </w:r>
      <w:r w:rsidRPr="0055218A">
        <w:rPr>
          <w:i/>
          <w:iCs/>
          <w:color w:val="auto"/>
        </w:rPr>
        <w:t xml:space="preserve">J.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2006</w:t>
      </w:r>
      <w:r w:rsidRPr="0055218A">
        <w:rPr>
          <w:color w:val="auto"/>
        </w:rPr>
        <w:t xml:space="preserve">, </w:t>
      </w:r>
      <w:r w:rsidRPr="0055218A">
        <w:rPr>
          <w:i/>
          <w:iCs/>
          <w:color w:val="auto"/>
        </w:rPr>
        <w:t>136</w:t>
      </w:r>
      <w:r w:rsidRPr="0055218A">
        <w:rPr>
          <w:color w:val="auto"/>
        </w:rPr>
        <w:t>, 2594–2599, doi:10.1093/</w:t>
      </w:r>
      <w:proofErr w:type="spellStart"/>
      <w:r w:rsidRPr="0055218A">
        <w:rPr>
          <w:color w:val="auto"/>
        </w:rPr>
        <w:t>jn</w:t>
      </w:r>
      <w:proofErr w:type="spellEnd"/>
      <w:r w:rsidRPr="0055218A">
        <w:rPr>
          <w:color w:val="auto"/>
        </w:rPr>
        <w:t>/136.10.2594.</w:t>
      </w:r>
    </w:p>
    <w:p w14:paraId="19C625FD" w14:textId="77777777" w:rsidR="0055218A" w:rsidRPr="0055218A" w:rsidRDefault="0055218A" w:rsidP="0055218A">
      <w:pPr>
        <w:pStyle w:val="Bibliography"/>
        <w:rPr>
          <w:color w:val="auto"/>
        </w:rPr>
      </w:pPr>
      <w:r w:rsidRPr="0055218A">
        <w:rPr>
          <w:color w:val="auto"/>
        </w:rPr>
        <w:t xml:space="preserve">22. </w:t>
      </w:r>
      <w:r w:rsidRPr="0055218A">
        <w:rPr>
          <w:color w:val="auto"/>
        </w:rPr>
        <w:tab/>
      </w:r>
      <w:proofErr w:type="spellStart"/>
      <w:r w:rsidRPr="0055218A">
        <w:rPr>
          <w:color w:val="auto"/>
        </w:rPr>
        <w:t>Moshfegh</w:t>
      </w:r>
      <w:proofErr w:type="spellEnd"/>
      <w:r w:rsidRPr="0055218A">
        <w:rPr>
          <w:color w:val="auto"/>
        </w:rPr>
        <w:t xml:space="preserve">, A.J.; Rhodes, D.G.; Baer, D.J.; </w:t>
      </w:r>
      <w:proofErr w:type="spellStart"/>
      <w:r w:rsidRPr="0055218A">
        <w:rPr>
          <w:color w:val="auto"/>
        </w:rPr>
        <w:t>Murayi</w:t>
      </w:r>
      <w:proofErr w:type="spellEnd"/>
      <w:r w:rsidRPr="0055218A">
        <w:rPr>
          <w:color w:val="auto"/>
        </w:rPr>
        <w:t xml:space="preserve">, T.; Clemens, J.C.; </w:t>
      </w:r>
      <w:proofErr w:type="spellStart"/>
      <w:r w:rsidRPr="0055218A">
        <w:rPr>
          <w:color w:val="auto"/>
        </w:rPr>
        <w:t>Rumpler</w:t>
      </w:r>
      <w:proofErr w:type="spellEnd"/>
      <w:r w:rsidRPr="0055218A">
        <w:rPr>
          <w:color w:val="auto"/>
        </w:rPr>
        <w:t xml:space="preserve">, W.V.; Paul, D.R.; Sebastian, R.S.; Kuczynski, K.J.; </w:t>
      </w:r>
      <w:proofErr w:type="spellStart"/>
      <w:r w:rsidRPr="0055218A">
        <w:rPr>
          <w:color w:val="auto"/>
        </w:rPr>
        <w:t>Ingwersen</w:t>
      </w:r>
      <w:proofErr w:type="spellEnd"/>
      <w:r w:rsidRPr="0055218A">
        <w:rPr>
          <w:color w:val="auto"/>
        </w:rPr>
        <w:t xml:space="preserve">, L.A.; et al. The US Department of Agriculture Automated Multiple-Pass Method Reduces Bias in the Collection of Energy Intakes. </w:t>
      </w:r>
      <w:r w:rsidRPr="0055218A">
        <w:rPr>
          <w:i/>
          <w:iCs/>
          <w:color w:val="auto"/>
        </w:rPr>
        <w:t xml:space="preserve">Am. J. Clin.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2008</w:t>
      </w:r>
      <w:r w:rsidRPr="0055218A">
        <w:rPr>
          <w:color w:val="auto"/>
        </w:rPr>
        <w:t xml:space="preserve">, </w:t>
      </w:r>
      <w:r w:rsidRPr="0055218A">
        <w:rPr>
          <w:i/>
          <w:iCs/>
          <w:color w:val="auto"/>
        </w:rPr>
        <w:t>88</w:t>
      </w:r>
      <w:r w:rsidRPr="0055218A">
        <w:rPr>
          <w:color w:val="auto"/>
        </w:rPr>
        <w:t>, 324–332, doi:10.1093/</w:t>
      </w:r>
      <w:proofErr w:type="spellStart"/>
      <w:r w:rsidRPr="0055218A">
        <w:rPr>
          <w:color w:val="auto"/>
        </w:rPr>
        <w:t>ajcn</w:t>
      </w:r>
      <w:proofErr w:type="spellEnd"/>
      <w:r w:rsidRPr="0055218A">
        <w:rPr>
          <w:color w:val="auto"/>
        </w:rPr>
        <w:t>/88.2.324.</w:t>
      </w:r>
    </w:p>
    <w:p w14:paraId="61AC26BC" w14:textId="77777777" w:rsidR="0055218A" w:rsidRPr="0055218A" w:rsidRDefault="0055218A" w:rsidP="0055218A">
      <w:pPr>
        <w:pStyle w:val="Bibliography"/>
        <w:rPr>
          <w:color w:val="auto"/>
        </w:rPr>
      </w:pPr>
      <w:r w:rsidRPr="0055218A">
        <w:rPr>
          <w:color w:val="auto"/>
        </w:rPr>
        <w:t xml:space="preserve">23. </w:t>
      </w:r>
      <w:r w:rsidRPr="0055218A">
        <w:rPr>
          <w:color w:val="auto"/>
        </w:rPr>
        <w:tab/>
        <w:t xml:space="preserve">Jovanovic, C.E.S.; </w:t>
      </w:r>
      <w:proofErr w:type="spellStart"/>
      <w:r w:rsidRPr="0055218A">
        <w:rPr>
          <w:color w:val="auto"/>
        </w:rPr>
        <w:t>Hoelscher</w:t>
      </w:r>
      <w:proofErr w:type="spellEnd"/>
      <w:r w:rsidRPr="0055218A">
        <w:rPr>
          <w:color w:val="auto"/>
        </w:rPr>
        <w:t xml:space="preserve">, D.M.; Chen, B.; Ranjit, N.; van den Berg, A.E. The Associations of Plant-Based Food and Metabolic Syndrome Using NHANES 2015–16 Data. </w:t>
      </w:r>
      <w:r w:rsidRPr="0055218A">
        <w:rPr>
          <w:i/>
          <w:iCs/>
          <w:color w:val="auto"/>
        </w:rPr>
        <w:t>J. Public Health</w:t>
      </w:r>
      <w:r w:rsidRPr="0055218A">
        <w:rPr>
          <w:color w:val="auto"/>
        </w:rPr>
        <w:t xml:space="preserve"> </w:t>
      </w:r>
      <w:r w:rsidRPr="0055218A">
        <w:rPr>
          <w:b/>
          <w:bCs/>
          <w:color w:val="auto"/>
        </w:rPr>
        <w:t>2022</w:t>
      </w:r>
      <w:r w:rsidRPr="0055218A">
        <w:rPr>
          <w:color w:val="auto"/>
        </w:rPr>
        <w:t>, fdab403, doi:10.1093/</w:t>
      </w:r>
      <w:proofErr w:type="spellStart"/>
      <w:r w:rsidRPr="0055218A">
        <w:rPr>
          <w:color w:val="auto"/>
        </w:rPr>
        <w:t>pubmed</w:t>
      </w:r>
      <w:proofErr w:type="spellEnd"/>
      <w:r w:rsidRPr="0055218A">
        <w:rPr>
          <w:color w:val="auto"/>
        </w:rPr>
        <w:t>/fdab403.</w:t>
      </w:r>
    </w:p>
    <w:p w14:paraId="2456F39C" w14:textId="77777777" w:rsidR="0055218A" w:rsidRPr="0055218A" w:rsidRDefault="0055218A" w:rsidP="0055218A">
      <w:pPr>
        <w:pStyle w:val="Bibliography"/>
        <w:rPr>
          <w:color w:val="auto"/>
        </w:rPr>
      </w:pPr>
      <w:r w:rsidRPr="0055218A">
        <w:rPr>
          <w:color w:val="auto"/>
        </w:rPr>
        <w:t xml:space="preserve">24. </w:t>
      </w:r>
      <w:r w:rsidRPr="0055218A">
        <w:rPr>
          <w:color w:val="auto"/>
        </w:rPr>
        <w:tab/>
        <w:t xml:space="preserve">Moore, C.; Murphy, M.M.; </w:t>
      </w:r>
      <w:proofErr w:type="spellStart"/>
      <w:r w:rsidRPr="0055218A">
        <w:rPr>
          <w:color w:val="auto"/>
        </w:rPr>
        <w:t>Keast</w:t>
      </w:r>
      <w:proofErr w:type="spellEnd"/>
      <w:r w:rsidRPr="0055218A">
        <w:rPr>
          <w:color w:val="auto"/>
        </w:rPr>
        <w:t xml:space="preserve">, D.R.; </w:t>
      </w:r>
      <w:proofErr w:type="spellStart"/>
      <w:r w:rsidRPr="0055218A">
        <w:rPr>
          <w:color w:val="auto"/>
        </w:rPr>
        <w:t>Holick</w:t>
      </w:r>
      <w:proofErr w:type="spellEnd"/>
      <w:r w:rsidRPr="0055218A">
        <w:rPr>
          <w:color w:val="auto"/>
        </w:rPr>
        <w:t xml:space="preserve">, M.F. Vitamin D Intake in the United States. </w:t>
      </w:r>
      <w:r w:rsidRPr="0055218A">
        <w:rPr>
          <w:i/>
          <w:iCs/>
          <w:color w:val="auto"/>
        </w:rPr>
        <w:t>J. Am. Diet. Assoc.</w:t>
      </w:r>
      <w:r w:rsidRPr="0055218A">
        <w:rPr>
          <w:color w:val="auto"/>
        </w:rPr>
        <w:t xml:space="preserve"> </w:t>
      </w:r>
      <w:r w:rsidRPr="0055218A">
        <w:rPr>
          <w:b/>
          <w:bCs/>
          <w:color w:val="auto"/>
        </w:rPr>
        <w:t>2004</w:t>
      </w:r>
      <w:r w:rsidRPr="0055218A">
        <w:rPr>
          <w:color w:val="auto"/>
        </w:rPr>
        <w:t xml:space="preserve">, </w:t>
      </w:r>
      <w:r w:rsidRPr="0055218A">
        <w:rPr>
          <w:i/>
          <w:iCs/>
          <w:color w:val="auto"/>
        </w:rPr>
        <w:t>104</w:t>
      </w:r>
      <w:r w:rsidRPr="0055218A">
        <w:rPr>
          <w:color w:val="auto"/>
        </w:rPr>
        <w:t>, 980–983, doi:10.1016/j.jada.2004.03.028.</w:t>
      </w:r>
    </w:p>
    <w:p w14:paraId="36CC5E12" w14:textId="77777777" w:rsidR="0055218A" w:rsidRPr="0055218A" w:rsidRDefault="0055218A" w:rsidP="0055218A">
      <w:pPr>
        <w:pStyle w:val="Bibliography"/>
        <w:rPr>
          <w:color w:val="auto"/>
        </w:rPr>
      </w:pPr>
      <w:r w:rsidRPr="0055218A">
        <w:rPr>
          <w:color w:val="auto"/>
        </w:rPr>
        <w:lastRenderedPageBreak/>
        <w:t xml:space="preserve">25. </w:t>
      </w:r>
      <w:r w:rsidRPr="0055218A">
        <w:rPr>
          <w:color w:val="auto"/>
        </w:rPr>
        <w:tab/>
        <w:t xml:space="preserve">Montville, J.B.; Ahuja, J.K.C.; Martin, C.L.; </w:t>
      </w:r>
      <w:proofErr w:type="spellStart"/>
      <w:r w:rsidRPr="0055218A">
        <w:rPr>
          <w:color w:val="auto"/>
        </w:rPr>
        <w:t>Heendeniya</w:t>
      </w:r>
      <w:proofErr w:type="spellEnd"/>
      <w:r w:rsidRPr="0055218A">
        <w:rPr>
          <w:color w:val="auto"/>
        </w:rPr>
        <w:t xml:space="preserve">, K.Y.; </w:t>
      </w:r>
      <w:proofErr w:type="spellStart"/>
      <w:r w:rsidRPr="0055218A">
        <w:rPr>
          <w:color w:val="auto"/>
        </w:rPr>
        <w:t>Omolewa-Tomobi</w:t>
      </w:r>
      <w:proofErr w:type="spellEnd"/>
      <w:r w:rsidRPr="0055218A">
        <w:rPr>
          <w:color w:val="auto"/>
        </w:rPr>
        <w:t xml:space="preserve">, G.; </w:t>
      </w:r>
      <w:proofErr w:type="spellStart"/>
      <w:r w:rsidRPr="0055218A">
        <w:rPr>
          <w:color w:val="auto"/>
        </w:rPr>
        <w:t>Steinfeldt</w:t>
      </w:r>
      <w:proofErr w:type="spellEnd"/>
      <w:r w:rsidRPr="0055218A">
        <w:rPr>
          <w:color w:val="auto"/>
        </w:rPr>
        <w:t xml:space="preserve">, L.C.; Anand, J.; Adler, M.E.; </w:t>
      </w:r>
      <w:proofErr w:type="spellStart"/>
      <w:r w:rsidRPr="0055218A">
        <w:rPr>
          <w:color w:val="auto"/>
        </w:rPr>
        <w:t>LaComb</w:t>
      </w:r>
      <w:proofErr w:type="spellEnd"/>
      <w:r w:rsidRPr="0055218A">
        <w:rPr>
          <w:color w:val="auto"/>
        </w:rPr>
        <w:t xml:space="preserve">, R.P.; </w:t>
      </w:r>
      <w:proofErr w:type="spellStart"/>
      <w:r w:rsidRPr="0055218A">
        <w:rPr>
          <w:color w:val="auto"/>
        </w:rPr>
        <w:t>Moshfegh</w:t>
      </w:r>
      <w:proofErr w:type="spellEnd"/>
      <w:r w:rsidRPr="0055218A">
        <w:rPr>
          <w:color w:val="auto"/>
        </w:rPr>
        <w:t xml:space="preserve">, A. USDA Food and Nutrient Database for Dietary Studies (FNDDS), 5.0. </w:t>
      </w:r>
      <w:r w:rsidRPr="0055218A">
        <w:rPr>
          <w:i/>
          <w:iCs/>
          <w:color w:val="auto"/>
        </w:rPr>
        <w:t>Procedia Food Sci.</w:t>
      </w:r>
      <w:r w:rsidRPr="0055218A">
        <w:rPr>
          <w:color w:val="auto"/>
        </w:rPr>
        <w:t xml:space="preserve"> </w:t>
      </w:r>
      <w:r w:rsidRPr="0055218A">
        <w:rPr>
          <w:b/>
          <w:bCs/>
          <w:color w:val="auto"/>
        </w:rPr>
        <w:t>2013</w:t>
      </w:r>
      <w:r w:rsidRPr="0055218A">
        <w:rPr>
          <w:color w:val="auto"/>
        </w:rPr>
        <w:t xml:space="preserve">, </w:t>
      </w:r>
      <w:r w:rsidRPr="0055218A">
        <w:rPr>
          <w:i/>
          <w:iCs/>
          <w:color w:val="auto"/>
        </w:rPr>
        <w:t>2</w:t>
      </w:r>
      <w:r w:rsidRPr="0055218A">
        <w:rPr>
          <w:color w:val="auto"/>
        </w:rPr>
        <w:t>, 99–112, doi:10.1016/j.profoo.2013.04.016.</w:t>
      </w:r>
    </w:p>
    <w:p w14:paraId="5941AD6E" w14:textId="77777777" w:rsidR="0055218A" w:rsidRPr="0055218A" w:rsidRDefault="0055218A" w:rsidP="0055218A">
      <w:pPr>
        <w:pStyle w:val="Bibliography"/>
        <w:rPr>
          <w:color w:val="auto"/>
        </w:rPr>
      </w:pPr>
      <w:r w:rsidRPr="0055218A">
        <w:rPr>
          <w:color w:val="auto"/>
        </w:rPr>
        <w:t xml:space="preserve">26. </w:t>
      </w:r>
      <w:r w:rsidRPr="0055218A">
        <w:rPr>
          <w:color w:val="auto"/>
        </w:rPr>
        <w:tab/>
        <w:t xml:space="preserve">Bowman SA, Clemens JC, Friday JE, and </w:t>
      </w:r>
      <w:proofErr w:type="spellStart"/>
      <w:r w:rsidRPr="0055218A">
        <w:rPr>
          <w:color w:val="auto"/>
        </w:rPr>
        <w:t>Moshfegh</w:t>
      </w:r>
      <w:proofErr w:type="spellEnd"/>
      <w:r w:rsidRPr="0055218A">
        <w:rPr>
          <w:color w:val="auto"/>
        </w:rPr>
        <w:t xml:space="preserve">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47A74D72" w14:textId="77777777" w:rsidR="0055218A" w:rsidRPr="0055218A" w:rsidRDefault="0055218A" w:rsidP="0055218A">
      <w:pPr>
        <w:pStyle w:val="Bibliography"/>
        <w:rPr>
          <w:color w:val="auto"/>
        </w:rPr>
      </w:pPr>
      <w:r w:rsidRPr="0055218A">
        <w:rPr>
          <w:color w:val="auto"/>
        </w:rPr>
        <w:t xml:space="preserve">27. </w:t>
      </w:r>
      <w:r w:rsidRPr="0055218A">
        <w:rPr>
          <w:color w:val="auto"/>
        </w:rPr>
        <w:tab/>
        <w:t xml:space="preserve">Bowman SA, Friday JE, </w:t>
      </w:r>
      <w:proofErr w:type="spellStart"/>
      <w:r w:rsidRPr="0055218A">
        <w:rPr>
          <w:color w:val="auto"/>
        </w:rPr>
        <w:t>Moshfegh</w:t>
      </w:r>
      <w:proofErr w:type="spellEnd"/>
      <w:r w:rsidRPr="0055218A">
        <w:rPr>
          <w:color w:val="auto"/>
        </w:rPr>
        <w:t xml:space="preserve">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7852EB3F" w14:textId="77777777" w:rsidR="0055218A" w:rsidRPr="0055218A" w:rsidRDefault="0055218A" w:rsidP="0055218A">
      <w:pPr>
        <w:pStyle w:val="Bibliography"/>
        <w:rPr>
          <w:color w:val="auto"/>
        </w:rPr>
      </w:pPr>
      <w:r w:rsidRPr="0055218A">
        <w:rPr>
          <w:color w:val="auto"/>
        </w:rPr>
        <w:t xml:space="preserve">28. </w:t>
      </w:r>
      <w:r w:rsidRPr="0055218A">
        <w:rPr>
          <w:color w:val="auto"/>
        </w:rPr>
        <w:tab/>
        <w:t xml:space="preserve">Willett, W.C.; Howe, G.R.; </w:t>
      </w:r>
      <w:proofErr w:type="spellStart"/>
      <w:r w:rsidRPr="0055218A">
        <w:rPr>
          <w:color w:val="auto"/>
        </w:rPr>
        <w:t>Kushi</w:t>
      </w:r>
      <w:proofErr w:type="spellEnd"/>
      <w:r w:rsidRPr="0055218A">
        <w:rPr>
          <w:color w:val="auto"/>
        </w:rPr>
        <w:t xml:space="preserve">, L.H. Adjustment for Total Energy Intake in Epidemiologic Studies. </w:t>
      </w:r>
      <w:r w:rsidRPr="0055218A">
        <w:rPr>
          <w:i/>
          <w:iCs/>
          <w:color w:val="auto"/>
        </w:rPr>
        <w:t xml:space="preserve">Am. J. Clin.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1997</w:t>
      </w:r>
      <w:r w:rsidRPr="0055218A">
        <w:rPr>
          <w:color w:val="auto"/>
        </w:rPr>
        <w:t xml:space="preserve">, </w:t>
      </w:r>
      <w:r w:rsidRPr="0055218A">
        <w:rPr>
          <w:i/>
          <w:iCs/>
          <w:color w:val="auto"/>
        </w:rPr>
        <w:t>65</w:t>
      </w:r>
      <w:r w:rsidRPr="0055218A">
        <w:rPr>
          <w:color w:val="auto"/>
        </w:rPr>
        <w:t>, 1220S-1228S, doi:10.1093/</w:t>
      </w:r>
      <w:proofErr w:type="spellStart"/>
      <w:r w:rsidRPr="0055218A">
        <w:rPr>
          <w:color w:val="auto"/>
        </w:rPr>
        <w:t>ajcn</w:t>
      </w:r>
      <w:proofErr w:type="spellEnd"/>
      <w:r w:rsidRPr="0055218A">
        <w:rPr>
          <w:color w:val="auto"/>
        </w:rPr>
        <w:t>/65.4.1220S.</w:t>
      </w:r>
    </w:p>
    <w:p w14:paraId="2017D21D" w14:textId="77777777" w:rsidR="0055218A" w:rsidRPr="0055218A" w:rsidRDefault="0055218A" w:rsidP="0055218A">
      <w:pPr>
        <w:pStyle w:val="Bibliography"/>
        <w:rPr>
          <w:color w:val="auto"/>
        </w:rPr>
      </w:pPr>
      <w:r w:rsidRPr="0055218A">
        <w:rPr>
          <w:color w:val="auto"/>
        </w:rPr>
        <w:t xml:space="preserve">29. </w:t>
      </w:r>
      <w:r w:rsidRPr="0055218A">
        <w:rPr>
          <w:color w:val="auto"/>
        </w:rPr>
        <w:tab/>
      </w:r>
      <w:proofErr w:type="spellStart"/>
      <w:r w:rsidRPr="0055218A">
        <w:rPr>
          <w:color w:val="auto"/>
        </w:rPr>
        <w:t>Petrova</w:t>
      </w:r>
      <w:proofErr w:type="spellEnd"/>
      <w:r w:rsidRPr="0055218A">
        <w:rPr>
          <w:color w:val="auto"/>
        </w:rPr>
        <w:t>, D.; Catena, A.; Rodríguez-</w:t>
      </w:r>
      <w:proofErr w:type="spellStart"/>
      <w:r w:rsidRPr="0055218A">
        <w:rPr>
          <w:color w:val="auto"/>
        </w:rPr>
        <w:t>Barranco</w:t>
      </w:r>
      <w:proofErr w:type="spellEnd"/>
      <w:r w:rsidRPr="0055218A">
        <w:rPr>
          <w:color w:val="auto"/>
        </w:rPr>
        <w:t>, M.; Redondo-Sánchez, D.; Bayo-Lozano, E.; Garcia-</w:t>
      </w:r>
      <w:proofErr w:type="spellStart"/>
      <w:r w:rsidRPr="0055218A">
        <w:rPr>
          <w:color w:val="auto"/>
        </w:rPr>
        <w:t>Retamero</w:t>
      </w:r>
      <w:proofErr w:type="spellEnd"/>
      <w:r w:rsidRPr="0055218A">
        <w:rPr>
          <w:color w:val="auto"/>
        </w:rPr>
        <w:t>, R.; Jiménez-</w:t>
      </w:r>
      <w:proofErr w:type="spellStart"/>
      <w:r w:rsidRPr="0055218A">
        <w:rPr>
          <w:color w:val="auto"/>
        </w:rPr>
        <w:t>Moleón</w:t>
      </w:r>
      <w:proofErr w:type="spellEnd"/>
      <w:r w:rsidRPr="0055218A">
        <w:rPr>
          <w:color w:val="auto"/>
        </w:rPr>
        <w:t xml:space="preserve">, J.-J.; Sánchez, M.-J. Physical Comorbidities and Depression in Recent and Long-Term Adult Cancer Survivors: NHANES 2007–2018. </w:t>
      </w:r>
      <w:r w:rsidRPr="0055218A">
        <w:rPr>
          <w:i/>
          <w:iCs/>
          <w:color w:val="auto"/>
        </w:rPr>
        <w:t>Cancers</w:t>
      </w:r>
      <w:r w:rsidRPr="0055218A">
        <w:rPr>
          <w:color w:val="auto"/>
        </w:rPr>
        <w:t xml:space="preserve"> </w:t>
      </w:r>
      <w:r w:rsidRPr="0055218A">
        <w:rPr>
          <w:b/>
          <w:bCs/>
          <w:color w:val="auto"/>
        </w:rPr>
        <w:t>2021</w:t>
      </w:r>
      <w:r w:rsidRPr="0055218A">
        <w:rPr>
          <w:color w:val="auto"/>
        </w:rPr>
        <w:t xml:space="preserve">, </w:t>
      </w:r>
      <w:r w:rsidRPr="0055218A">
        <w:rPr>
          <w:i/>
          <w:iCs/>
          <w:color w:val="auto"/>
        </w:rPr>
        <w:t>13</w:t>
      </w:r>
      <w:r w:rsidRPr="0055218A">
        <w:rPr>
          <w:color w:val="auto"/>
        </w:rPr>
        <w:t>, 3368, doi:10.3390/cancers13133368.</w:t>
      </w:r>
    </w:p>
    <w:p w14:paraId="4CE470AF" w14:textId="77777777" w:rsidR="0055218A" w:rsidRPr="0055218A" w:rsidRDefault="0055218A" w:rsidP="0055218A">
      <w:pPr>
        <w:pStyle w:val="Bibliography"/>
        <w:rPr>
          <w:color w:val="auto"/>
        </w:rPr>
      </w:pPr>
      <w:r w:rsidRPr="0055218A">
        <w:rPr>
          <w:color w:val="auto"/>
        </w:rPr>
        <w:t xml:space="preserve">30. </w:t>
      </w:r>
      <w:r w:rsidRPr="0055218A">
        <w:rPr>
          <w:color w:val="auto"/>
        </w:rPr>
        <w:tab/>
        <w:t>Bickel, G.; Nord, M.; Price, C.; Hamilton, W.; Cook, J. Guide to Measuring Household Food Security 2000.</w:t>
      </w:r>
    </w:p>
    <w:p w14:paraId="72C3D4B8" w14:textId="6C098AC2" w:rsidR="0055218A" w:rsidRPr="0055218A" w:rsidRDefault="0055218A" w:rsidP="0055218A">
      <w:pPr>
        <w:pStyle w:val="Bibliography"/>
        <w:rPr>
          <w:color w:val="auto"/>
        </w:rPr>
      </w:pPr>
      <w:r w:rsidRPr="0055218A">
        <w:rPr>
          <w:color w:val="auto"/>
        </w:rPr>
        <w:t xml:space="preserve">31. </w:t>
      </w:r>
      <w:r w:rsidRPr="0055218A">
        <w:rPr>
          <w:color w:val="auto"/>
        </w:rPr>
        <w:tab/>
        <w:t>U.S. Household Food Insecurity Survey Module: Three-Stage Design, With Screeners.</w:t>
      </w:r>
      <w:ins w:id="985" w:author="Maino Vieytes, Christian Augusto" w:date="2022-10-18T18:13:00Z">
        <w:r w:rsidRPr="0055218A">
          <w:t xml:space="preserve"> </w:t>
        </w:r>
        <w:r w:rsidRPr="0055218A">
          <w:rPr>
            <w:color w:val="auto"/>
          </w:rPr>
          <w:t>https://www.ers.usda.gov/media/8271/hh2012.pdf</w:t>
        </w:r>
      </w:ins>
    </w:p>
    <w:p w14:paraId="5DC48D4E" w14:textId="77777777" w:rsidR="0055218A" w:rsidRPr="0055218A" w:rsidRDefault="0055218A" w:rsidP="0055218A">
      <w:pPr>
        <w:pStyle w:val="Bibliography"/>
        <w:rPr>
          <w:color w:val="auto"/>
        </w:rPr>
      </w:pPr>
      <w:r w:rsidRPr="0055218A">
        <w:rPr>
          <w:color w:val="auto"/>
        </w:rPr>
        <w:t xml:space="preserve">32. </w:t>
      </w:r>
      <w:r w:rsidRPr="0055218A">
        <w:rPr>
          <w:color w:val="auto"/>
        </w:rPr>
        <w:tab/>
        <w:t xml:space="preserve">Lee, J.S.; </w:t>
      </w:r>
      <w:proofErr w:type="spellStart"/>
      <w:r w:rsidRPr="0055218A">
        <w:rPr>
          <w:color w:val="auto"/>
        </w:rPr>
        <w:t>Frongillo</w:t>
      </w:r>
      <w:proofErr w:type="spellEnd"/>
      <w:r w:rsidRPr="0055218A">
        <w:rPr>
          <w:color w:val="auto"/>
        </w:rPr>
        <w:t xml:space="preserve">, E.A. Nutritional and Health Consequences Are Associated with Food Insecurity among U.S. Elderly Persons. </w:t>
      </w:r>
      <w:r w:rsidRPr="0055218A">
        <w:rPr>
          <w:i/>
          <w:iCs/>
          <w:color w:val="auto"/>
        </w:rPr>
        <w:t xml:space="preserve">J.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2001</w:t>
      </w:r>
      <w:r w:rsidRPr="0055218A">
        <w:rPr>
          <w:color w:val="auto"/>
        </w:rPr>
        <w:t xml:space="preserve">, </w:t>
      </w:r>
      <w:r w:rsidRPr="0055218A">
        <w:rPr>
          <w:i/>
          <w:iCs/>
          <w:color w:val="auto"/>
        </w:rPr>
        <w:t>131</w:t>
      </w:r>
      <w:r w:rsidRPr="0055218A">
        <w:rPr>
          <w:color w:val="auto"/>
        </w:rPr>
        <w:t>, 1503–1509, doi:10.1093/</w:t>
      </w:r>
      <w:proofErr w:type="spellStart"/>
      <w:r w:rsidRPr="0055218A">
        <w:rPr>
          <w:color w:val="auto"/>
        </w:rPr>
        <w:t>jn</w:t>
      </w:r>
      <w:proofErr w:type="spellEnd"/>
      <w:r w:rsidRPr="0055218A">
        <w:rPr>
          <w:color w:val="auto"/>
        </w:rPr>
        <w:t>/131.5.1503.</w:t>
      </w:r>
    </w:p>
    <w:p w14:paraId="586DC9EB" w14:textId="77777777" w:rsidR="0055218A" w:rsidRPr="0055218A" w:rsidRDefault="0055218A" w:rsidP="0055218A">
      <w:pPr>
        <w:pStyle w:val="Bibliography"/>
        <w:rPr>
          <w:color w:val="auto"/>
        </w:rPr>
      </w:pPr>
      <w:r w:rsidRPr="0055218A">
        <w:rPr>
          <w:color w:val="auto"/>
        </w:rPr>
        <w:t xml:space="preserve">33. </w:t>
      </w:r>
      <w:r w:rsidRPr="0055218A">
        <w:rPr>
          <w:color w:val="auto"/>
        </w:rPr>
        <w:tab/>
        <w:t xml:space="preserve">Kohn, M.J.; Bell, J.F.; Grow, H.M.G.; Chan, G. Food Insecurity, Food Assistance and Weight Status in US Youth: New Evidence from NHANES 2007-08: Food Insecurity, Assistance and Weight. </w:t>
      </w:r>
      <w:proofErr w:type="spellStart"/>
      <w:r w:rsidRPr="0055218A">
        <w:rPr>
          <w:i/>
          <w:iCs/>
          <w:color w:val="auto"/>
        </w:rPr>
        <w:t>Pediatr</w:t>
      </w:r>
      <w:proofErr w:type="spellEnd"/>
      <w:r w:rsidRPr="0055218A">
        <w:rPr>
          <w:i/>
          <w:iCs/>
          <w:color w:val="auto"/>
        </w:rPr>
        <w:t xml:space="preserve">. </w:t>
      </w:r>
      <w:proofErr w:type="spellStart"/>
      <w:r w:rsidRPr="0055218A">
        <w:rPr>
          <w:i/>
          <w:iCs/>
          <w:color w:val="auto"/>
        </w:rPr>
        <w:t>Obes</w:t>
      </w:r>
      <w:proofErr w:type="spellEnd"/>
      <w:r w:rsidRPr="0055218A">
        <w:rPr>
          <w:i/>
          <w:iCs/>
          <w:color w:val="auto"/>
        </w:rPr>
        <w:t>.</w:t>
      </w:r>
      <w:r w:rsidRPr="0055218A">
        <w:rPr>
          <w:color w:val="auto"/>
        </w:rPr>
        <w:t xml:space="preserve"> </w:t>
      </w:r>
      <w:r w:rsidRPr="0055218A">
        <w:rPr>
          <w:b/>
          <w:bCs/>
          <w:color w:val="auto"/>
        </w:rPr>
        <w:t>2014</w:t>
      </w:r>
      <w:r w:rsidRPr="0055218A">
        <w:rPr>
          <w:color w:val="auto"/>
        </w:rPr>
        <w:t xml:space="preserve">, </w:t>
      </w:r>
      <w:r w:rsidRPr="0055218A">
        <w:rPr>
          <w:i/>
          <w:iCs/>
          <w:color w:val="auto"/>
        </w:rPr>
        <w:t>9</w:t>
      </w:r>
      <w:r w:rsidRPr="0055218A">
        <w:rPr>
          <w:color w:val="auto"/>
        </w:rPr>
        <w:t>, 155–166, doi:10.1111/j.2047-6310.2012.00143.x.</w:t>
      </w:r>
    </w:p>
    <w:p w14:paraId="06E81B62" w14:textId="77777777" w:rsidR="0055218A" w:rsidRPr="0055218A" w:rsidRDefault="0055218A" w:rsidP="0055218A">
      <w:pPr>
        <w:pStyle w:val="Bibliography"/>
        <w:rPr>
          <w:color w:val="auto"/>
        </w:rPr>
      </w:pPr>
      <w:r w:rsidRPr="0055218A">
        <w:rPr>
          <w:color w:val="auto"/>
        </w:rPr>
        <w:t xml:space="preserve">34. </w:t>
      </w:r>
      <w:r w:rsidRPr="0055218A">
        <w:rPr>
          <w:color w:val="auto"/>
        </w:rPr>
        <w:tab/>
        <w:t xml:space="preserve">Clifford Johnson; Paulose-Ram, R.; Ogden, C.L.; Carroll, M.; </w:t>
      </w:r>
      <w:proofErr w:type="spellStart"/>
      <w:r w:rsidRPr="0055218A">
        <w:rPr>
          <w:color w:val="auto"/>
        </w:rPr>
        <w:t>Kruszan</w:t>
      </w:r>
      <w:proofErr w:type="spellEnd"/>
      <w:r w:rsidRPr="0055218A">
        <w:rPr>
          <w:color w:val="auto"/>
        </w:rPr>
        <w:t xml:space="preserve">-Moran, D.; Dohrmann, S.; Curtin, L. National Health and Nutrition Examination Survey. Analytics Guidelines, 1999-2010. </w:t>
      </w:r>
      <w:r w:rsidRPr="0055218A">
        <w:rPr>
          <w:i/>
          <w:iCs/>
          <w:color w:val="auto"/>
        </w:rPr>
        <w:t>Vital Health Stat. Ser. 2</w:t>
      </w:r>
      <w:r w:rsidRPr="0055218A">
        <w:rPr>
          <w:color w:val="auto"/>
        </w:rPr>
        <w:t xml:space="preserve"> </w:t>
      </w:r>
      <w:r w:rsidRPr="0055218A">
        <w:rPr>
          <w:b/>
          <w:bCs/>
          <w:color w:val="auto"/>
        </w:rPr>
        <w:t>2013</w:t>
      </w:r>
      <w:r w:rsidRPr="0055218A">
        <w:rPr>
          <w:color w:val="auto"/>
        </w:rPr>
        <w:t>, 1–16.</w:t>
      </w:r>
    </w:p>
    <w:p w14:paraId="116F3E5E" w14:textId="109975EC" w:rsidR="0055218A" w:rsidRPr="0055218A" w:rsidRDefault="0055218A" w:rsidP="0055218A">
      <w:pPr>
        <w:pStyle w:val="Bibliography"/>
        <w:rPr>
          <w:color w:val="auto"/>
        </w:rPr>
      </w:pPr>
      <w:r w:rsidRPr="0055218A">
        <w:rPr>
          <w:color w:val="auto"/>
        </w:rPr>
        <w:t xml:space="preserve">35. </w:t>
      </w:r>
      <w:r w:rsidRPr="0055218A">
        <w:rPr>
          <w:color w:val="auto"/>
        </w:rPr>
        <w:tab/>
        <w:t xml:space="preserve">Goldberg, R. PROC FACTOR: How to Interpret the Output of a </w:t>
      </w:r>
      <w:proofErr w:type="spellStart"/>
      <w:r w:rsidRPr="0055218A">
        <w:rPr>
          <w:color w:val="auto"/>
        </w:rPr>
        <w:t>Realworld</w:t>
      </w:r>
      <w:proofErr w:type="spellEnd"/>
      <w:r w:rsidRPr="0055218A">
        <w:rPr>
          <w:color w:val="auto"/>
        </w:rPr>
        <w:t xml:space="preserve"> Example.</w:t>
      </w:r>
      <w:ins w:id="986" w:author="Maino Vieytes, Christian Augusto" w:date="2022-10-18T18:12:00Z">
        <w:r w:rsidRPr="0055218A">
          <w:t xml:space="preserve"> </w:t>
        </w:r>
        <w:r w:rsidRPr="0055218A">
          <w:rPr>
            <w:color w:val="auto"/>
          </w:rPr>
          <w:t>https://support.sas.com/resources/papers/proceedings/proceedings/sugi22/STATS/PAPER268.PDF</w:t>
        </w:r>
      </w:ins>
    </w:p>
    <w:p w14:paraId="73B865BA" w14:textId="77777777" w:rsidR="0055218A" w:rsidRPr="0055218A" w:rsidRDefault="0055218A" w:rsidP="0055218A">
      <w:pPr>
        <w:pStyle w:val="Bibliography"/>
        <w:rPr>
          <w:color w:val="auto"/>
        </w:rPr>
      </w:pPr>
      <w:r w:rsidRPr="0055218A">
        <w:rPr>
          <w:color w:val="auto"/>
        </w:rPr>
        <w:t xml:space="preserve">36. </w:t>
      </w:r>
      <w:r w:rsidRPr="0055218A">
        <w:rPr>
          <w:color w:val="auto"/>
        </w:rPr>
        <w:tab/>
      </w:r>
      <w:proofErr w:type="spellStart"/>
      <w:r w:rsidRPr="0055218A">
        <w:rPr>
          <w:color w:val="auto"/>
        </w:rPr>
        <w:t>Tsuruga</w:t>
      </w:r>
      <w:proofErr w:type="spellEnd"/>
      <w:r w:rsidRPr="0055218A">
        <w:rPr>
          <w:color w:val="auto"/>
        </w:rPr>
        <w:t xml:space="preserve">, K.; Sugawara, N.; Sato, Y.; Saito, M.; </w:t>
      </w:r>
      <w:proofErr w:type="spellStart"/>
      <w:r w:rsidRPr="0055218A">
        <w:rPr>
          <w:color w:val="auto"/>
        </w:rPr>
        <w:t>Furukori</w:t>
      </w:r>
      <w:proofErr w:type="spellEnd"/>
      <w:r w:rsidRPr="0055218A">
        <w:rPr>
          <w:color w:val="auto"/>
        </w:rPr>
        <w:t xml:space="preserve">, H.; </w:t>
      </w:r>
      <w:proofErr w:type="spellStart"/>
      <w:r w:rsidRPr="0055218A">
        <w:rPr>
          <w:color w:val="auto"/>
        </w:rPr>
        <w:t>Nakagami</w:t>
      </w:r>
      <w:proofErr w:type="spellEnd"/>
      <w:r w:rsidRPr="0055218A">
        <w:rPr>
          <w:color w:val="auto"/>
        </w:rPr>
        <w:t xml:space="preserve">, T.; Nakamura, K.; Takahashi, I.; </w:t>
      </w:r>
      <w:proofErr w:type="spellStart"/>
      <w:r w:rsidRPr="0055218A">
        <w:rPr>
          <w:color w:val="auto"/>
        </w:rPr>
        <w:t>Nakaji</w:t>
      </w:r>
      <w:proofErr w:type="spellEnd"/>
      <w:r w:rsidRPr="0055218A">
        <w:rPr>
          <w:color w:val="auto"/>
        </w:rPr>
        <w:t xml:space="preserve">, S.; </w:t>
      </w:r>
      <w:proofErr w:type="spellStart"/>
      <w:r w:rsidRPr="0055218A">
        <w:rPr>
          <w:color w:val="auto"/>
        </w:rPr>
        <w:t>Yasui-Furukori</w:t>
      </w:r>
      <w:proofErr w:type="spellEnd"/>
      <w:r w:rsidRPr="0055218A">
        <w:rPr>
          <w:color w:val="auto"/>
        </w:rPr>
        <w:t xml:space="preserve">, N. Dietary Patterns and Schizophrenia: A Comparison with Healthy Controls. </w:t>
      </w:r>
      <w:proofErr w:type="spellStart"/>
      <w:r w:rsidRPr="0055218A">
        <w:rPr>
          <w:i/>
          <w:iCs/>
          <w:color w:val="auto"/>
        </w:rPr>
        <w:t>Neuropsychiatr</w:t>
      </w:r>
      <w:proofErr w:type="spellEnd"/>
      <w:r w:rsidRPr="0055218A">
        <w:rPr>
          <w:i/>
          <w:iCs/>
          <w:color w:val="auto"/>
        </w:rPr>
        <w:t>. Dis. Treat.</w:t>
      </w:r>
      <w:r w:rsidRPr="0055218A">
        <w:rPr>
          <w:color w:val="auto"/>
        </w:rPr>
        <w:t xml:space="preserve"> </w:t>
      </w:r>
      <w:r w:rsidRPr="0055218A">
        <w:rPr>
          <w:b/>
          <w:bCs/>
          <w:color w:val="auto"/>
        </w:rPr>
        <w:t>2015</w:t>
      </w:r>
      <w:r w:rsidRPr="0055218A">
        <w:rPr>
          <w:color w:val="auto"/>
        </w:rPr>
        <w:t xml:space="preserve">, </w:t>
      </w:r>
      <w:r w:rsidRPr="0055218A">
        <w:rPr>
          <w:i/>
          <w:iCs/>
          <w:color w:val="auto"/>
        </w:rPr>
        <w:t>11</w:t>
      </w:r>
      <w:r w:rsidRPr="0055218A">
        <w:rPr>
          <w:color w:val="auto"/>
        </w:rPr>
        <w:t>, 1115–1120, doi:10.2147/NDT.S74760.</w:t>
      </w:r>
    </w:p>
    <w:p w14:paraId="042378A6" w14:textId="77777777" w:rsidR="0055218A" w:rsidRPr="0055218A" w:rsidRDefault="0055218A" w:rsidP="0055218A">
      <w:pPr>
        <w:pStyle w:val="Bibliography"/>
        <w:rPr>
          <w:color w:val="auto"/>
        </w:rPr>
      </w:pPr>
      <w:r w:rsidRPr="0055218A">
        <w:rPr>
          <w:color w:val="auto"/>
        </w:rPr>
        <w:t xml:space="preserve">37. </w:t>
      </w:r>
      <w:r w:rsidRPr="0055218A">
        <w:rPr>
          <w:color w:val="auto"/>
        </w:rPr>
        <w:tab/>
        <w:t xml:space="preserve">Kopp, W. How Western Diet And Lifestyle Drive The Pandemic Of Obesity And Civilization Diseases. </w:t>
      </w:r>
      <w:r w:rsidRPr="0055218A">
        <w:rPr>
          <w:i/>
          <w:iCs/>
          <w:color w:val="auto"/>
        </w:rPr>
        <w:t xml:space="preserve">Diabetes </w:t>
      </w:r>
      <w:proofErr w:type="spellStart"/>
      <w:r w:rsidRPr="0055218A">
        <w:rPr>
          <w:i/>
          <w:iCs/>
          <w:color w:val="auto"/>
        </w:rPr>
        <w:t>Metab</w:t>
      </w:r>
      <w:proofErr w:type="spellEnd"/>
      <w:r w:rsidRPr="0055218A">
        <w:rPr>
          <w:i/>
          <w:iCs/>
          <w:color w:val="auto"/>
        </w:rPr>
        <w:t xml:space="preserve">. </w:t>
      </w:r>
      <w:proofErr w:type="spellStart"/>
      <w:r w:rsidRPr="0055218A">
        <w:rPr>
          <w:i/>
          <w:iCs/>
          <w:color w:val="auto"/>
        </w:rPr>
        <w:t>Syndr</w:t>
      </w:r>
      <w:proofErr w:type="spellEnd"/>
      <w:r w:rsidRPr="0055218A">
        <w:rPr>
          <w:i/>
          <w:iCs/>
          <w:color w:val="auto"/>
        </w:rPr>
        <w:t xml:space="preserve">. </w:t>
      </w:r>
      <w:proofErr w:type="spellStart"/>
      <w:r w:rsidRPr="0055218A">
        <w:rPr>
          <w:i/>
          <w:iCs/>
          <w:color w:val="auto"/>
        </w:rPr>
        <w:t>Obes</w:t>
      </w:r>
      <w:proofErr w:type="spellEnd"/>
      <w:r w:rsidRPr="0055218A">
        <w:rPr>
          <w:i/>
          <w:iCs/>
          <w:color w:val="auto"/>
        </w:rPr>
        <w:t xml:space="preserve">. Targets </w:t>
      </w:r>
      <w:proofErr w:type="spellStart"/>
      <w:r w:rsidRPr="0055218A">
        <w:rPr>
          <w:i/>
          <w:iCs/>
          <w:color w:val="auto"/>
        </w:rPr>
        <w:t>Ther</w:t>
      </w:r>
      <w:proofErr w:type="spellEnd"/>
      <w:r w:rsidRPr="0055218A">
        <w:rPr>
          <w:i/>
          <w:iCs/>
          <w:color w:val="auto"/>
        </w:rPr>
        <w:t>.</w:t>
      </w:r>
      <w:r w:rsidRPr="0055218A">
        <w:rPr>
          <w:color w:val="auto"/>
        </w:rPr>
        <w:t xml:space="preserve"> </w:t>
      </w:r>
      <w:r w:rsidRPr="0055218A">
        <w:rPr>
          <w:b/>
          <w:bCs/>
          <w:color w:val="auto"/>
        </w:rPr>
        <w:t>2019</w:t>
      </w:r>
      <w:r w:rsidRPr="0055218A">
        <w:rPr>
          <w:color w:val="auto"/>
        </w:rPr>
        <w:t xml:space="preserve">, </w:t>
      </w:r>
      <w:r w:rsidRPr="0055218A">
        <w:rPr>
          <w:i/>
          <w:iCs/>
          <w:color w:val="auto"/>
        </w:rPr>
        <w:t>12</w:t>
      </w:r>
      <w:r w:rsidRPr="0055218A">
        <w:rPr>
          <w:color w:val="auto"/>
        </w:rPr>
        <w:t>, 2221–2236, doi:10.2147/DMSO.S216791.</w:t>
      </w:r>
    </w:p>
    <w:p w14:paraId="5FD83751" w14:textId="77777777" w:rsidR="0055218A" w:rsidRPr="0055218A" w:rsidRDefault="0055218A" w:rsidP="0055218A">
      <w:pPr>
        <w:pStyle w:val="Bibliography"/>
        <w:rPr>
          <w:color w:val="auto"/>
        </w:rPr>
      </w:pPr>
      <w:r w:rsidRPr="0055218A">
        <w:rPr>
          <w:color w:val="auto"/>
        </w:rPr>
        <w:t xml:space="preserve">38. </w:t>
      </w:r>
      <w:r w:rsidRPr="0055218A">
        <w:rPr>
          <w:color w:val="auto"/>
        </w:rPr>
        <w:tab/>
        <w:t xml:space="preserve">Azzam, A. Is the World Converging to a ‘Western Diet’? </w:t>
      </w:r>
      <w:r w:rsidRPr="0055218A">
        <w:rPr>
          <w:i/>
          <w:iCs/>
          <w:color w:val="auto"/>
        </w:rPr>
        <w:t xml:space="preserve">Public Health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2021</w:t>
      </w:r>
      <w:r w:rsidRPr="0055218A">
        <w:rPr>
          <w:color w:val="auto"/>
        </w:rPr>
        <w:t xml:space="preserve">, </w:t>
      </w:r>
      <w:r w:rsidRPr="0055218A">
        <w:rPr>
          <w:i/>
          <w:iCs/>
          <w:color w:val="auto"/>
        </w:rPr>
        <w:t>24</w:t>
      </w:r>
      <w:r w:rsidRPr="0055218A">
        <w:rPr>
          <w:color w:val="auto"/>
        </w:rPr>
        <w:t>, 309–317, doi:10.1017/S136898002000350X.</w:t>
      </w:r>
    </w:p>
    <w:p w14:paraId="04CF156A" w14:textId="77777777" w:rsidR="0055218A" w:rsidRPr="0055218A" w:rsidRDefault="0055218A" w:rsidP="0055218A">
      <w:pPr>
        <w:pStyle w:val="Bibliography"/>
        <w:rPr>
          <w:color w:val="auto"/>
        </w:rPr>
      </w:pPr>
      <w:r w:rsidRPr="0055218A">
        <w:rPr>
          <w:color w:val="auto"/>
        </w:rPr>
        <w:t xml:space="preserve">39. </w:t>
      </w:r>
      <w:r w:rsidRPr="0055218A">
        <w:rPr>
          <w:color w:val="auto"/>
        </w:rPr>
        <w:tab/>
        <w:t xml:space="preserve">Arthur, A.E.; Peterson, K.E.; </w:t>
      </w:r>
      <w:proofErr w:type="spellStart"/>
      <w:r w:rsidRPr="0055218A">
        <w:rPr>
          <w:color w:val="auto"/>
        </w:rPr>
        <w:t>Rozek</w:t>
      </w:r>
      <w:proofErr w:type="spellEnd"/>
      <w:r w:rsidRPr="0055218A">
        <w:rPr>
          <w:color w:val="auto"/>
        </w:rPr>
        <w:t xml:space="preserve">, L.S.; Taylor, J.M.G.; Light, E.; </w:t>
      </w:r>
      <w:proofErr w:type="spellStart"/>
      <w:r w:rsidRPr="0055218A">
        <w:rPr>
          <w:color w:val="auto"/>
        </w:rPr>
        <w:t>Chepeha</w:t>
      </w:r>
      <w:proofErr w:type="spellEnd"/>
      <w:r w:rsidRPr="0055218A">
        <w:rPr>
          <w:color w:val="auto"/>
        </w:rPr>
        <w:t xml:space="preserve">, D.B.; Hébert, J.R.; Terrell, J.E.; Wolf, G.T.; Duffy, S.A.; et al. Pretreatment Dietary Patterns, Weight Status, and Head and Neck Squamous Cell Carcinoma Prognosis. </w:t>
      </w:r>
      <w:r w:rsidRPr="0055218A">
        <w:rPr>
          <w:i/>
          <w:iCs/>
          <w:color w:val="auto"/>
        </w:rPr>
        <w:t xml:space="preserve">Am. J. Clin.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2013</w:t>
      </w:r>
      <w:r w:rsidRPr="0055218A">
        <w:rPr>
          <w:color w:val="auto"/>
        </w:rPr>
        <w:t xml:space="preserve">, </w:t>
      </w:r>
      <w:r w:rsidRPr="0055218A">
        <w:rPr>
          <w:i/>
          <w:iCs/>
          <w:color w:val="auto"/>
        </w:rPr>
        <w:t>97</w:t>
      </w:r>
      <w:r w:rsidRPr="0055218A">
        <w:rPr>
          <w:color w:val="auto"/>
        </w:rPr>
        <w:t>, 360–368, doi:10.3945/ajcn.112.044859.</w:t>
      </w:r>
    </w:p>
    <w:p w14:paraId="17754812" w14:textId="77777777" w:rsidR="0055218A" w:rsidRPr="0055218A" w:rsidRDefault="0055218A" w:rsidP="0055218A">
      <w:pPr>
        <w:pStyle w:val="Bibliography"/>
        <w:rPr>
          <w:color w:val="auto"/>
        </w:rPr>
      </w:pPr>
      <w:r w:rsidRPr="0055218A">
        <w:rPr>
          <w:color w:val="auto"/>
        </w:rPr>
        <w:t xml:space="preserve">40. </w:t>
      </w:r>
      <w:r w:rsidRPr="0055218A">
        <w:rPr>
          <w:color w:val="auto"/>
        </w:rPr>
        <w:tab/>
        <w:t xml:space="preserve">El Zein, A.; Colby, S.E.; Zhou, W.; </w:t>
      </w:r>
      <w:proofErr w:type="spellStart"/>
      <w:r w:rsidRPr="0055218A">
        <w:rPr>
          <w:color w:val="auto"/>
        </w:rPr>
        <w:t>Shelnutt</w:t>
      </w:r>
      <w:proofErr w:type="spellEnd"/>
      <w:r w:rsidRPr="0055218A">
        <w:rPr>
          <w:color w:val="auto"/>
        </w:rPr>
        <w:t xml:space="preserve">, K.P.; Greene, G.W.; </w:t>
      </w:r>
      <w:proofErr w:type="spellStart"/>
      <w:r w:rsidRPr="0055218A">
        <w:rPr>
          <w:color w:val="auto"/>
        </w:rPr>
        <w:t>Horacek</w:t>
      </w:r>
      <w:proofErr w:type="spellEnd"/>
      <w:r w:rsidRPr="0055218A">
        <w:rPr>
          <w:color w:val="auto"/>
        </w:rPr>
        <w:t xml:space="preserve">, T.M.; Olfert, M.D.; Mathews, A.E. Food Insecurity Is Associated with Increased Risk of Obesity in US College Students. </w:t>
      </w:r>
      <w:proofErr w:type="spellStart"/>
      <w:r w:rsidRPr="0055218A">
        <w:rPr>
          <w:i/>
          <w:iCs/>
          <w:color w:val="auto"/>
        </w:rPr>
        <w:t>Curr</w:t>
      </w:r>
      <w:proofErr w:type="spellEnd"/>
      <w:r w:rsidRPr="0055218A">
        <w:rPr>
          <w:i/>
          <w:iCs/>
          <w:color w:val="auto"/>
        </w:rPr>
        <w:t xml:space="preserve">. Dev.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2020</w:t>
      </w:r>
      <w:r w:rsidRPr="0055218A">
        <w:rPr>
          <w:color w:val="auto"/>
        </w:rPr>
        <w:t xml:space="preserve">, </w:t>
      </w:r>
      <w:r w:rsidRPr="0055218A">
        <w:rPr>
          <w:i/>
          <w:iCs/>
          <w:color w:val="auto"/>
        </w:rPr>
        <w:t>4</w:t>
      </w:r>
      <w:r w:rsidRPr="0055218A">
        <w:rPr>
          <w:color w:val="auto"/>
        </w:rPr>
        <w:t>, nzaa120, doi:10.1093/</w:t>
      </w:r>
      <w:proofErr w:type="spellStart"/>
      <w:r w:rsidRPr="0055218A">
        <w:rPr>
          <w:color w:val="auto"/>
        </w:rPr>
        <w:t>cdn</w:t>
      </w:r>
      <w:proofErr w:type="spellEnd"/>
      <w:r w:rsidRPr="0055218A">
        <w:rPr>
          <w:color w:val="auto"/>
        </w:rPr>
        <w:t>/nzaa120.</w:t>
      </w:r>
    </w:p>
    <w:p w14:paraId="095A95BC" w14:textId="77777777" w:rsidR="0055218A" w:rsidRPr="0055218A" w:rsidRDefault="0055218A" w:rsidP="0055218A">
      <w:pPr>
        <w:pStyle w:val="Bibliography"/>
        <w:rPr>
          <w:color w:val="auto"/>
        </w:rPr>
      </w:pPr>
      <w:r w:rsidRPr="0055218A">
        <w:rPr>
          <w:color w:val="auto"/>
        </w:rPr>
        <w:lastRenderedPageBreak/>
        <w:t xml:space="preserve">41. </w:t>
      </w:r>
      <w:r w:rsidRPr="0055218A">
        <w:rPr>
          <w:color w:val="auto"/>
        </w:rPr>
        <w:tab/>
        <w:t xml:space="preserve">Larson, N.; Laska, M.N.; </w:t>
      </w:r>
      <w:proofErr w:type="spellStart"/>
      <w:r w:rsidRPr="0055218A">
        <w:rPr>
          <w:color w:val="auto"/>
        </w:rPr>
        <w:t>Neumark-Sztainer</w:t>
      </w:r>
      <w:proofErr w:type="spellEnd"/>
      <w:r w:rsidRPr="0055218A">
        <w:rPr>
          <w:color w:val="auto"/>
        </w:rPr>
        <w:t xml:space="preserve">, D. Food Insecurity, Diet Quality, Home Food Availability, and Health Risk Behaviors Among Emerging Adults: Findings From the EAT 2010–2018 Study. </w:t>
      </w:r>
      <w:r w:rsidRPr="0055218A">
        <w:rPr>
          <w:i/>
          <w:iCs/>
          <w:color w:val="auto"/>
        </w:rPr>
        <w:t>Am. J. Public Health</w:t>
      </w:r>
      <w:r w:rsidRPr="0055218A">
        <w:rPr>
          <w:color w:val="auto"/>
        </w:rPr>
        <w:t xml:space="preserve"> </w:t>
      </w:r>
      <w:r w:rsidRPr="0055218A">
        <w:rPr>
          <w:b/>
          <w:bCs/>
          <w:color w:val="auto"/>
        </w:rPr>
        <w:t>2020</w:t>
      </w:r>
      <w:r w:rsidRPr="0055218A">
        <w:rPr>
          <w:color w:val="auto"/>
        </w:rPr>
        <w:t xml:space="preserve">, </w:t>
      </w:r>
      <w:r w:rsidRPr="0055218A">
        <w:rPr>
          <w:i/>
          <w:iCs/>
          <w:color w:val="auto"/>
        </w:rPr>
        <w:t>110</w:t>
      </w:r>
      <w:r w:rsidRPr="0055218A">
        <w:rPr>
          <w:color w:val="auto"/>
        </w:rPr>
        <w:t>, 1422–1428, doi:10.2105/AJPH.2020.305783.</w:t>
      </w:r>
    </w:p>
    <w:p w14:paraId="732F13CD" w14:textId="77777777" w:rsidR="0055218A" w:rsidRPr="0055218A" w:rsidRDefault="0055218A" w:rsidP="0055218A">
      <w:pPr>
        <w:pStyle w:val="Bibliography"/>
        <w:rPr>
          <w:color w:val="auto"/>
        </w:rPr>
      </w:pPr>
      <w:r w:rsidRPr="0055218A">
        <w:rPr>
          <w:color w:val="auto"/>
        </w:rPr>
        <w:t xml:space="preserve">42. </w:t>
      </w:r>
      <w:r w:rsidRPr="0055218A">
        <w:rPr>
          <w:color w:val="auto"/>
        </w:rPr>
        <w:tab/>
        <w:t xml:space="preserve">Eicher-Miller, H.A.; Zhao, Y. Evidence for the Age-Specific Relationship of Food Insecurity and Key Dietary Outcomes among US Children and Adolescents. </w:t>
      </w:r>
      <w:proofErr w:type="spellStart"/>
      <w:r w:rsidRPr="0055218A">
        <w:rPr>
          <w:i/>
          <w:iCs/>
          <w:color w:val="auto"/>
        </w:rPr>
        <w:t>Nutr</w:t>
      </w:r>
      <w:proofErr w:type="spellEnd"/>
      <w:r w:rsidRPr="0055218A">
        <w:rPr>
          <w:i/>
          <w:iCs/>
          <w:color w:val="auto"/>
        </w:rPr>
        <w:t>. Res. Rev.</w:t>
      </w:r>
      <w:r w:rsidRPr="0055218A">
        <w:rPr>
          <w:color w:val="auto"/>
        </w:rPr>
        <w:t xml:space="preserve"> </w:t>
      </w:r>
      <w:r w:rsidRPr="0055218A">
        <w:rPr>
          <w:b/>
          <w:bCs/>
          <w:color w:val="auto"/>
        </w:rPr>
        <w:t>2018</w:t>
      </w:r>
      <w:r w:rsidRPr="0055218A">
        <w:rPr>
          <w:color w:val="auto"/>
        </w:rPr>
        <w:t xml:space="preserve">, </w:t>
      </w:r>
      <w:r w:rsidRPr="0055218A">
        <w:rPr>
          <w:i/>
          <w:iCs/>
          <w:color w:val="auto"/>
        </w:rPr>
        <w:t>31</w:t>
      </w:r>
      <w:r w:rsidRPr="0055218A">
        <w:rPr>
          <w:color w:val="auto"/>
        </w:rPr>
        <w:t>, 98–113, doi:10.1017/S0954422417000245.</w:t>
      </w:r>
    </w:p>
    <w:p w14:paraId="70179CC0" w14:textId="77777777" w:rsidR="0055218A" w:rsidRPr="0055218A" w:rsidRDefault="0055218A" w:rsidP="0055218A">
      <w:pPr>
        <w:pStyle w:val="Bibliography"/>
        <w:rPr>
          <w:color w:val="auto"/>
        </w:rPr>
      </w:pPr>
      <w:r w:rsidRPr="0055218A">
        <w:rPr>
          <w:color w:val="auto"/>
        </w:rPr>
        <w:t xml:space="preserve">43. </w:t>
      </w:r>
      <w:r w:rsidRPr="0055218A">
        <w:rPr>
          <w:color w:val="auto"/>
        </w:rPr>
        <w:tab/>
        <w:t>Shi, Y.; Davies, A.; Allman-</w:t>
      </w:r>
      <w:proofErr w:type="spellStart"/>
      <w:r w:rsidRPr="0055218A">
        <w:rPr>
          <w:color w:val="auto"/>
        </w:rPr>
        <w:t>Farinelli</w:t>
      </w:r>
      <w:proofErr w:type="spellEnd"/>
      <w:r w:rsidRPr="0055218A">
        <w:rPr>
          <w:color w:val="auto"/>
        </w:rPr>
        <w:t xml:space="preserve">, M. The Association Between Food Insecurity and Dietary Outcomes in University Students: A Systematic Review. </w:t>
      </w:r>
      <w:r w:rsidRPr="0055218A">
        <w:rPr>
          <w:i/>
          <w:iCs/>
          <w:color w:val="auto"/>
        </w:rPr>
        <w:t xml:space="preserve">J. Acad. </w:t>
      </w:r>
      <w:proofErr w:type="spellStart"/>
      <w:r w:rsidRPr="0055218A">
        <w:rPr>
          <w:i/>
          <w:iCs/>
          <w:color w:val="auto"/>
        </w:rPr>
        <w:t>Nutr</w:t>
      </w:r>
      <w:proofErr w:type="spellEnd"/>
      <w:r w:rsidRPr="0055218A">
        <w:rPr>
          <w:i/>
          <w:iCs/>
          <w:color w:val="auto"/>
        </w:rPr>
        <w:t>. Diet.</w:t>
      </w:r>
      <w:r w:rsidRPr="0055218A">
        <w:rPr>
          <w:color w:val="auto"/>
        </w:rPr>
        <w:t xml:space="preserve"> </w:t>
      </w:r>
      <w:r w:rsidRPr="0055218A">
        <w:rPr>
          <w:b/>
          <w:bCs/>
          <w:color w:val="auto"/>
        </w:rPr>
        <w:t>2021</w:t>
      </w:r>
      <w:r w:rsidRPr="0055218A">
        <w:rPr>
          <w:color w:val="auto"/>
        </w:rPr>
        <w:t xml:space="preserve">, </w:t>
      </w:r>
      <w:r w:rsidRPr="0055218A">
        <w:rPr>
          <w:i/>
          <w:iCs/>
          <w:color w:val="auto"/>
        </w:rPr>
        <w:t>121</w:t>
      </w:r>
      <w:r w:rsidRPr="0055218A">
        <w:rPr>
          <w:color w:val="auto"/>
        </w:rPr>
        <w:t>, 2475-2500.e1, doi:10.1016/j.jand.2021.07.015.</w:t>
      </w:r>
    </w:p>
    <w:p w14:paraId="54E56690" w14:textId="77777777" w:rsidR="0055218A" w:rsidRPr="0055218A" w:rsidRDefault="0055218A" w:rsidP="0055218A">
      <w:pPr>
        <w:pStyle w:val="Bibliography"/>
        <w:rPr>
          <w:color w:val="auto"/>
        </w:rPr>
      </w:pPr>
      <w:r w:rsidRPr="0055218A">
        <w:rPr>
          <w:color w:val="auto"/>
        </w:rPr>
        <w:t xml:space="preserve">44. </w:t>
      </w:r>
      <w:r w:rsidRPr="0055218A">
        <w:rPr>
          <w:color w:val="auto"/>
        </w:rPr>
        <w:tab/>
        <w:t xml:space="preserve">Faught, E.L.; Williams, P.L.; Willows, N.D.; </w:t>
      </w:r>
      <w:proofErr w:type="spellStart"/>
      <w:r w:rsidRPr="0055218A">
        <w:rPr>
          <w:color w:val="auto"/>
        </w:rPr>
        <w:t>Asbridge</w:t>
      </w:r>
      <w:proofErr w:type="spellEnd"/>
      <w:r w:rsidRPr="0055218A">
        <w:rPr>
          <w:color w:val="auto"/>
        </w:rPr>
        <w:t xml:space="preserve">, M.; </w:t>
      </w:r>
      <w:proofErr w:type="spellStart"/>
      <w:r w:rsidRPr="0055218A">
        <w:rPr>
          <w:color w:val="auto"/>
        </w:rPr>
        <w:t>Veugelers</w:t>
      </w:r>
      <w:proofErr w:type="spellEnd"/>
      <w:r w:rsidRPr="0055218A">
        <w:rPr>
          <w:color w:val="auto"/>
        </w:rPr>
        <w:t xml:space="preserve">, P.J. The Association between Food Insecurity and Academic Achievement in Canadian School-Aged Children. </w:t>
      </w:r>
      <w:r w:rsidRPr="0055218A">
        <w:rPr>
          <w:i/>
          <w:iCs/>
          <w:color w:val="auto"/>
        </w:rPr>
        <w:t xml:space="preserve">Public Health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2017</w:t>
      </w:r>
      <w:r w:rsidRPr="0055218A">
        <w:rPr>
          <w:color w:val="auto"/>
        </w:rPr>
        <w:t xml:space="preserve">, </w:t>
      </w:r>
      <w:r w:rsidRPr="0055218A">
        <w:rPr>
          <w:i/>
          <w:iCs/>
          <w:color w:val="auto"/>
        </w:rPr>
        <w:t>20</w:t>
      </w:r>
      <w:r w:rsidRPr="0055218A">
        <w:rPr>
          <w:color w:val="auto"/>
        </w:rPr>
        <w:t>, 2778–2785, doi:10.1017/S1368980017001562.</w:t>
      </w:r>
    </w:p>
    <w:p w14:paraId="7F9C830B" w14:textId="77777777" w:rsidR="0055218A" w:rsidRPr="0055218A" w:rsidRDefault="0055218A" w:rsidP="0055218A">
      <w:pPr>
        <w:pStyle w:val="Bibliography"/>
        <w:rPr>
          <w:color w:val="auto"/>
        </w:rPr>
      </w:pPr>
      <w:r w:rsidRPr="0055218A">
        <w:rPr>
          <w:color w:val="auto"/>
        </w:rPr>
        <w:t xml:space="preserve">45. </w:t>
      </w:r>
      <w:r w:rsidRPr="0055218A">
        <w:rPr>
          <w:color w:val="auto"/>
        </w:rPr>
        <w:tab/>
        <w:t xml:space="preserve">Mello, J.A.; </w:t>
      </w:r>
      <w:proofErr w:type="spellStart"/>
      <w:r w:rsidRPr="0055218A">
        <w:rPr>
          <w:color w:val="auto"/>
        </w:rPr>
        <w:t>Gans</w:t>
      </w:r>
      <w:proofErr w:type="spellEnd"/>
      <w:r w:rsidRPr="0055218A">
        <w:rPr>
          <w:color w:val="auto"/>
        </w:rPr>
        <w:t xml:space="preserve">, K.M.; </w:t>
      </w:r>
      <w:proofErr w:type="spellStart"/>
      <w:r w:rsidRPr="0055218A">
        <w:rPr>
          <w:color w:val="auto"/>
        </w:rPr>
        <w:t>Risica</w:t>
      </w:r>
      <w:proofErr w:type="spellEnd"/>
      <w:r w:rsidRPr="0055218A">
        <w:rPr>
          <w:color w:val="auto"/>
        </w:rPr>
        <w:t xml:space="preserve">, P.M.; </w:t>
      </w:r>
      <w:proofErr w:type="spellStart"/>
      <w:r w:rsidRPr="0055218A">
        <w:rPr>
          <w:color w:val="auto"/>
        </w:rPr>
        <w:t>Kirtania</w:t>
      </w:r>
      <w:proofErr w:type="spellEnd"/>
      <w:r w:rsidRPr="0055218A">
        <w:rPr>
          <w:color w:val="auto"/>
        </w:rPr>
        <w:t xml:space="preserve">, U.; </w:t>
      </w:r>
      <w:proofErr w:type="spellStart"/>
      <w:r w:rsidRPr="0055218A">
        <w:rPr>
          <w:color w:val="auto"/>
        </w:rPr>
        <w:t>Strolla</w:t>
      </w:r>
      <w:proofErr w:type="spellEnd"/>
      <w:r w:rsidRPr="0055218A">
        <w:rPr>
          <w:color w:val="auto"/>
        </w:rPr>
        <w:t xml:space="preserve">, L.O.; Fournier, L. How Is Food Insecurity Associated with Dietary Behaviors? An Analysis with Low-Income, Ethnically Diverse Participants in a Nutrition Intervention Study. </w:t>
      </w:r>
      <w:r w:rsidRPr="0055218A">
        <w:rPr>
          <w:i/>
          <w:iCs/>
          <w:color w:val="auto"/>
        </w:rPr>
        <w:t>J. Am. Diet. Assoc.</w:t>
      </w:r>
      <w:r w:rsidRPr="0055218A">
        <w:rPr>
          <w:color w:val="auto"/>
        </w:rPr>
        <w:t xml:space="preserve"> </w:t>
      </w:r>
      <w:r w:rsidRPr="0055218A">
        <w:rPr>
          <w:b/>
          <w:bCs/>
          <w:color w:val="auto"/>
        </w:rPr>
        <w:t>2010</w:t>
      </w:r>
      <w:r w:rsidRPr="0055218A">
        <w:rPr>
          <w:color w:val="auto"/>
        </w:rPr>
        <w:t xml:space="preserve">, </w:t>
      </w:r>
      <w:r w:rsidRPr="0055218A">
        <w:rPr>
          <w:i/>
          <w:iCs/>
          <w:color w:val="auto"/>
        </w:rPr>
        <w:t>110</w:t>
      </w:r>
      <w:r w:rsidRPr="0055218A">
        <w:rPr>
          <w:color w:val="auto"/>
        </w:rPr>
        <w:t>, 1906–1911, doi:10.1016/j.jada.2010.09.011.</w:t>
      </w:r>
    </w:p>
    <w:p w14:paraId="325C29F1" w14:textId="77777777" w:rsidR="0055218A" w:rsidRPr="0055218A" w:rsidRDefault="0055218A" w:rsidP="0055218A">
      <w:pPr>
        <w:pStyle w:val="Bibliography"/>
        <w:rPr>
          <w:color w:val="auto"/>
        </w:rPr>
      </w:pPr>
      <w:r w:rsidRPr="0055218A">
        <w:rPr>
          <w:color w:val="auto"/>
        </w:rPr>
        <w:t xml:space="preserve">46. </w:t>
      </w:r>
      <w:r w:rsidRPr="0055218A">
        <w:rPr>
          <w:color w:val="auto"/>
        </w:rPr>
        <w:tab/>
        <w:t xml:space="preserve">Zhao, J.; Li, Z.; Gao, Q.; Zhao, H.; Chen, S.; Huang, L.; Wang, W.; Wang, T. A Review of Statistical Methods for Dietary Pattern Analysis. </w:t>
      </w:r>
      <w:proofErr w:type="spellStart"/>
      <w:r w:rsidRPr="0055218A">
        <w:rPr>
          <w:i/>
          <w:iCs/>
          <w:color w:val="auto"/>
        </w:rPr>
        <w:t>Nutr</w:t>
      </w:r>
      <w:proofErr w:type="spellEnd"/>
      <w:r w:rsidRPr="0055218A">
        <w:rPr>
          <w:i/>
          <w:iCs/>
          <w:color w:val="auto"/>
        </w:rPr>
        <w:t>. J.</w:t>
      </w:r>
      <w:r w:rsidRPr="0055218A">
        <w:rPr>
          <w:color w:val="auto"/>
        </w:rPr>
        <w:t xml:space="preserve"> </w:t>
      </w:r>
      <w:r w:rsidRPr="0055218A">
        <w:rPr>
          <w:b/>
          <w:bCs/>
          <w:color w:val="auto"/>
        </w:rPr>
        <w:t>2021</w:t>
      </w:r>
      <w:r w:rsidRPr="0055218A">
        <w:rPr>
          <w:color w:val="auto"/>
        </w:rPr>
        <w:t xml:space="preserve">, </w:t>
      </w:r>
      <w:r w:rsidRPr="0055218A">
        <w:rPr>
          <w:i/>
          <w:iCs/>
          <w:color w:val="auto"/>
        </w:rPr>
        <w:t>20</w:t>
      </w:r>
      <w:r w:rsidRPr="0055218A">
        <w:rPr>
          <w:color w:val="auto"/>
        </w:rPr>
        <w:t>, 37, doi:10.1186/s12937-021-00692-7.</w:t>
      </w:r>
    </w:p>
    <w:p w14:paraId="14C1E097" w14:textId="77777777" w:rsidR="0055218A" w:rsidRPr="0055218A" w:rsidRDefault="0055218A" w:rsidP="0055218A">
      <w:pPr>
        <w:pStyle w:val="Bibliography"/>
        <w:rPr>
          <w:color w:val="auto"/>
        </w:rPr>
      </w:pPr>
      <w:r w:rsidRPr="0055218A">
        <w:rPr>
          <w:color w:val="auto"/>
        </w:rPr>
        <w:t xml:space="preserve">47. </w:t>
      </w:r>
      <w:r w:rsidRPr="0055218A">
        <w:rPr>
          <w:color w:val="auto"/>
        </w:rPr>
        <w:tab/>
        <w:t xml:space="preserve">Jung, N.M.; de </w:t>
      </w:r>
      <w:proofErr w:type="spellStart"/>
      <w:r w:rsidRPr="0055218A">
        <w:rPr>
          <w:color w:val="auto"/>
        </w:rPr>
        <w:t>Bairros</w:t>
      </w:r>
      <w:proofErr w:type="spellEnd"/>
      <w:r w:rsidRPr="0055218A">
        <w:rPr>
          <w:color w:val="auto"/>
        </w:rPr>
        <w:t xml:space="preserve">, F.S.; </w:t>
      </w:r>
      <w:proofErr w:type="spellStart"/>
      <w:r w:rsidRPr="0055218A">
        <w:rPr>
          <w:color w:val="auto"/>
        </w:rPr>
        <w:t>Pattussi</w:t>
      </w:r>
      <w:proofErr w:type="spellEnd"/>
      <w:r w:rsidRPr="0055218A">
        <w:rPr>
          <w:color w:val="auto"/>
        </w:rPr>
        <w:t xml:space="preserve">, M.P.; Pauli, S.; </w:t>
      </w:r>
      <w:proofErr w:type="spellStart"/>
      <w:r w:rsidRPr="0055218A">
        <w:rPr>
          <w:color w:val="auto"/>
        </w:rPr>
        <w:t>Neutzling</w:t>
      </w:r>
      <w:proofErr w:type="spellEnd"/>
      <w:r w:rsidRPr="0055218A">
        <w:rPr>
          <w:color w:val="auto"/>
        </w:rPr>
        <w:t xml:space="preserve">, M.B. Gender Differences in the Prevalence of Household Food Insecurity: A Systematic Review and Meta-Analysis. </w:t>
      </w:r>
      <w:r w:rsidRPr="0055218A">
        <w:rPr>
          <w:i/>
          <w:iCs/>
          <w:color w:val="auto"/>
        </w:rPr>
        <w:t xml:space="preserve">Public Health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2017</w:t>
      </w:r>
      <w:r w:rsidRPr="0055218A">
        <w:rPr>
          <w:color w:val="auto"/>
        </w:rPr>
        <w:t xml:space="preserve">, </w:t>
      </w:r>
      <w:r w:rsidRPr="0055218A">
        <w:rPr>
          <w:i/>
          <w:iCs/>
          <w:color w:val="auto"/>
        </w:rPr>
        <w:t>20</w:t>
      </w:r>
      <w:r w:rsidRPr="0055218A">
        <w:rPr>
          <w:color w:val="auto"/>
        </w:rPr>
        <w:t>, 902–916, doi:10.1017/S1368980016002925.</w:t>
      </w:r>
    </w:p>
    <w:p w14:paraId="6CD1B2C1" w14:textId="77777777" w:rsidR="0055218A" w:rsidRPr="0055218A" w:rsidRDefault="0055218A" w:rsidP="0055218A">
      <w:pPr>
        <w:pStyle w:val="Bibliography"/>
        <w:rPr>
          <w:color w:val="auto"/>
        </w:rPr>
      </w:pPr>
      <w:r w:rsidRPr="0055218A">
        <w:rPr>
          <w:color w:val="auto"/>
        </w:rPr>
        <w:t xml:space="preserve">48. </w:t>
      </w:r>
      <w:r w:rsidRPr="0055218A">
        <w:rPr>
          <w:color w:val="auto"/>
        </w:rPr>
        <w:tab/>
        <w:t xml:space="preserve">Martin, M.A.; Lippert, A.M. Feeding Her Children, but Risking Her Health: The Intersection of Gender, Household Food Insecurity and Obesity. </w:t>
      </w:r>
      <w:r w:rsidRPr="0055218A">
        <w:rPr>
          <w:i/>
          <w:iCs/>
          <w:color w:val="auto"/>
        </w:rPr>
        <w:t>Soc. Sci. Med.</w:t>
      </w:r>
      <w:r w:rsidRPr="0055218A">
        <w:rPr>
          <w:color w:val="auto"/>
        </w:rPr>
        <w:t xml:space="preserve"> </w:t>
      </w:r>
      <w:r w:rsidRPr="0055218A">
        <w:rPr>
          <w:b/>
          <w:bCs/>
          <w:color w:val="auto"/>
        </w:rPr>
        <w:t>2012</w:t>
      </w:r>
      <w:r w:rsidRPr="0055218A">
        <w:rPr>
          <w:color w:val="auto"/>
        </w:rPr>
        <w:t xml:space="preserve">, </w:t>
      </w:r>
      <w:r w:rsidRPr="0055218A">
        <w:rPr>
          <w:i/>
          <w:iCs/>
          <w:color w:val="auto"/>
        </w:rPr>
        <w:t>74</w:t>
      </w:r>
      <w:r w:rsidRPr="0055218A">
        <w:rPr>
          <w:color w:val="auto"/>
        </w:rPr>
        <w:t>, 1754–1764, doi:10.1016/j.socscimed.2011.11.013.</w:t>
      </w:r>
    </w:p>
    <w:p w14:paraId="43C39544" w14:textId="77777777" w:rsidR="0055218A" w:rsidRPr="0055218A" w:rsidRDefault="0055218A" w:rsidP="0055218A">
      <w:pPr>
        <w:pStyle w:val="Bibliography"/>
        <w:rPr>
          <w:color w:val="auto"/>
        </w:rPr>
      </w:pPr>
      <w:r w:rsidRPr="0055218A">
        <w:rPr>
          <w:color w:val="auto"/>
        </w:rPr>
        <w:t xml:space="preserve">49. </w:t>
      </w:r>
      <w:r w:rsidRPr="0055218A">
        <w:rPr>
          <w:color w:val="auto"/>
        </w:rPr>
        <w:tab/>
        <w:t xml:space="preserve">Franklin, B.; Jones, A.; Love, D.; Puckett, S.; Macklin, J.; White-Means, S. Exploring Mediators of Food Insecurity and Obesity: A Review of Recent Literature. </w:t>
      </w:r>
      <w:r w:rsidRPr="0055218A">
        <w:rPr>
          <w:i/>
          <w:iCs/>
          <w:color w:val="auto"/>
        </w:rPr>
        <w:t>J. Community Health</w:t>
      </w:r>
      <w:r w:rsidRPr="0055218A">
        <w:rPr>
          <w:color w:val="auto"/>
        </w:rPr>
        <w:t xml:space="preserve"> </w:t>
      </w:r>
      <w:r w:rsidRPr="0055218A">
        <w:rPr>
          <w:b/>
          <w:bCs/>
          <w:color w:val="auto"/>
        </w:rPr>
        <w:t>2012</w:t>
      </w:r>
      <w:r w:rsidRPr="0055218A">
        <w:rPr>
          <w:color w:val="auto"/>
        </w:rPr>
        <w:t xml:space="preserve">, </w:t>
      </w:r>
      <w:r w:rsidRPr="0055218A">
        <w:rPr>
          <w:i/>
          <w:iCs/>
          <w:color w:val="auto"/>
        </w:rPr>
        <w:t>37</w:t>
      </w:r>
      <w:r w:rsidRPr="0055218A">
        <w:rPr>
          <w:color w:val="auto"/>
        </w:rPr>
        <w:t>, 253–264, doi:10.1007/s10900-011-9420-4.</w:t>
      </w:r>
    </w:p>
    <w:p w14:paraId="414234FC" w14:textId="77777777" w:rsidR="0055218A" w:rsidRPr="0055218A" w:rsidRDefault="0055218A" w:rsidP="0055218A">
      <w:pPr>
        <w:pStyle w:val="Bibliography"/>
        <w:rPr>
          <w:color w:val="auto"/>
        </w:rPr>
      </w:pPr>
      <w:r w:rsidRPr="0055218A">
        <w:rPr>
          <w:color w:val="auto"/>
        </w:rPr>
        <w:t xml:space="preserve">50. </w:t>
      </w:r>
      <w:r w:rsidRPr="0055218A">
        <w:rPr>
          <w:color w:val="auto"/>
        </w:rPr>
        <w:tab/>
        <w:t xml:space="preserve">Lohman, B.J.; </w:t>
      </w:r>
      <w:proofErr w:type="spellStart"/>
      <w:r w:rsidRPr="0055218A">
        <w:rPr>
          <w:color w:val="auto"/>
        </w:rPr>
        <w:t>Neppl</w:t>
      </w:r>
      <w:proofErr w:type="spellEnd"/>
      <w:r w:rsidRPr="0055218A">
        <w:rPr>
          <w:color w:val="auto"/>
        </w:rPr>
        <w:t xml:space="preserve">, T.K.; Lee, Y.; Diggs, O.N.; Russell, D. The Association between Household Food Insecurity and Body Mass Index: A Prospective Growth Curve Analysis. </w:t>
      </w:r>
      <w:r w:rsidRPr="0055218A">
        <w:rPr>
          <w:i/>
          <w:iCs/>
          <w:color w:val="auto"/>
        </w:rPr>
        <w:t xml:space="preserve">J. </w:t>
      </w:r>
      <w:proofErr w:type="spellStart"/>
      <w:r w:rsidRPr="0055218A">
        <w:rPr>
          <w:i/>
          <w:iCs/>
          <w:color w:val="auto"/>
        </w:rPr>
        <w:t>Pediatr</w:t>
      </w:r>
      <w:proofErr w:type="spellEnd"/>
      <w:r w:rsidRPr="0055218A">
        <w:rPr>
          <w:i/>
          <w:iCs/>
          <w:color w:val="auto"/>
        </w:rPr>
        <w:t>.</w:t>
      </w:r>
      <w:r w:rsidRPr="0055218A">
        <w:rPr>
          <w:color w:val="auto"/>
        </w:rPr>
        <w:t xml:space="preserve"> </w:t>
      </w:r>
      <w:r w:rsidRPr="0055218A">
        <w:rPr>
          <w:b/>
          <w:bCs/>
          <w:color w:val="auto"/>
        </w:rPr>
        <w:t>2018</w:t>
      </w:r>
      <w:r w:rsidRPr="0055218A">
        <w:rPr>
          <w:color w:val="auto"/>
        </w:rPr>
        <w:t xml:space="preserve">, </w:t>
      </w:r>
      <w:r w:rsidRPr="0055218A">
        <w:rPr>
          <w:i/>
          <w:iCs/>
          <w:color w:val="auto"/>
        </w:rPr>
        <w:t>202</w:t>
      </w:r>
      <w:r w:rsidRPr="0055218A">
        <w:rPr>
          <w:color w:val="auto"/>
        </w:rPr>
        <w:t>, 115-120.e1, doi:10.1016/j.jpeds.2018.05.052.</w:t>
      </w:r>
    </w:p>
    <w:p w14:paraId="23F774E0" w14:textId="77777777" w:rsidR="0055218A" w:rsidRPr="0055218A" w:rsidRDefault="0055218A" w:rsidP="0055218A">
      <w:pPr>
        <w:pStyle w:val="Bibliography"/>
        <w:rPr>
          <w:color w:val="auto"/>
        </w:rPr>
      </w:pPr>
      <w:r w:rsidRPr="0055218A">
        <w:rPr>
          <w:color w:val="auto"/>
        </w:rPr>
        <w:t xml:space="preserve">51. </w:t>
      </w:r>
      <w:r w:rsidRPr="0055218A">
        <w:rPr>
          <w:color w:val="auto"/>
        </w:rPr>
        <w:tab/>
        <w:t xml:space="preserve">Nettle, D.; Andrews, C.; Bateson, M. Food Insecurity as a Driver of Obesity in Humans: The Insurance Hypothesis. </w:t>
      </w:r>
      <w:proofErr w:type="spellStart"/>
      <w:r w:rsidRPr="0055218A">
        <w:rPr>
          <w:i/>
          <w:iCs/>
          <w:color w:val="auto"/>
        </w:rPr>
        <w:t>Behav</w:t>
      </w:r>
      <w:proofErr w:type="spellEnd"/>
      <w:r w:rsidRPr="0055218A">
        <w:rPr>
          <w:i/>
          <w:iCs/>
          <w:color w:val="auto"/>
        </w:rPr>
        <w:t>. Brain Sci.</w:t>
      </w:r>
      <w:r w:rsidRPr="0055218A">
        <w:rPr>
          <w:color w:val="auto"/>
        </w:rPr>
        <w:t xml:space="preserve"> </w:t>
      </w:r>
      <w:r w:rsidRPr="0055218A">
        <w:rPr>
          <w:b/>
          <w:bCs/>
          <w:color w:val="auto"/>
        </w:rPr>
        <w:t>2017</w:t>
      </w:r>
      <w:r w:rsidRPr="0055218A">
        <w:rPr>
          <w:color w:val="auto"/>
        </w:rPr>
        <w:t xml:space="preserve">, </w:t>
      </w:r>
      <w:r w:rsidRPr="0055218A">
        <w:rPr>
          <w:i/>
          <w:iCs/>
          <w:color w:val="auto"/>
        </w:rPr>
        <w:t>40</w:t>
      </w:r>
      <w:r w:rsidRPr="0055218A">
        <w:rPr>
          <w:color w:val="auto"/>
        </w:rPr>
        <w:t>, e105, doi:10.1017/S0140525X16000947.</w:t>
      </w:r>
    </w:p>
    <w:p w14:paraId="674B7A3B" w14:textId="77777777" w:rsidR="0055218A" w:rsidRPr="0055218A" w:rsidRDefault="0055218A" w:rsidP="0055218A">
      <w:pPr>
        <w:pStyle w:val="Bibliography"/>
        <w:rPr>
          <w:color w:val="auto"/>
        </w:rPr>
      </w:pPr>
      <w:r w:rsidRPr="0055218A">
        <w:rPr>
          <w:color w:val="auto"/>
        </w:rPr>
        <w:t xml:space="preserve">52. </w:t>
      </w:r>
      <w:r w:rsidRPr="0055218A">
        <w:rPr>
          <w:color w:val="auto"/>
        </w:rPr>
        <w:tab/>
      </w:r>
      <w:proofErr w:type="spellStart"/>
      <w:r w:rsidRPr="0055218A">
        <w:rPr>
          <w:color w:val="auto"/>
        </w:rPr>
        <w:t>Rasmusson</w:t>
      </w:r>
      <w:proofErr w:type="spellEnd"/>
      <w:r w:rsidRPr="0055218A">
        <w:rPr>
          <w:color w:val="auto"/>
        </w:rPr>
        <w:t xml:space="preserve">, G.; </w:t>
      </w:r>
      <w:proofErr w:type="spellStart"/>
      <w:r w:rsidRPr="0055218A">
        <w:rPr>
          <w:color w:val="auto"/>
        </w:rPr>
        <w:t>Lydecker</w:t>
      </w:r>
      <w:proofErr w:type="spellEnd"/>
      <w:r w:rsidRPr="0055218A">
        <w:rPr>
          <w:color w:val="auto"/>
        </w:rPr>
        <w:t xml:space="preserve">, J.A.; </w:t>
      </w:r>
      <w:proofErr w:type="spellStart"/>
      <w:r w:rsidRPr="0055218A">
        <w:rPr>
          <w:color w:val="auto"/>
        </w:rPr>
        <w:t>Coffino</w:t>
      </w:r>
      <w:proofErr w:type="spellEnd"/>
      <w:r w:rsidRPr="0055218A">
        <w:rPr>
          <w:color w:val="auto"/>
        </w:rPr>
        <w:t xml:space="preserve">, J.A.; White, M.A.; </w:t>
      </w:r>
      <w:proofErr w:type="spellStart"/>
      <w:r w:rsidRPr="0055218A">
        <w:rPr>
          <w:color w:val="auto"/>
        </w:rPr>
        <w:t>Grilo</w:t>
      </w:r>
      <w:proofErr w:type="spellEnd"/>
      <w:r w:rsidRPr="0055218A">
        <w:rPr>
          <w:color w:val="auto"/>
        </w:rPr>
        <w:t xml:space="preserve">, C.M. Household Food Insecurity Is Associated with Binge-Eating Disorder and Obesity. </w:t>
      </w:r>
      <w:r w:rsidRPr="0055218A">
        <w:rPr>
          <w:i/>
          <w:iCs/>
          <w:color w:val="auto"/>
        </w:rPr>
        <w:t xml:space="preserve">Int. J. Eat. </w:t>
      </w:r>
      <w:proofErr w:type="spellStart"/>
      <w:r w:rsidRPr="0055218A">
        <w:rPr>
          <w:i/>
          <w:iCs/>
          <w:color w:val="auto"/>
        </w:rPr>
        <w:t>Disord</w:t>
      </w:r>
      <w:proofErr w:type="spellEnd"/>
      <w:r w:rsidRPr="0055218A">
        <w:rPr>
          <w:i/>
          <w:iCs/>
          <w:color w:val="auto"/>
        </w:rPr>
        <w:t>.</w:t>
      </w:r>
      <w:r w:rsidRPr="0055218A">
        <w:rPr>
          <w:color w:val="auto"/>
        </w:rPr>
        <w:t xml:space="preserve"> </w:t>
      </w:r>
      <w:r w:rsidRPr="0055218A">
        <w:rPr>
          <w:b/>
          <w:bCs/>
          <w:color w:val="auto"/>
        </w:rPr>
        <w:t>2019</w:t>
      </w:r>
      <w:r w:rsidRPr="0055218A">
        <w:rPr>
          <w:color w:val="auto"/>
        </w:rPr>
        <w:t xml:space="preserve">, </w:t>
      </w:r>
      <w:r w:rsidRPr="0055218A">
        <w:rPr>
          <w:i/>
          <w:iCs/>
          <w:color w:val="auto"/>
        </w:rPr>
        <w:t>52</w:t>
      </w:r>
      <w:r w:rsidRPr="0055218A">
        <w:rPr>
          <w:color w:val="auto"/>
        </w:rPr>
        <w:t>, 28–35, doi:10.1002/eat.22990.</w:t>
      </w:r>
    </w:p>
    <w:p w14:paraId="559D26DD" w14:textId="77777777" w:rsidR="0055218A" w:rsidRPr="0055218A" w:rsidRDefault="0055218A" w:rsidP="0055218A">
      <w:pPr>
        <w:pStyle w:val="Bibliography"/>
        <w:rPr>
          <w:color w:val="auto"/>
        </w:rPr>
      </w:pPr>
      <w:r w:rsidRPr="0055218A">
        <w:rPr>
          <w:color w:val="auto"/>
        </w:rPr>
        <w:t xml:space="preserve">53. </w:t>
      </w:r>
      <w:r w:rsidRPr="0055218A">
        <w:rPr>
          <w:color w:val="auto"/>
        </w:rPr>
        <w:tab/>
        <w:t xml:space="preserve">Trego, M.L.; Baba, Z.M.; </w:t>
      </w:r>
      <w:proofErr w:type="spellStart"/>
      <w:r w:rsidRPr="0055218A">
        <w:rPr>
          <w:color w:val="auto"/>
        </w:rPr>
        <w:t>DiSantis</w:t>
      </w:r>
      <w:proofErr w:type="spellEnd"/>
      <w:r w:rsidRPr="0055218A">
        <w:rPr>
          <w:color w:val="auto"/>
        </w:rPr>
        <w:t xml:space="preserve">, K.I.; Longacre, M.L. Food Insecurity among Adult Cancer Survivors in the United States. </w:t>
      </w:r>
      <w:r w:rsidRPr="0055218A">
        <w:rPr>
          <w:i/>
          <w:iCs/>
          <w:color w:val="auto"/>
        </w:rPr>
        <w:t xml:space="preserve">J. Cancer </w:t>
      </w:r>
      <w:proofErr w:type="spellStart"/>
      <w:r w:rsidRPr="0055218A">
        <w:rPr>
          <w:i/>
          <w:iCs/>
          <w:color w:val="auto"/>
        </w:rPr>
        <w:t>Surviv</w:t>
      </w:r>
      <w:proofErr w:type="spellEnd"/>
      <w:r w:rsidRPr="0055218A">
        <w:rPr>
          <w:i/>
          <w:iCs/>
          <w:color w:val="auto"/>
        </w:rPr>
        <w:t>.</w:t>
      </w:r>
      <w:r w:rsidRPr="0055218A">
        <w:rPr>
          <w:color w:val="auto"/>
        </w:rPr>
        <w:t xml:space="preserve"> </w:t>
      </w:r>
      <w:r w:rsidRPr="0055218A">
        <w:rPr>
          <w:b/>
          <w:bCs/>
          <w:color w:val="auto"/>
        </w:rPr>
        <w:t>2019</w:t>
      </w:r>
      <w:r w:rsidRPr="0055218A">
        <w:rPr>
          <w:color w:val="auto"/>
        </w:rPr>
        <w:t xml:space="preserve">, </w:t>
      </w:r>
      <w:r w:rsidRPr="0055218A">
        <w:rPr>
          <w:i/>
          <w:iCs/>
          <w:color w:val="auto"/>
        </w:rPr>
        <w:t>13</w:t>
      </w:r>
      <w:r w:rsidRPr="0055218A">
        <w:rPr>
          <w:color w:val="auto"/>
        </w:rPr>
        <w:t>, 641–652, doi:10.1007/s11764-019-00783-9.</w:t>
      </w:r>
    </w:p>
    <w:p w14:paraId="08E8C8AD" w14:textId="77777777" w:rsidR="0055218A" w:rsidRPr="0055218A" w:rsidRDefault="0055218A" w:rsidP="0055218A">
      <w:pPr>
        <w:pStyle w:val="Bibliography"/>
        <w:rPr>
          <w:color w:val="auto"/>
        </w:rPr>
      </w:pPr>
      <w:r w:rsidRPr="0055218A">
        <w:rPr>
          <w:color w:val="auto"/>
        </w:rPr>
        <w:t xml:space="preserve">54. </w:t>
      </w:r>
      <w:r w:rsidRPr="0055218A">
        <w:rPr>
          <w:color w:val="auto"/>
        </w:rPr>
        <w:tab/>
        <w:t xml:space="preserve">Patel, K.G.; </w:t>
      </w:r>
      <w:proofErr w:type="spellStart"/>
      <w:r w:rsidRPr="0055218A">
        <w:rPr>
          <w:color w:val="auto"/>
        </w:rPr>
        <w:t>Borno</w:t>
      </w:r>
      <w:proofErr w:type="spellEnd"/>
      <w:r w:rsidRPr="0055218A">
        <w:rPr>
          <w:color w:val="auto"/>
        </w:rPr>
        <w:t xml:space="preserve">, H.T.; Seligman, H.K. Food Insecurity Screening: A Missing Piece in Cancer Management. </w:t>
      </w:r>
      <w:r w:rsidRPr="0055218A">
        <w:rPr>
          <w:i/>
          <w:iCs/>
          <w:color w:val="auto"/>
        </w:rPr>
        <w:t>Cancer</w:t>
      </w:r>
      <w:r w:rsidRPr="0055218A">
        <w:rPr>
          <w:color w:val="auto"/>
        </w:rPr>
        <w:t xml:space="preserve"> </w:t>
      </w:r>
      <w:r w:rsidRPr="0055218A">
        <w:rPr>
          <w:b/>
          <w:bCs/>
          <w:color w:val="auto"/>
        </w:rPr>
        <w:t>2019</w:t>
      </w:r>
      <w:r w:rsidRPr="0055218A">
        <w:rPr>
          <w:color w:val="auto"/>
        </w:rPr>
        <w:t xml:space="preserve">, </w:t>
      </w:r>
      <w:r w:rsidRPr="0055218A">
        <w:rPr>
          <w:i/>
          <w:iCs/>
          <w:color w:val="auto"/>
        </w:rPr>
        <w:t>125</w:t>
      </w:r>
      <w:r w:rsidRPr="0055218A">
        <w:rPr>
          <w:color w:val="auto"/>
        </w:rPr>
        <w:t>, 3494–3501, doi:10.1002/cncr.32291.</w:t>
      </w:r>
    </w:p>
    <w:p w14:paraId="656746E6" w14:textId="77777777" w:rsidR="0055218A" w:rsidRPr="0055218A" w:rsidRDefault="0055218A" w:rsidP="0055218A">
      <w:pPr>
        <w:pStyle w:val="Bibliography"/>
        <w:rPr>
          <w:color w:val="auto"/>
        </w:rPr>
      </w:pPr>
      <w:r w:rsidRPr="0055218A">
        <w:rPr>
          <w:color w:val="auto"/>
        </w:rPr>
        <w:t xml:space="preserve">55. </w:t>
      </w:r>
      <w:r w:rsidRPr="0055218A">
        <w:rPr>
          <w:color w:val="auto"/>
        </w:rPr>
        <w:tab/>
      </w:r>
      <w:proofErr w:type="spellStart"/>
      <w:r w:rsidRPr="0055218A">
        <w:rPr>
          <w:color w:val="auto"/>
        </w:rPr>
        <w:t>Gany</w:t>
      </w:r>
      <w:proofErr w:type="spellEnd"/>
      <w:r w:rsidRPr="0055218A">
        <w:rPr>
          <w:color w:val="auto"/>
        </w:rPr>
        <w:t xml:space="preserve">, F.; Lee, T.; Ramirez, J.; Massie, D.; Moran, A.; Crist, M.; McNish, T.; Winkel, G.; </w:t>
      </w:r>
      <w:proofErr w:type="spellStart"/>
      <w:r w:rsidRPr="0055218A">
        <w:rPr>
          <w:color w:val="auto"/>
        </w:rPr>
        <w:t>Leng</w:t>
      </w:r>
      <w:proofErr w:type="spellEnd"/>
      <w:r w:rsidRPr="0055218A">
        <w:rPr>
          <w:color w:val="auto"/>
        </w:rPr>
        <w:t xml:space="preserve">, J.C.F. Do Our Patients Have Enough to Eat?: Food Insecurity among Urban Low-Income Cancer Patients. </w:t>
      </w:r>
      <w:r w:rsidRPr="0055218A">
        <w:rPr>
          <w:i/>
          <w:iCs/>
          <w:color w:val="auto"/>
        </w:rPr>
        <w:t>J. Health Care Poor Underserved</w:t>
      </w:r>
      <w:r w:rsidRPr="0055218A">
        <w:rPr>
          <w:color w:val="auto"/>
        </w:rPr>
        <w:t xml:space="preserve"> </w:t>
      </w:r>
      <w:r w:rsidRPr="0055218A">
        <w:rPr>
          <w:b/>
          <w:bCs/>
          <w:color w:val="auto"/>
        </w:rPr>
        <w:t>2014</w:t>
      </w:r>
      <w:r w:rsidRPr="0055218A">
        <w:rPr>
          <w:color w:val="auto"/>
        </w:rPr>
        <w:t xml:space="preserve">, </w:t>
      </w:r>
      <w:r w:rsidRPr="0055218A">
        <w:rPr>
          <w:i/>
          <w:iCs/>
          <w:color w:val="auto"/>
        </w:rPr>
        <w:t>25</w:t>
      </w:r>
      <w:r w:rsidRPr="0055218A">
        <w:rPr>
          <w:color w:val="auto"/>
        </w:rPr>
        <w:t>, 1153–1168, doi:10.1353/hpu.2014.0145.</w:t>
      </w:r>
    </w:p>
    <w:p w14:paraId="4617CC48" w14:textId="77777777" w:rsidR="0055218A" w:rsidRPr="0055218A" w:rsidRDefault="0055218A" w:rsidP="0055218A">
      <w:pPr>
        <w:pStyle w:val="Bibliography"/>
        <w:rPr>
          <w:color w:val="auto"/>
        </w:rPr>
      </w:pPr>
      <w:r w:rsidRPr="0055218A">
        <w:rPr>
          <w:color w:val="auto"/>
        </w:rPr>
        <w:t xml:space="preserve">56. </w:t>
      </w:r>
      <w:r w:rsidRPr="0055218A">
        <w:rPr>
          <w:color w:val="auto"/>
        </w:rPr>
        <w:tab/>
      </w:r>
      <w:proofErr w:type="spellStart"/>
      <w:r w:rsidRPr="0055218A">
        <w:rPr>
          <w:color w:val="auto"/>
        </w:rPr>
        <w:t>Gany</w:t>
      </w:r>
      <w:proofErr w:type="spellEnd"/>
      <w:r w:rsidRPr="0055218A">
        <w:rPr>
          <w:color w:val="auto"/>
        </w:rPr>
        <w:t xml:space="preserve">, F.; Bari, S.; Crist, M.; Moran, A.; Rastogi, N.; </w:t>
      </w:r>
      <w:proofErr w:type="spellStart"/>
      <w:r w:rsidRPr="0055218A">
        <w:rPr>
          <w:color w:val="auto"/>
        </w:rPr>
        <w:t>Leng</w:t>
      </w:r>
      <w:proofErr w:type="spellEnd"/>
      <w:r w:rsidRPr="0055218A">
        <w:rPr>
          <w:color w:val="auto"/>
        </w:rPr>
        <w:t xml:space="preserve">, J. Food Insecurity: Limitations of Emergency Food Resources for Our Patients. </w:t>
      </w:r>
      <w:r w:rsidRPr="0055218A">
        <w:rPr>
          <w:i/>
          <w:iCs/>
          <w:color w:val="auto"/>
        </w:rPr>
        <w:t>J. Urban Health Bull. N. Y. Acad. Med.</w:t>
      </w:r>
      <w:r w:rsidRPr="0055218A">
        <w:rPr>
          <w:color w:val="auto"/>
        </w:rPr>
        <w:t xml:space="preserve"> </w:t>
      </w:r>
      <w:r w:rsidRPr="0055218A">
        <w:rPr>
          <w:b/>
          <w:bCs/>
          <w:color w:val="auto"/>
        </w:rPr>
        <w:t>2013</w:t>
      </w:r>
      <w:r w:rsidRPr="0055218A">
        <w:rPr>
          <w:color w:val="auto"/>
        </w:rPr>
        <w:t xml:space="preserve">, </w:t>
      </w:r>
      <w:r w:rsidRPr="0055218A">
        <w:rPr>
          <w:i/>
          <w:iCs/>
          <w:color w:val="auto"/>
        </w:rPr>
        <w:t>90</w:t>
      </w:r>
      <w:r w:rsidRPr="0055218A">
        <w:rPr>
          <w:color w:val="auto"/>
        </w:rPr>
        <w:t>, 552–558, doi:10.1007/s11524-012-9750-2.</w:t>
      </w:r>
    </w:p>
    <w:p w14:paraId="1A04C11F" w14:textId="77777777" w:rsidR="0055218A" w:rsidRPr="0055218A" w:rsidRDefault="0055218A" w:rsidP="0055218A">
      <w:pPr>
        <w:pStyle w:val="Bibliography"/>
        <w:rPr>
          <w:color w:val="auto"/>
        </w:rPr>
      </w:pPr>
      <w:r w:rsidRPr="0055218A">
        <w:rPr>
          <w:color w:val="auto"/>
        </w:rPr>
        <w:lastRenderedPageBreak/>
        <w:t xml:space="preserve">57. </w:t>
      </w:r>
      <w:r w:rsidRPr="0055218A">
        <w:rPr>
          <w:color w:val="auto"/>
        </w:rPr>
        <w:tab/>
        <w:t xml:space="preserve">McConville, K. Improved Estimation for Complex Surveys Using Modern Regression Techniques. </w:t>
      </w:r>
      <w:r w:rsidRPr="0055218A">
        <w:rPr>
          <w:i/>
          <w:iCs/>
          <w:color w:val="auto"/>
        </w:rPr>
        <w:t>Colo. State Univ. Fort Collins CO USA</w:t>
      </w:r>
      <w:r w:rsidRPr="0055218A">
        <w:rPr>
          <w:color w:val="auto"/>
        </w:rPr>
        <w:t>.</w:t>
      </w:r>
    </w:p>
    <w:p w14:paraId="4371895E" w14:textId="77777777" w:rsidR="0055218A" w:rsidRPr="0055218A" w:rsidRDefault="0055218A" w:rsidP="0055218A">
      <w:pPr>
        <w:pStyle w:val="Bibliography"/>
        <w:rPr>
          <w:color w:val="auto"/>
        </w:rPr>
      </w:pPr>
      <w:r w:rsidRPr="0055218A">
        <w:rPr>
          <w:color w:val="auto"/>
        </w:rPr>
        <w:t xml:space="preserve">58. </w:t>
      </w:r>
      <w:r w:rsidRPr="0055218A">
        <w:rPr>
          <w:color w:val="auto"/>
        </w:rPr>
        <w:tab/>
        <w:t xml:space="preserve">McConville, K.S.; </w:t>
      </w:r>
      <w:proofErr w:type="spellStart"/>
      <w:r w:rsidRPr="0055218A">
        <w:rPr>
          <w:color w:val="auto"/>
        </w:rPr>
        <w:t>Breidt</w:t>
      </w:r>
      <w:proofErr w:type="spellEnd"/>
      <w:r w:rsidRPr="0055218A">
        <w:rPr>
          <w:color w:val="auto"/>
        </w:rPr>
        <w:t xml:space="preserve">, F.J.; Lee, T.C.M.; </w:t>
      </w:r>
      <w:proofErr w:type="spellStart"/>
      <w:r w:rsidRPr="0055218A">
        <w:rPr>
          <w:color w:val="auto"/>
        </w:rPr>
        <w:t>Moisen</w:t>
      </w:r>
      <w:proofErr w:type="spellEnd"/>
      <w:r w:rsidRPr="0055218A">
        <w:rPr>
          <w:color w:val="auto"/>
        </w:rPr>
        <w:t xml:space="preserve">, G.G. Model-Assisted Survey Regression Estimation with the Lasso. </w:t>
      </w:r>
      <w:r w:rsidRPr="0055218A">
        <w:rPr>
          <w:i/>
          <w:iCs/>
          <w:color w:val="auto"/>
        </w:rPr>
        <w:t xml:space="preserve">J. </w:t>
      </w:r>
      <w:proofErr w:type="spellStart"/>
      <w:r w:rsidRPr="0055218A">
        <w:rPr>
          <w:i/>
          <w:iCs/>
          <w:color w:val="auto"/>
        </w:rPr>
        <w:t>Surv</w:t>
      </w:r>
      <w:proofErr w:type="spellEnd"/>
      <w:r w:rsidRPr="0055218A">
        <w:rPr>
          <w:i/>
          <w:iCs/>
          <w:color w:val="auto"/>
        </w:rPr>
        <w:t xml:space="preserve">. Stat. </w:t>
      </w:r>
      <w:proofErr w:type="spellStart"/>
      <w:r w:rsidRPr="0055218A">
        <w:rPr>
          <w:i/>
          <w:iCs/>
          <w:color w:val="auto"/>
        </w:rPr>
        <w:t>Methodol</w:t>
      </w:r>
      <w:proofErr w:type="spellEnd"/>
      <w:r w:rsidRPr="0055218A">
        <w:rPr>
          <w:i/>
          <w:iCs/>
          <w:color w:val="auto"/>
        </w:rPr>
        <w:t>.</w:t>
      </w:r>
      <w:r w:rsidRPr="0055218A">
        <w:rPr>
          <w:color w:val="auto"/>
        </w:rPr>
        <w:t xml:space="preserve"> </w:t>
      </w:r>
      <w:r w:rsidRPr="0055218A">
        <w:rPr>
          <w:b/>
          <w:bCs/>
          <w:color w:val="auto"/>
        </w:rPr>
        <w:t>2017</w:t>
      </w:r>
      <w:r w:rsidRPr="0055218A">
        <w:rPr>
          <w:color w:val="auto"/>
        </w:rPr>
        <w:t xml:space="preserve">, </w:t>
      </w:r>
      <w:r w:rsidRPr="0055218A">
        <w:rPr>
          <w:i/>
          <w:iCs/>
          <w:color w:val="auto"/>
        </w:rPr>
        <w:t>5</w:t>
      </w:r>
      <w:r w:rsidRPr="0055218A">
        <w:rPr>
          <w:color w:val="auto"/>
        </w:rPr>
        <w:t>, 131–158, doi:10.1093/</w:t>
      </w:r>
      <w:proofErr w:type="spellStart"/>
      <w:r w:rsidRPr="0055218A">
        <w:rPr>
          <w:color w:val="auto"/>
        </w:rPr>
        <w:t>jssam</w:t>
      </w:r>
      <w:proofErr w:type="spellEnd"/>
      <w:r w:rsidRPr="0055218A">
        <w:rPr>
          <w:color w:val="auto"/>
        </w:rPr>
        <w:t>/smw041.</w:t>
      </w:r>
    </w:p>
    <w:p w14:paraId="75AFC372" w14:textId="77777777" w:rsidR="0055218A" w:rsidRPr="0055218A" w:rsidRDefault="0055218A" w:rsidP="0055218A">
      <w:pPr>
        <w:pStyle w:val="Bibliography"/>
        <w:rPr>
          <w:color w:val="auto"/>
        </w:rPr>
      </w:pPr>
      <w:r w:rsidRPr="0055218A">
        <w:rPr>
          <w:color w:val="auto"/>
        </w:rPr>
        <w:t xml:space="preserve">59. </w:t>
      </w:r>
      <w:r w:rsidRPr="0055218A">
        <w:rPr>
          <w:color w:val="auto"/>
        </w:rPr>
        <w:tab/>
      </w:r>
      <w:proofErr w:type="spellStart"/>
      <w:r w:rsidRPr="0055218A">
        <w:rPr>
          <w:color w:val="auto"/>
        </w:rPr>
        <w:t>Fransen</w:t>
      </w:r>
      <w:proofErr w:type="spellEnd"/>
      <w:r w:rsidRPr="0055218A">
        <w:rPr>
          <w:color w:val="auto"/>
        </w:rPr>
        <w:t xml:space="preserve">, H.P.; May, A.M.; Stricker, M.D.; Boer, J.M.A.; Hennig, C.; </w:t>
      </w:r>
      <w:proofErr w:type="spellStart"/>
      <w:r w:rsidRPr="0055218A">
        <w:rPr>
          <w:color w:val="auto"/>
        </w:rPr>
        <w:t>Rosseel</w:t>
      </w:r>
      <w:proofErr w:type="spellEnd"/>
      <w:r w:rsidRPr="0055218A">
        <w:rPr>
          <w:color w:val="auto"/>
        </w:rPr>
        <w:t xml:space="preserve">, Y.; </w:t>
      </w:r>
      <w:proofErr w:type="spellStart"/>
      <w:r w:rsidRPr="0055218A">
        <w:rPr>
          <w:color w:val="auto"/>
        </w:rPr>
        <w:t>Ocké</w:t>
      </w:r>
      <w:proofErr w:type="spellEnd"/>
      <w:r w:rsidRPr="0055218A">
        <w:rPr>
          <w:color w:val="auto"/>
        </w:rPr>
        <w:t xml:space="preserve">, M.C.; </w:t>
      </w:r>
      <w:proofErr w:type="spellStart"/>
      <w:r w:rsidRPr="0055218A">
        <w:rPr>
          <w:color w:val="auto"/>
        </w:rPr>
        <w:t>Peeters</w:t>
      </w:r>
      <w:proofErr w:type="spellEnd"/>
      <w:r w:rsidRPr="0055218A">
        <w:rPr>
          <w:color w:val="auto"/>
        </w:rPr>
        <w:t xml:space="preserve">, P.H.M.; </w:t>
      </w:r>
      <w:proofErr w:type="spellStart"/>
      <w:r w:rsidRPr="0055218A">
        <w:rPr>
          <w:color w:val="auto"/>
        </w:rPr>
        <w:t>Beulens</w:t>
      </w:r>
      <w:proofErr w:type="spellEnd"/>
      <w:r w:rsidRPr="0055218A">
        <w:rPr>
          <w:color w:val="auto"/>
        </w:rPr>
        <w:t xml:space="preserve">, J.W.J. A Posteriori Dietary Patterns: How Many Patterns to Retain? </w:t>
      </w:r>
      <w:r w:rsidRPr="0055218A">
        <w:rPr>
          <w:i/>
          <w:iCs/>
          <w:color w:val="auto"/>
        </w:rPr>
        <w:t xml:space="preserve">J. </w:t>
      </w:r>
      <w:proofErr w:type="spellStart"/>
      <w:r w:rsidRPr="0055218A">
        <w:rPr>
          <w:i/>
          <w:iCs/>
          <w:color w:val="auto"/>
        </w:rPr>
        <w:t>Nutr</w:t>
      </w:r>
      <w:proofErr w:type="spellEnd"/>
      <w:r w:rsidRPr="0055218A">
        <w:rPr>
          <w:i/>
          <w:iCs/>
          <w:color w:val="auto"/>
        </w:rPr>
        <w:t>.</w:t>
      </w:r>
      <w:r w:rsidRPr="0055218A">
        <w:rPr>
          <w:color w:val="auto"/>
        </w:rPr>
        <w:t xml:space="preserve"> </w:t>
      </w:r>
      <w:r w:rsidRPr="0055218A">
        <w:rPr>
          <w:b/>
          <w:bCs/>
          <w:color w:val="auto"/>
        </w:rPr>
        <w:t>2014</w:t>
      </w:r>
      <w:r w:rsidRPr="0055218A">
        <w:rPr>
          <w:color w:val="auto"/>
        </w:rPr>
        <w:t xml:space="preserve">, </w:t>
      </w:r>
      <w:r w:rsidRPr="0055218A">
        <w:rPr>
          <w:i/>
          <w:iCs/>
          <w:color w:val="auto"/>
        </w:rPr>
        <w:t>144</w:t>
      </w:r>
      <w:r w:rsidRPr="0055218A">
        <w:rPr>
          <w:color w:val="auto"/>
        </w:rPr>
        <w:t>, 1274–1282, doi:10.3945/jn.113.188680.</w:t>
      </w:r>
    </w:p>
    <w:p w14:paraId="72E9E69F" w14:textId="77777777" w:rsidR="0055218A" w:rsidRPr="0055218A" w:rsidRDefault="0055218A" w:rsidP="0055218A">
      <w:pPr>
        <w:pStyle w:val="Bibliography"/>
        <w:rPr>
          <w:color w:val="auto"/>
        </w:rPr>
      </w:pPr>
      <w:r w:rsidRPr="0055218A">
        <w:rPr>
          <w:color w:val="auto"/>
        </w:rPr>
        <w:t xml:space="preserve">60. </w:t>
      </w:r>
      <w:r w:rsidRPr="0055218A">
        <w:rPr>
          <w:color w:val="auto"/>
        </w:rPr>
        <w:tab/>
        <w:t xml:space="preserve">Kant, A.K. Dietary Patterns and Health Outcomes. </w:t>
      </w:r>
      <w:r w:rsidRPr="0055218A">
        <w:rPr>
          <w:i/>
          <w:iCs/>
          <w:color w:val="auto"/>
        </w:rPr>
        <w:t>J. Am. Diet. Assoc.</w:t>
      </w:r>
      <w:r w:rsidRPr="0055218A">
        <w:rPr>
          <w:color w:val="auto"/>
        </w:rPr>
        <w:t xml:space="preserve"> </w:t>
      </w:r>
      <w:r w:rsidRPr="0055218A">
        <w:rPr>
          <w:b/>
          <w:bCs/>
          <w:color w:val="auto"/>
        </w:rPr>
        <w:t>2004</w:t>
      </w:r>
      <w:r w:rsidRPr="0055218A">
        <w:rPr>
          <w:color w:val="auto"/>
        </w:rPr>
        <w:t xml:space="preserve">, </w:t>
      </w:r>
      <w:r w:rsidRPr="0055218A">
        <w:rPr>
          <w:i/>
          <w:iCs/>
          <w:color w:val="auto"/>
        </w:rPr>
        <w:t>104</w:t>
      </w:r>
      <w:r w:rsidRPr="0055218A">
        <w:rPr>
          <w:color w:val="auto"/>
        </w:rPr>
        <w:t>, 615–635, doi:10.1016/j.jada.2004.01.010.</w:t>
      </w:r>
    </w:p>
    <w:p w14:paraId="1241457F" w14:textId="77777777" w:rsidR="0055218A" w:rsidRPr="0055218A" w:rsidRDefault="0055218A" w:rsidP="0055218A">
      <w:pPr>
        <w:pStyle w:val="Bibliography"/>
        <w:rPr>
          <w:color w:val="auto"/>
        </w:rPr>
      </w:pPr>
      <w:r w:rsidRPr="0055218A">
        <w:rPr>
          <w:color w:val="auto"/>
        </w:rPr>
        <w:t xml:space="preserve">61. </w:t>
      </w:r>
      <w:r w:rsidRPr="0055218A">
        <w:rPr>
          <w:color w:val="auto"/>
        </w:rPr>
        <w:tab/>
        <w:t xml:space="preserve">Abdi, H.; Williams, L.J. Principal Component Analysis: Principal Component Analysis. </w:t>
      </w:r>
      <w:r w:rsidRPr="0055218A">
        <w:rPr>
          <w:i/>
          <w:iCs/>
          <w:color w:val="auto"/>
        </w:rPr>
        <w:t xml:space="preserve">Wiley </w:t>
      </w:r>
      <w:proofErr w:type="spellStart"/>
      <w:r w:rsidRPr="0055218A">
        <w:rPr>
          <w:i/>
          <w:iCs/>
          <w:color w:val="auto"/>
        </w:rPr>
        <w:t>Interdiscip</w:t>
      </w:r>
      <w:proofErr w:type="spellEnd"/>
      <w:r w:rsidRPr="0055218A">
        <w:rPr>
          <w:i/>
          <w:iCs/>
          <w:color w:val="auto"/>
        </w:rPr>
        <w:t xml:space="preserve">. Rev. </w:t>
      </w:r>
      <w:proofErr w:type="spellStart"/>
      <w:r w:rsidRPr="0055218A">
        <w:rPr>
          <w:i/>
          <w:iCs/>
          <w:color w:val="auto"/>
        </w:rPr>
        <w:t>Comput</w:t>
      </w:r>
      <w:proofErr w:type="spellEnd"/>
      <w:r w:rsidRPr="0055218A">
        <w:rPr>
          <w:i/>
          <w:iCs/>
          <w:color w:val="auto"/>
        </w:rPr>
        <w:t>. Stat.</w:t>
      </w:r>
      <w:r w:rsidRPr="0055218A">
        <w:rPr>
          <w:color w:val="auto"/>
        </w:rPr>
        <w:t xml:space="preserve"> </w:t>
      </w:r>
      <w:r w:rsidRPr="0055218A">
        <w:rPr>
          <w:b/>
          <w:bCs/>
          <w:color w:val="auto"/>
        </w:rPr>
        <w:t>2010</w:t>
      </w:r>
      <w:r w:rsidRPr="0055218A">
        <w:rPr>
          <w:color w:val="auto"/>
        </w:rPr>
        <w:t xml:space="preserve">, </w:t>
      </w:r>
      <w:r w:rsidRPr="0055218A">
        <w:rPr>
          <w:i/>
          <w:iCs/>
          <w:color w:val="auto"/>
        </w:rPr>
        <w:t>2</w:t>
      </w:r>
      <w:r w:rsidRPr="0055218A">
        <w:rPr>
          <w:color w:val="auto"/>
        </w:rPr>
        <w:t>, 433–459, doi:10.1002/wics.101.</w:t>
      </w:r>
    </w:p>
    <w:p w14:paraId="6D13C39E" w14:textId="77777777" w:rsidR="0055218A" w:rsidRPr="0055218A" w:rsidRDefault="0055218A" w:rsidP="0055218A">
      <w:pPr>
        <w:pStyle w:val="Bibliography"/>
        <w:rPr>
          <w:color w:val="auto"/>
        </w:rPr>
      </w:pPr>
      <w:r w:rsidRPr="0055218A">
        <w:rPr>
          <w:color w:val="auto"/>
        </w:rPr>
        <w:t xml:space="preserve">62. </w:t>
      </w:r>
      <w:r w:rsidRPr="0055218A">
        <w:rPr>
          <w:color w:val="auto"/>
        </w:rPr>
        <w:tab/>
        <w:t xml:space="preserve">Lumley, T. Analysis of Complex Survey Samples. </w:t>
      </w:r>
      <w:r w:rsidRPr="0055218A">
        <w:rPr>
          <w:i/>
          <w:iCs/>
          <w:color w:val="auto"/>
        </w:rPr>
        <w:t xml:space="preserve">J. Stat. </w:t>
      </w:r>
      <w:proofErr w:type="spellStart"/>
      <w:r w:rsidRPr="0055218A">
        <w:rPr>
          <w:i/>
          <w:iCs/>
          <w:color w:val="auto"/>
        </w:rPr>
        <w:t>Softw</w:t>
      </w:r>
      <w:proofErr w:type="spellEnd"/>
      <w:r w:rsidRPr="0055218A">
        <w:rPr>
          <w:i/>
          <w:iCs/>
          <w:color w:val="auto"/>
        </w:rPr>
        <w:t>.</w:t>
      </w:r>
      <w:r w:rsidRPr="0055218A">
        <w:rPr>
          <w:color w:val="auto"/>
        </w:rPr>
        <w:t xml:space="preserve"> </w:t>
      </w:r>
      <w:r w:rsidRPr="0055218A">
        <w:rPr>
          <w:b/>
          <w:bCs/>
          <w:color w:val="auto"/>
        </w:rPr>
        <w:t>2004</w:t>
      </w:r>
      <w:r w:rsidRPr="0055218A">
        <w:rPr>
          <w:color w:val="auto"/>
        </w:rPr>
        <w:t xml:space="preserve">, </w:t>
      </w:r>
      <w:r w:rsidRPr="0055218A">
        <w:rPr>
          <w:i/>
          <w:iCs/>
          <w:color w:val="auto"/>
        </w:rPr>
        <w:t>9</w:t>
      </w:r>
      <w:r w:rsidRPr="0055218A">
        <w:rPr>
          <w:color w:val="auto"/>
        </w:rPr>
        <w:t>, doi:10.18637/jss.v009.i08.</w:t>
      </w:r>
    </w:p>
    <w:p w14:paraId="2A44843A" w14:textId="77777777" w:rsidR="0055218A" w:rsidRPr="0055218A" w:rsidRDefault="0055218A" w:rsidP="0055218A">
      <w:pPr>
        <w:pStyle w:val="Bibliography"/>
        <w:rPr>
          <w:color w:val="auto"/>
        </w:rPr>
      </w:pPr>
      <w:r w:rsidRPr="0055218A">
        <w:rPr>
          <w:color w:val="auto"/>
        </w:rPr>
        <w:t xml:space="preserve">63. </w:t>
      </w:r>
      <w:r w:rsidRPr="0055218A">
        <w:rPr>
          <w:color w:val="auto"/>
        </w:rPr>
        <w:tab/>
        <w:t xml:space="preserve">Friedman, J.; Hastie, T.; </w:t>
      </w:r>
      <w:proofErr w:type="spellStart"/>
      <w:r w:rsidRPr="0055218A">
        <w:rPr>
          <w:color w:val="auto"/>
        </w:rPr>
        <w:t>Tibshirani</w:t>
      </w:r>
      <w:proofErr w:type="spellEnd"/>
      <w:r w:rsidRPr="0055218A">
        <w:rPr>
          <w:color w:val="auto"/>
        </w:rPr>
        <w:t xml:space="preserve">, R. Regularization Paths for Generalized Linear Models via Coordinate Descent. </w:t>
      </w:r>
      <w:r w:rsidRPr="0055218A">
        <w:rPr>
          <w:i/>
          <w:iCs/>
          <w:color w:val="auto"/>
        </w:rPr>
        <w:t xml:space="preserve">J. Stat. </w:t>
      </w:r>
      <w:proofErr w:type="spellStart"/>
      <w:r w:rsidRPr="0055218A">
        <w:rPr>
          <w:i/>
          <w:iCs/>
          <w:color w:val="auto"/>
        </w:rPr>
        <w:t>Softw</w:t>
      </w:r>
      <w:proofErr w:type="spellEnd"/>
      <w:r w:rsidRPr="0055218A">
        <w:rPr>
          <w:i/>
          <w:iCs/>
          <w:color w:val="auto"/>
        </w:rPr>
        <w:t>.</w:t>
      </w:r>
      <w:r w:rsidRPr="0055218A">
        <w:rPr>
          <w:color w:val="auto"/>
        </w:rPr>
        <w:t xml:space="preserve"> </w:t>
      </w:r>
      <w:r w:rsidRPr="0055218A">
        <w:rPr>
          <w:b/>
          <w:bCs/>
          <w:color w:val="auto"/>
        </w:rPr>
        <w:t>2010</w:t>
      </w:r>
      <w:r w:rsidRPr="0055218A">
        <w:rPr>
          <w:color w:val="auto"/>
        </w:rPr>
        <w:t xml:space="preserve">, </w:t>
      </w:r>
      <w:r w:rsidRPr="0055218A">
        <w:rPr>
          <w:i/>
          <w:iCs/>
          <w:color w:val="auto"/>
        </w:rPr>
        <w:t>33</w:t>
      </w:r>
      <w:r w:rsidRPr="0055218A">
        <w:rPr>
          <w:color w:val="auto"/>
        </w:rPr>
        <w:t>, 1–22.</w:t>
      </w:r>
    </w:p>
    <w:p w14:paraId="21917A6A" w14:textId="77777777" w:rsidR="0055218A" w:rsidRPr="0055218A" w:rsidRDefault="0055218A" w:rsidP="0055218A">
      <w:pPr>
        <w:pStyle w:val="Bibliography"/>
        <w:rPr>
          <w:color w:val="auto"/>
        </w:rPr>
      </w:pPr>
      <w:r w:rsidRPr="0055218A">
        <w:rPr>
          <w:color w:val="auto"/>
        </w:rPr>
        <w:t xml:space="preserve">64. </w:t>
      </w:r>
      <w:r w:rsidRPr="0055218A">
        <w:rPr>
          <w:color w:val="auto"/>
        </w:rPr>
        <w:tab/>
      </w:r>
      <w:proofErr w:type="spellStart"/>
      <w:r w:rsidRPr="0055218A">
        <w:rPr>
          <w:color w:val="auto"/>
        </w:rPr>
        <w:t>Tibshirani</w:t>
      </w:r>
      <w:proofErr w:type="spellEnd"/>
      <w:r w:rsidRPr="0055218A">
        <w:rPr>
          <w:color w:val="auto"/>
        </w:rPr>
        <w:t xml:space="preserve">, R. Regression Shrinkage and Selection Via the Lasso. </w:t>
      </w:r>
      <w:r w:rsidRPr="0055218A">
        <w:rPr>
          <w:i/>
          <w:iCs/>
          <w:color w:val="auto"/>
        </w:rPr>
        <w:t xml:space="preserve">J. R. Stat. Soc. Ser. B </w:t>
      </w:r>
      <w:proofErr w:type="spellStart"/>
      <w:r w:rsidRPr="0055218A">
        <w:rPr>
          <w:i/>
          <w:iCs/>
          <w:color w:val="auto"/>
        </w:rPr>
        <w:t>Methodol</w:t>
      </w:r>
      <w:proofErr w:type="spellEnd"/>
      <w:r w:rsidRPr="0055218A">
        <w:rPr>
          <w:i/>
          <w:iCs/>
          <w:color w:val="auto"/>
        </w:rPr>
        <w:t>.</w:t>
      </w:r>
      <w:r w:rsidRPr="0055218A">
        <w:rPr>
          <w:color w:val="auto"/>
        </w:rPr>
        <w:t xml:space="preserve"> </w:t>
      </w:r>
      <w:r w:rsidRPr="0055218A">
        <w:rPr>
          <w:b/>
          <w:bCs/>
          <w:color w:val="auto"/>
        </w:rPr>
        <w:t>1996</w:t>
      </w:r>
      <w:r w:rsidRPr="0055218A">
        <w:rPr>
          <w:color w:val="auto"/>
        </w:rPr>
        <w:t xml:space="preserve">, </w:t>
      </w:r>
      <w:r w:rsidRPr="0055218A">
        <w:rPr>
          <w:i/>
          <w:iCs/>
          <w:color w:val="auto"/>
        </w:rPr>
        <w:t>58</w:t>
      </w:r>
      <w:r w:rsidRPr="0055218A">
        <w:rPr>
          <w:color w:val="auto"/>
        </w:rPr>
        <w:t>, 267–288, doi:10.1111/j.2517-6161.1996.tb02080.x.</w:t>
      </w:r>
    </w:p>
    <w:p w14:paraId="65120A13" w14:textId="77777777" w:rsidR="0055218A" w:rsidRPr="0055218A" w:rsidRDefault="0055218A" w:rsidP="0055218A">
      <w:pPr>
        <w:pStyle w:val="Bibliography"/>
        <w:rPr>
          <w:color w:val="auto"/>
        </w:rPr>
      </w:pPr>
      <w:r w:rsidRPr="0055218A">
        <w:rPr>
          <w:color w:val="auto"/>
        </w:rPr>
        <w:t xml:space="preserve">65. </w:t>
      </w:r>
      <w:r w:rsidRPr="0055218A">
        <w:rPr>
          <w:color w:val="auto"/>
        </w:rPr>
        <w:tab/>
        <w:t>Hastie, T.; Qian, J.; Tay, K. An Introduction to `</w:t>
      </w:r>
      <w:proofErr w:type="spellStart"/>
      <w:r w:rsidRPr="0055218A">
        <w:rPr>
          <w:color w:val="auto"/>
        </w:rPr>
        <w:t>glmnet</w:t>
      </w:r>
      <w:proofErr w:type="spellEnd"/>
      <w:r w:rsidRPr="0055218A">
        <w:rPr>
          <w:color w:val="auto"/>
        </w:rPr>
        <w:t>` 2021.</w:t>
      </w:r>
    </w:p>
    <w:p w14:paraId="6E6261DF" w14:textId="28BD088C"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9AC7E" w14:textId="77777777" w:rsidR="00E70196" w:rsidRDefault="00E70196">
      <w:pPr>
        <w:spacing w:line="240" w:lineRule="auto"/>
      </w:pPr>
      <w:r>
        <w:separator/>
      </w:r>
    </w:p>
  </w:endnote>
  <w:endnote w:type="continuationSeparator" w:id="0">
    <w:p w14:paraId="15A690EC" w14:textId="77777777" w:rsidR="00E70196" w:rsidRDefault="00E701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3016" w14:textId="77777777" w:rsidR="00E70196" w:rsidRDefault="00E70196">
      <w:pPr>
        <w:spacing w:line="240" w:lineRule="auto"/>
      </w:pPr>
      <w:r>
        <w:separator/>
      </w:r>
    </w:p>
  </w:footnote>
  <w:footnote w:type="continuationSeparator" w:id="0">
    <w:p w14:paraId="4ECFE582" w14:textId="77777777" w:rsidR="00E70196" w:rsidRDefault="00E701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83606"/>
    <w:rsid w:val="0008798D"/>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9525D"/>
    <w:rsid w:val="003A57EA"/>
    <w:rsid w:val="003C1BC8"/>
    <w:rsid w:val="003D3835"/>
    <w:rsid w:val="003F0CDF"/>
    <w:rsid w:val="003F3282"/>
    <w:rsid w:val="00401B3A"/>
    <w:rsid w:val="00401D30"/>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5218A"/>
    <w:rsid w:val="0056070E"/>
    <w:rsid w:val="00564903"/>
    <w:rsid w:val="00576272"/>
    <w:rsid w:val="005940DE"/>
    <w:rsid w:val="005B0E8A"/>
    <w:rsid w:val="005B6C3D"/>
    <w:rsid w:val="005D71B5"/>
    <w:rsid w:val="005E04FC"/>
    <w:rsid w:val="005E213E"/>
    <w:rsid w:val="005F3EA8"/>
    <w:rsid w:val="00610294"/>
    <w:rsid w:val="00611780"/>
    <w:rsid w:val="00615FFE"/>
    <w:rsid w:val="006211DD"/>
    <w:rsid w:val="006331AD"/>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0410"/>
    <w:rsid w:val="00AD2D7B"/>
    <w:rsid w:val="00AE0E14"/>
    <w:rsid w:val="00AE348C"/>
    <w:rsid w:val="00AE5E15"/>
    <w:rsid w:val="00AF44C1"/>
    <w:rsid w:val="00B00E09"/>
    <w:rsid w:val="00B06823"/>
    <w:rsid w:val="00B200C8"/>
    <w:rsid w:val="00B230E1"/>
    <w:rsid w:val="00B432DE"/>
    <w:rsid w:val="00B670B5"/>
    <w:rsid w:val="00B91113"/>
    <w:rsid w:val="00BD4A03"/>
    <w:rsid w:val="00BD6D78"/>
    <w:rsid w:val="00BE2794"/>
    <w:rsid w:val="00BE6750"/>
    <w:rsid w:val="00BF000C"/>
    <w:rsid w:val="00BF254B"/>
    <w:rsid w:val="00BF437C"/>
    <w:rsid w:val="00C13470"/>
    <w:rsid w:val="00C22823"/>
    <w:rsid w:val="00C243C9"/>
    <w:rsid w:val="00C403C9"/>
    <w:rsid w:val="00C639EA"/>
    <w:rsid w:val="00C65B0B"/>
    <w:rsid w:val="00C82596"/>
    <w:rsid w:val="00CA293D"/>
    <w:rsid w:val="00CA7505"/>
    <w:rsid w:val="00CB597B"/>
    <w:rsid w:val="00CC3270"/>
    <w:rsid w:val="00CC3BD2"/>
    <w:rsid w:val="00CC57CC"/>
    <w:rsid w:val="00CE1571"/>
    <w:rsid w:val="00D0309E"/>
    <w:rsid w:val="00D1346C"/>
    <w:rsid w:val="00D1351A"/>
    <w:rsid w:val="00D412C1"/>
    <w:rsid w:val="00D720E1"/>
    <w:rsid w:val="00D75394"/>
    <w:rsid w:val="00D81521"/>
    <w:rsid w:val="00D84E70"/>
    <w:rsid w:val="00D96023"/>
    <w:rsid w:val="00DC7F54"/>
    <w:rsid w:val="00DD5900"/>
    <w:rsid w:val="00DF3D7B"/>
    <w:rsid w:val="00E04E7D"/>
    <w:rsid w:val="00E20758"/>
    <w:rsid w:val="00E3610C"/>
    <w:rsid w:val="00E507B0"/>
    <w:rsid w:val="00E66088"/>
    <w:rsid w:val="00E70196"/>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424A"/>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26</Pages>
  <Words>27814</Words>
  <Characters>158543</Characters>
  <Application>Microsoft Office Word</Application>
  <DocSecurity>0</DocSecurity>
  <Lines>1321</Lines>
  <Paragraphs>371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12</cp:revision>
  <dcterms:created xsi:type="dcterms:W3CDTF">2022-10-17T15:07:00Z</dcterms:created>
  <dcterms:modified xsi:type="dcterms:W3CDTF">2022-10-18T23:16:00Z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