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9C10" w14:textId="633F2181" w:rsidR="00522304" w:rsidRPr="001A5891" w:rsidRDefault="00522304" w:rsidP="001A5891">
      <w:pPr>
        <w:pStyle w:val="MDPI11articletype"/>
        <w:rPr>
          <w:color w:val="auto"/>
        </w:rPr>
      </w:pPr>
      <w:r w:rsidRPr="001A5891">
        <w:rPr>
          <w:color w:val="auto"/>
        </w:rPr>
        <w:t>Article</w:t>
      </w:r>
    </w:p>
    <w:p w14:paraId="6440CD27" w14:textId="4E2E0656" w:rsidR="00522304" w:rsidRPr="001A5891" w:rsidRDefault="003417CB" w:rsidP="001A5891">
      <w:pPr>
        <w:pStyle w:val="MDPI12title"/>
        <w:rPr>
          <w:color w:val="auto"/>
        </w:rPr>
      </w:pPr>
      <w:r w:rsidRPr="001A5891">
        <w:rPr>
          <w:color w:val="auto"/>
        </w:rPr>
        <w:t>Empirical Dietary Patterns Associated with Food Insecurity in U.S. Cancer Survivors: NHANES 1999-2018</w:t>
      </w:r>
    </w:p>
    <w:p w14:paraId="250B4BFA" w14:textId="2E60610F" w:rsidR="00510707" w:rsidRPr="001A5891" w:rsidRDefault="00816BB7" w:rsidP="001A5891">
      <w:pPr>
        <w:pStyle w:val="MDPI13authornames"/>
        <w:rPr>
          <w:color w:val="auto"/>
        </w:rPr>
      </w:pPr>
      <w:r w:rsidRPr="001A5891">
        <w:rPr>
          <w:color w:val="auto"/>
        </w:rPr>
        <w:t>Christian</w:t>
      </w:r>
      <w:r w:rsidR="00522304" w:rsidRPr="001A5891">
        <w:rPr>
          <w:color w:val="auto"/>
        </w:rPr>
        <w:t xml:space="preserve"> </w:t>
      </w:r>
      <w:r w:rsidR="00051C26" w:rsidRPr="001A5891">
        <w:rPr>
          <w:color w:val="auto"/>
        </w:rPr>
        <w:t xml:space="preserve">A. </w:t>
      </w:r>
      <w:r w:rsidRPr="001A5891">
        <w:rPr>
          <w:color w:val="auto"/>
        </w:rPr>
        <w:t>Maino Vieytes</w:t>
      </w:r>
      <w:r w:rsidR="00522304" w:rsidRPr="001A5891">
        <w:rPr>
          <w:color w:val="auto"/>
        </w:rPr>
        <w:t xml:space="preserve"> </w:t>
      </w:r>
      <w:r w:rsidR="00522304" w:rsidRPr="001A5891">
        <w:rPr>
          <w:color w:val="auto"/>
          <w:vertAlign w:val="superscript"/>
        </w:rPr>
        <w:t>1</w:t>
      </w:r>
      <w:r w:rsidR="00522304" w:rsidRPr="001A5891">
        <w:rPr>
          <w:color w:val="auto"/>
        </w:rPr>
        <w:t xml:space="preserve">, </w:t>
      </w:r>
      <w:proofErr w:type="spellStart"/>
      <w:r w:rsidRPr="001A5891">
        <w:rPr>
          <w:color w:val="auto"/>
        </w:rPr>
        <w:t>Ruoqing</w:t>
      </w:r>
      <w:proofErr w:type="spellEnd"/>
      <w:r w:rsidR="00522304" w:rsidRPr="001A5891">
        <w:rPr>
          <w:color w:val="auto"/>
        </w:rPr>
        <w:t xml:space="preserve"> </w:t>
      </w:r>
      <w:r w:rsidRPr="001A5891">
        <w:rPr>
          <w:color w:val="auto"/>
        </w:rPr>
        <w:t>Zhu</w:t>
      </w:r>
      <w:r w:rsidR="00522304" w:rsidRPr="001A5891">
        <w:rPr>
          <w:color w:val="auto"/>
        </w:rPr>
        <w:t xml:space="preserve"> </w:t>
      </w:r>
      <w:r w:rsidR="00522304" w:rsidRPr="001A5891">
        <w:rPr>
          <w:color w:val="auto"/>
          <w:vertAlign w:val="superscript"/>
        </w:rPr>
        <w:t>2</w:t>
      </w:r>
      <w:r w:rsidRPr="001A5891">
        <w:rPr>
          <w:color w:val="auto"/>
        </w:rPr>
        <w:t>,</w:t>
      </w:r>
      <w:r w:rsidR="00522304" w:rsidRPr="001A5891">
        <w:rPr>
          <w:color w:val="auto"/>
        </w:rPr>
        <w:t xml:space="preserve"> </w:t>
      </w:r>
      <w:r w:rsidRPr="001A5891">
        <w:rPr>
          <w:color w:val="auto"/>
        </w:rPr>
        <w:t xml:space="preserve">Francesca </w:t>
      </w:r>
      <w:proofErr w:type="spellStart"/>
      <w:r w:rsidRPr="001A5891">
        <w:rPr>
          <w:color w:val="auto"/>
        </w:rPr>
        <w:t>Gany</w:t>
      </w:r>
      <w:proofErr w:type="spellEnd"/>
      <w:r w:rsidRPr="001A5891">
        <w:rPr>
          <w:color w:val="auto"/>
        </w:rPr>
        <w:t xml:space="preserve"> </w:t>
      </w:r>
      <w:r w:rsidR="0056070E" w:rsidRPr="001A5891">
        <w:rPr>
          <w:color w:val="auto"/>
          <w:vertAlign w:val="superscript"/>
        </w:rPr>
        <w:t>3</w:t>
      </w:r>
      <w:r w:rsidRPr="001A5891">
        <w:rPr>
          <w:color w:val="auto"/>
        </w:rPr>
        <w:t>, Amirah Burton-</w:t>
      </w:r>
      <w:proofErr w:type="spellStart"/>
      <w:r w:rsidRPr="001A5891">
        <w:rPr>
          <w:color w:val="auto"/>
        </w:rPr>
        <w:t>Obanla</w:t>
      </w:r>
      <w:proofErr w:type="spellEnd"/>
      <w:r w:rsidRPr="001A5891">
        <w:rPr>
          <w:color w:val="auto"/>
        </w:rPr>
        <w:t xml:space="preserve"> </w:t>
      </w:r>
      <w:r w:rsidR="0056070E" w:rsidRPr="001A5891">
        <w:rPr>
          <w:color w:val="auto"/>
          <w:vertAlign w:val="superscript"/>
        </w:rPr>
        <w:t>4</w:t>
      </w:r>
      <w:r w:rsidR="001A5891" w:rsidRPr="001A5891">
        <w:rPr>
          <w:color w:val="auto"/>
        </w:rPr>
        <w:t xml:space="preserve"> and </w:t>
      </w:r>
      <w:r w:rsidRPr="001A5891">
        <w:rPr>
          <w:color w:val="auto"/>
        </w:rPr>
        <w:t>Anna</w:t>
      </w:r>
      <w:r w:rsidR="00522304" w:rsidRPr="001A5891">
        <w:rPr>
          <w:color w:val="auto"/>
        </w:rPr>
        <w:t xml:space="preserve"> </w:t>
      </w:r>
      <w:r w:rsidR="00051C26" w:rsidRPr="001A5891">
        <w:rPr>
          <w:color w:val="auto"/>
        </w:rPr>
        <w:t xml:space="preserve">E. </w:t>
      </w:r>
      <w:r w:rsidRPr="001A5891">
        <w:rPr>
          <w:color w:val="auto"/>
        </w:rPr>
        <w:t>Arthur</w:t>
      </w:r>
      <w:r w:rsidR="00522304" w:rsidRPr="001A5891">
        <w:rPr>
          <w:color w:val="auto"/>
        </w:rPr>
        <w:t xml:space="preserve"> </w:t>
      </w:r>
      <w:r w:rsidR="0056070E" w:rsidRPr="001A5891">
        <w:rPr>
          <w:color w:val="auto"/>
          <w:vertAlign w:val="superscript"/>
        </w:rPr>
        <w:t>5</w:t>
      </w:r>
      <w:r w:rsidR="00522304" w:rsidRPr="001A5891">
        <w:rPr>
          <w:color w:val="auto"/>
          <w:vertAlign w:val="superscript"/>
        </w:rPr>
        <w:t>,</w:t>
      </w:r>
      <w:r w:rsidR="00522304" w:rsidRPr="001A5891">
        <w:rPr>
          <w:color w:val="auto"/>
        </w:rPr>
        <w:t>*</w:t>
      </w:r>
    </w:p>
    <w:tbl>
      <w:tblPr>
        <w:tblpPr w:leftFromText="198" w:rightFromText="198" w:vertAnchor="page" w:horzAnchor="margin" w:tblpY="9954"/>
        <w:tblW w:w="2410" w:type="dxa"/>
        <w:tblLayout w:type="fixed"/>
        <w:tblCellMar>
          <w:left w:w="0" w:type="dxa"/>
          <w:right w:w="0" w:type="dxa"/>
        </w:tblCellMar>
        <w:tblLook w:val="04A0" w:firstRow="1" w:lastRow="0" w:firstColumn="1" w:lastColumn="0" w:noHBand="0" w:noVBand="1"/>
      </w:tblPr>
      <w:tblGrid>
        <w:gridCol w:w="2410"/>
      </w:tblGrid>
      <w:tr w:rsidR="001A5891" w:rsidRPr="001A5891" w14:paraId="1B19CD34" w14:textId="77777777" w:rsidTr="007D1F55">
        <w:tc>
          <w:tcPr>
            <w:tcW w:w="2410" w:type="dxa"/>
            <w:shd w:val="clear" w:color="auto" w:fill="auto"/>
          </w:tcPr>
          <w:p w14:paraId="3D6E847F" w14:textId="77777777" w:rsidR="00510707" w:rsidRPr="001A5891" w:rsidRDefault="00510707" w:rsidP="007D1F55">
            <w:pPr>
              <w:pStyle w:val="MDPI61Citation"/>
              <w:spacing w:after="120" w:line="240" w:lineRule="exact"/>
            </w:pPr>
            <w:r w:rsidRPr="001A5891">
              <w:rPr>
                <w:b/>
              </w:rPr>
              <w:t>Citation:</w:t>
            </w:r>
            <w:r w:rsidRPr="001A5891">
              <w:t xml:space="preserve"> </w:t>
            </w:r>
            <w:proofErr w:type="spellStart"/>
            <w:r w:rsidRPr="001A5891">
              <w:t>Lastname</w:t>
            </w:r>
            <w:proofErr w:type="spellEnd"/>
            <w:r w:rsidRPr="001A5891">
              <w:t xml:space="preserve">, F.; </w:t>
            </w:r>
            <w:proofErr w:type="spellStart"/>
            <w:r w:rsidRPr="001A5891">
              <w:t>Lastname</w:t>
            </w:r>
            <w:proofErr w:type="spellEnd"/>
            <w:r w:rsidRPr="001A5891">
              <w:t xml:space="preserve">, F.; </w:t>
            </w:r>
            <w:proofErr w:type="spellStart"/>
            <w:r w:rsidRPr="001A5891">
              <w:t>Lastname</w:t>
            </w:r>
            <w:proofErr w:type="spellEnd"/>
            <w:r w:rsidRPr="001A5891">
              <w:t xml:space="preserve">, F. Title. </w:t>
            </w:r>
            <w:r w:rsidRPr="001A5891">
              <w:rPr>
                <w:i/>
              </w:rPr>
              <w:t xml:space="preserve">Int. J. Environ. Res. Public Health </w:t>
            </w:r>
            <w:r w:rsidRPr="001A5891">
              <w:rPr>
                <w:b/>
              </w:rPr>
              <w:t>2022</w:t>
            </w:r>
            <w:r w:rsidRPr="001A5891">
              <w:t>,</w:t>
            </w:r>
            <w:r w:rsidRPr="001A5891">
              <w:rPr>
                <w:i/>
              </w:rPr>
              <w:t xml:space="preserve"> 19</w:t>
            </w:r>
            <w:r w:rsidRPr="001A5891">
              <w:t>, x. https://doi.org/10.3390/xxxxx</w:t>
            </w:r>
          </w:p>
          <w:p w14:paraId="53DDCB56" w14:textId="77777777" w:rsidR="00510707" w:rsidRPr="001A5891" w:rsidRDefault="00510707" w:rsidP="007D1F55">
            <w:pPr>
              <w:pStyle w:val="MDPI14history"/>
              <w:spacing w:before="120" w:after="120"/>
              <w:rPr>
                <w:rFonts w:ascii="SimSun" w:eastAsia="SimSun" w:hAnsi="SimSun" w:cs="SimSun"/>
                <w:color w:val="auto"/>
                <w:lang w:eastAsia="zh-CN"/>
              </w:rPr>
            </w:pPr>
            <w:r w:rsidRPr="001A5891">
              <w:rPr>
                <w:color w:val="auto"/>
              </w:rPr>
              <w:t xml:space="preserve">Academic Editor: </w:t>
            </w:r>
            <w:proofErr w:type="spellStart"/>
            <w:r w:rsidRPr="001A5891">
              <w:rPr>
                <w:color w:val="auto"/>
              </w:rPr>
              <w:t>Firstname</w:t>
            </w:r>
            <w:proofErr w:type="spellEnd"/>
            <w:r w:rsidRPr="001A5891">
              <w:rPr>
                <w:color w:val="auto"/>
              </w:rPr>
              <w:t xml:space="preserve"> </w:t>
            </w:r>
            <w:proofErr w:type="spellStart"/>
            <w:r w:rsidRPr="001A5891">
              <w:rPr>
                <w:color w:val="auto"/>
              </w:rPr>
              <w:t>Lastname</w:t>
            </w:r>
            <w:proofErr w:type="spellEnd"/>
          </w:p>
          <w:p w14:paraId="7ECE7BDA" w14:textId="77777777" w:rsidR="00510707" w:rsidRPr="001A5891" w:rsidRDefault="00510707" w:rsidP="007D1F55">
            <w:pPr>
              <w:pStyle w:val="MDPI14history"/>
              <w:spacing w:before="120"/>
              <w:rPr>
                <w:rFonts w:ascii="SimSun" w:eastAsia="SimSun" w:hAnsi="SimSun" w:cs="SimSun"/>
                <w:color w:val="auto"/>
              </w:rPr>
            </w:pPr>
            <w:r w:rsidRPr="001A5891">
              <w:rPr>
                <w:color w:val="auto"/>
                <w:szCs w:val="14"/>
              </w:rPr>
              <w:t>Received: date</w:t>
            </w:r>
          </w:p>
          <w:p w14:paraId="527263B0" w14:textId="77777777" w:rsidR="00510707" w:rsidRPr="001A5891" w:rsidRDefault="00510707" w:rsidP="007D1F55">
            <w:pPr>
              <w:pStyle w:val="MDPI14history"/>
              <w:rPr>
                <w:color w:val="auto"/>
                <w:szCs w:val="14"/>
              </w:rPr>
            </w:pPr>
            <w:r w:rsidRPr="001A5891">
              <w:rPr>
                <w:color w:val="auto"/>
                <w:szCs w:val="14"/>
              </w:rPr>
              <w:t>Accepted: date</w:t>
            </w:r>
          </w:p>
          <w:p w14:paraId="09673CC5" w14:textId="77777777" w:rsidR="00510707" w:rsidRPr="001A5891" w:rsidRDefault="00510707" w:rsidP="007D1F55">
            <w:pPr>
              <w:pStyle w:val="MDPI14history"/>
              <w:spacing w:after="120"/>
              <w:rPr>
                <w:color w:val="auto"/>
                <w:szCs w:val="14"/>
              </w:rPr>
            </w:pPr>
            <w:r w:rsidRPr="001A5891">
              <w:rPr>
                <w:color w:val="auto"/>
                <w:szCs w:val="14"/>
              </w:rPr>
              <w:t>Published: date</w:t>
            </w:r>
          </w:p>
          <w:p w14:paraId="5892FF46" w14:textId="77777777" w:rsidR="00510707" w:rsidRPr="001A5891" w:rsidRDefault="00510707" w:rsidP="007D1F55">
            <w:pPr>
              <w:pStyle w:val="MDPI63Notes"/>
              <w:jc w:val="both"/>
              <w:rPr>
                <w:color w:val="auto"/>
              </w:rPr>
            </w:pPr>
            <w:r w:rsidRPr="001A5891">
              <w:rPr>
                <w:b/>
                <w:color w:val="auto"/>
              </w:rPr>
              <w:t>Publisher’s Note:</w:t>
            </w:r>
            <w:r w:rsidRPr="001A5891">
              <w:rPr>
                <w:color w:val="auto"/>
              </w:rPr>
              <w:t xml:space="preserve"> MDPI stays neutral with regard to jurisdictional claims in published maps and institutional affiliations.</w:t>
            </w:r>
          </w:p>
          <w:p w14:paraId="1A57F2A1" w14:textId="77777777" w:rsidR="00510707" w:rsidRPr="001A5891" w:rsidRDefault="00510707" w:rsidP="007D1F55">
            <w:pPr>
              <w:adjustRightInd w:val="0"/>
              <w:snapToGrid w:val="0"/>
              <w:spacing w:before="120" w:line="240" w:lineRule="atLeast"/>
              <w:ind w:right="113"/>
              <w:jc w:val="left"/>
              <w:rPr>
                <w:rFonts w:eastAsia="DengXian"/>
                <w:bCs/>
                <w:color w:val="auto"/>
                <w:sz w:val="14"/>
                <w:szCs w:val="14"/>
                <w:lang w:bidi="en-US"/>
              </w:rPr>
            </w:pPr>
            <w:r w:rsidRPr="001A5891">
              <w:rPr>
                <w:rFonts w:eastAsia="DengXian"/>
                <w:noProof/>
                <w:color w:val="auto"/>
              </w:rPr>
              <w:drawing>
                <wp:inline distT="0" distB="0" distL="0" distR="0" wp14:anchorId="4F5191BC" wp14:editId="0750BE8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B03C7EE" w14:textId="77777777" w:rsidR="00510707" w:rsidRPr="001A5891" w:rsidRDefault="00510707" w:rsidP="007D1F55">
            <w:pPr>
              <w:adjustRightInd w:val="0"/>
              <w:snapToGrid w:val="0"/>
              <w:spacing w:before="60" w:line="240" w:lineRule="atLeast"/>
              <w:ind w:right="113"/>
              <w:rPr>
                <w:rFonts w:eastAsia="DengXian"/>
                <w:bCs/>
                <w:color w:val="auto"/>
                <w:sz w:val="14"/>
                <w:szCs w:val="14"/>
                <w:lang w:bidi="en-US"/>
              </w:rPr>
            </w:pPr>
            <w:r w:rsidRPr="001A5891">
              <w:rPr>
                <w:rFonts w:eastAsia="DengXian"/>
                <w:b/>
                <w:bCs/>
                <w:color w:val="auto"/>
                <w:sz w:val="14"/>
                <w:szCs w:val="14"/>
                <w:lang w:bidi="en-US"/>
              </w:rPr>
              <w:t>Copyright:</w:t>
            </w:r>
            <w:r w:rsidRPr="001A5891">
              <w:rPr>
                <w:rFonts w:eastAsia="DengXian"/>
                <w:bCs/>
                <w:color w:val="auto"/>
                <w:sz w:val="14"/>
                <w:szCs w:val="14"/>
                <w:lang w:bidi="en-US"/>
              </w:rPr>
              <w:t xml:space="preserve"> © 2022 by the authors. Submitted for possible open access publication under the terms and conditions of the Creative Commons Attribution (CC BY) license (https://creativecommons.org/licenses/by/4.0/).</w:t>
            </w:r>
          </w:p>
        </w:tc>
      </w:tr>
    </w:tbl>
    <w:p w14:paraId="47E21244" w14:textId="4F69D973" w:rsidR="00522304" w:rsidRPr="001A5891" w:rsidRDefault="00B670B5" w:rsidP="001A5891">
      <w:pPr>
        <w:pStyle w:val="MDPI16affiliation"/>
        <w:rPr>
          <w:color w:val="auto"/>
        </w:rPr>
      </w:pPr>
      <w:r w:rsidRPr="001A5891">
        <w:rPr>
          <w:color w:val="auto"/>
          <w:vertAlign w:val="superscript"/>
        </w:rPr>
        <w:t>1</w:t>
      </w:r>
      <w:r w:rsidR="00522304" w:rsidRPr="001A5891">
        <w:rPr>
          <w:color w:val="auto"/>
        </w:rPr>
        <w:tab/>
      </w:r>
      <w:r w:rsidR="00816BB7" w:rsidRPr="001A5891">
        <w:rPr>
          <w:color w:val="auto"/>
        </w:rPr>
        <w:t>Division of Nutritional Sciences,</w:t>
      </w:r>
      <w:r w:rsidR="003417CB" w:rsidRPr="001A5891">
        <w:rPr>
          <w:color w:val="auto"/>
        </w:rPr>
        <w:t xml:space="preserve"> </w:t>
      </w:r>
      <w:r w:rsidR="00EF1983" w:rsidRPr="001A5891">
        <w:rPr>
          <w:color w:val="auto"/>
        </w:rPr>
        <w:t>T</w:t>
      </w:r>
      <w:r w:rsidR="0056070E" w:rsidRPr="001A5891">
        <w:rPr>
          <w:color w:val="auto"/>
        </w:rPr>
        <w:t>he</w:t>
      </w:r>
      <w:r w:rsidR="00816BB7" w:rsidRPr="001A5891">
        <w:rPr>
          <w:color w:val="auto"/>
        </w:rPr>
        <w:t xml:space="preserve"> University of Illinois at Urbana-Champaign</w:t>
      </w:r>
      <w:r w:rsidR="00522304" w:rsidRPr="001A5891">
        <w:rPr>
          <w:color w:val="auto"/>
        </w:rPr>
        <w:t xml:space="preserve">; </w:t>
      </w:r>
      <w:ins w:id="0"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cam17@illinois.edu</w:instrText>
      </w:r>
      <w:ins w:id="1"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cam17@illinois.edu</w:t>
      </w:r>
      <w:ins w:id="2" w:author="Maino Vieytes, Christian Augusto" w:date="2022-10-14T08:26:00Z">
        <w:r w:rsidR="001A5D7D">
          <w:rPr>
            <w:color w:val="auto"/>
          </w:rPr>
          <w:fldChar w:fldCharType="end"/>
        </w:r>
        <w:r w:rsidR="001A5D7D">
          <w:rPr>
            <w:color w:val="auto"/>
          </w:rPr>
          <w:t xml:space="preserve"> </w:t>
        </w:r>
      </w:ins>
      <w:r w:rsidR="0056070E" w:rsidRPr="001A5891">
        <w:rPr>
          <w:color w:val="auto"/>
        </w:rPr>
        <w:t xml:space="preserve"> </w:t>
      </w:r>
    </w:p>
    <w:p w14:paraId="46E39464" w14:textId="1100F4DB" w:rsidR="00522304" w:rsidRPr="001A5891" w:rsidRDefault="00522304" w:rsidP="001A5891">
      <w:pPr>
        <w:pStyle w:val="MDPI16affiliation"/>
        <w:rPr>
          <w:color w:val="auto"/>
        </w:rPr>
      </w:pPr>
      <w:r w:rsidRPr="001A5891">
        <w:rPr>
          <w:color w:val="auto"/>
          <w:vertAlign w:val="superscript"/>
        </w:rPr>
        <w:t>2</w:t>
      </w:r>
      <w:r w:rsidRPr="001A5891">
        <w:rPr>
          <w:color w:val="auto"/>
        </w:rPr>
        <w:tab/>
      </w:r>
      <w:r w:rsidR="0056070E" w:rsidRPr="001A5891">
        <w:rPr>
          <w:color w:val="auto"/>
        </w:rPr>
        <w:t xml:space="preserve">Department of Statistics, </w:t>
      </w:r>
      <w:r w:rsidR="00EF1983" w:rsidRPr="001A5891">
        <w:rPr>
          <w:color w:val="auto"/>
        </w:rPr>
        <w:t>T</w:t>
      </w:r>
      <w:r w:rsidR="0056070E" w:rsidRPr="001A5891">
        <w:rPr>
          <w:color w:val="auto"/>
        </w:rPr>
        <w:t>he University of Illinois at Urbana-Champaign</w:t>
      </w:r>
      <w:r w:rsidRPr="001A5891">
        <w:rPr>
          <w:color w:val="auto"/>
        </w:rPr>
        <w:t xml:space="preserve">; </w:t>
      </w:r>
      <w:ins w:id="3"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rqzhu@illinois.edu</w:instrText>
      </w:r>
      <w:ins w:id="4"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rqzhu@illinois.edu</w:t>
      </w:r>
      <w:ins w:id="5" w:author="Maino Vieytes, Christian Augusto" w:date="2022-10-14T08:26:00Z">
        <w:r w:rsidR="001A5D7D">
          <w:rPr>
            <w:color w:val="auto"/>
          </w:rPr>
          <w:fldChar w:fldCharType="end"/>
        </w:r>
        <w:r w:rsidR="001A5D7D">
          <w:rPr>
            <w:color w:val="auto"/>
          </w:rPr>
          <w:t xml:space="preserve"> </w:t>
        </w:r>
      </w:ins>
    </w:p>
    <w:p w14:paraId="4D75142D" w14:textId="212C60A8" w:rsidR="0056070E" w:rsidRPr="001A5891" w:rsidRDefault="0056070E" w:rsidP="001A5891">
      <w:pPr>
        <w:pStyle w:val="MDPI16affiliation"/>
        <w:rPr>
          <w:color w:val="auto"/>
        </w:rPr>
      </w:pPr>
      <w:r w:rsidRPr="001A5891">
        <w:rPr>
          <w:color w:val="auto"/>
          <w:vertAlign w:val="superscript"/>
        </w:rPr>
        <w:t>3</w:t>
      </w:r>
      <w:r w:rsidRPr="001A5891">
        <w:rPr>
          <w:color w:val="auto"/>
        </w:rPr>
        <w:tab/>
        <w:t xml:space="preserve">Memorial Sloan Kettering Cancer Center; </w:t>
      </w:r>
      <w:ins w:id="6"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ganyf@mskcc.org</w:instrText>
      </w:r>
      <w:ins w:id="7"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ganyf@mskcc.org</w:t>
      </w:r>
      <w:ins w:id="8"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5A2E844B" w14:textId="2B361CD7" w:rsidR="0056070E" w:rsidRPr="001A5891" w:rsidRDefault="0056070E" w:rsidP="001A5891">
      <w:pPr>
        <w:pStyle w:val="MDPI16affiliation"/>
        <w:rPr>
          <w:color w:val="auto"/>
        </w:rPr>
      </w:pPr>
      <w:r w:rsidRPr="001A5891">
        <w:rPr>
          <w:color w:val="auto"/>
          <w:vertAlign w:val="superscript"/>
        </w:rPr>
        <w:t>4</w:t>
      </w:r>
      <w:r w:rsidRPr="001A5891">
        <w:rPr>
          <w:color w:val="auto"/>
        </w:rPr>
        <w:tab/>
        <w:t>Division of Nutritional Sciences,</w:t>
      </w:r>
      <w:r w:rsidR="003417CB" w:rsidRPr="001A5891">
        <w:rPr>
          <w:color w:val="auto"/>
        </w:rPr>
        <w:t xml:space="preserve"> </w:t>
      </w:r>
      <w:r w:rsidR="00EF1983" w:rsidRPr="001A5891">
        <w:rPr>
          <w:color w:val="auto"/>
        </w:rPr>
        <w:t>T</w:t>
      </w:r>
      <w:r w:rsidRPr="001A5891">
        <w:rPr>
          <w:color w:val="auto"/>
        </w:rPr>
        <w:t xml:space="preserve">he University of Illinois at Urbana-Champaign; </w:t>
      </w:r>
      <w:ins w:id="9"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amirah2@illinois.edu</w:instrText>
      </w:r>
      <w:ins w:id="10"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amirah2@illinois.edu</w:t>
      </w:r>
      <w:ins w:id="11"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4D6B9EAB" w14:textId="0CC57E2D" w:rsidR="0056070E" w:rsidRPr="001A5891" w:rsidRDefault="0056070E" w:rsidP="001A5891">
      <w:pPr>
        <w:pStyle w:val="MDPI16affiliation"/>
        <w:rPr>
          <w:color w:val="auto"/>
        </w:rPr>
      </w:pPr>
      <w:r w:rsidRPr="001A5891">
        <w:rPr>
          <w:color w:val="auto"/>
          <w:vertAlign w:val="superscript"/>
        </w:rPr>
        <w:t>5</w:t>
      </w:r>
      <w:r w:rsidRPr="001A5891">
        <w:rPr>
          <w:color w:val="auto"/>
        </w:rPr>
        <w:tab/>
      </w:r>
      <w:r w:rsidR="003417CB" w:rsidRPr="001A5891">
        <w:rPr>
          <w:color w:val="auto"/>
        </w:rPr>
        <w:t>Department of Dietetics and Nutrition</w:t>
      </w:r>
      <w:r w:rsidRPr="001A5891">
        <w:rPr>
          <w:color w:val="auto"/>
        </w:rPr>
        <w:t>,</w:t>
      </w:r>
      <w:r w:rsidR="003417CB" w:rsidRPr="001A5891">
        <w:rPr>
          <w:color w:val="auto"/>
        </w:rPr>
        <w:t xml:space="preserve"> </w:t>
      </w:r>
      <w:r w:rsidR="00032AB6" w:rsidRPr="001A5891">
        <w:rPr>
          <w:color w:val="auto"/>
        </w:rPr>
        <w:t>T</w:t>
      </w:r>
      <w:r w:rsidRPr="001A5891">
        <w:rPr>
          <w:color w:val="auto"/>
        </w:rPr>
        <w:t>he University of</w:t>
      </w:r>
      <w:r w:rsidR="003417CB" w:rsidRPr="001A5891">
        <w:rPr>
          <w:color w:val="auto"/>
        </w:rPr>
        <w:t xml:space="preserve"> Kansas Medical Center</w:t>
      </w:r>
      <w:r w:rsidRPr="001A5891">
        <w:rPr>
          <w:color w:val="auto"/>
        </w:rPr>
        <w:t xml:space="preserve">; </w:t>
      </w:r>
      <w:ins w:id="12"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3"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4" w:author="Maino Vieytes, Christian Augusto" w:date="2022-10-14T08:27:00Z">
        <w:r w:rsidR="001A5D7D">
          <w:rPr>
            <w:color w:val="auto"/>
          </w:rPr>
          <w:fldChar w:fldCharType="end"/>
        </w:r>
        <w:r w:rsidR="001A5D7D">
          <w:rPr>
            <w:color w:val="auto"/>
          </w:rPr>
          <w:t xml:space="preserve"> </w:t>
        </w:r>
      </w:ins>
      <w:r w:rsidRPr="001A5891">
        <w:rPr>
          <w:color w:val="auto"/>
        </w:rPr>
        <w:t xml:space="preserve">  </w:t>
      </w:r>
    </w:p>
    <w:p w14:paraId="23C0AA6E" w14:textId="63B109D0" w:rsidR="00522304" w:rsidRPr="001A5891" w:rsidRDefault="001A5891" w:rsidP="001A5891">
      <w:pPr>
        <w:pStyle w:val="MDPI16affiliation"/>
        <w:rPr>
          <w:color w:val="auto"/>
        </w:rPr>
      </w:pPr>
      <w:r w:rsidRPr="001A5891">
        <w:rPr>
          <w:b/>
          <w:color w:val="auto"/>
        </w:rPr>
        <w:t>*</w:t>
      </w:r>
      <w:r w:rsidRPr="001A5891">
        <w:rPr>
          <w:color w:val="auto"/>
        </w:rPr>
        <w:tab/>
        <w:t xml:space="preserve">Correspondence: </w:t>
      </w:r>
      <w:ins w:id="15"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6"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7" w:author="Maino Vieytes, Christian Augusto" w:date="2022-10-14T08:27:00Z">
        <w:r w:rsidR="001A5D7D">
          <w:rPr>
            <w:color w:val="auto"/>
          </w:rPr>
          <w:fldChar w:fldCharType="end"/>
        </w:r>
        <w:r w:rsidR="001A5D7D">
          <w:rPr>
            <w:color w:val="auto"/>
          </w:rPr>
          <w:t xml:space="preserve"> </w:t>
        </w:r>
      </w:ins>
      <w:del w:id="18" w:author="Maino Vieytes, Christian Augusto" w:date="2022-10-14T08:27:00Z">
        <w:r w:rsidR="003417CB" w:rsidRPr="001A5891" w:rsidDel="001A5D7D">
          <w:rPr>
            <w:color w:val="auto"/>
          </w:rPr>
          <w:delText xml:space="preserve"> </w:delText>
        </w:r>
      </w:del>
      <w:r w:rsidR="00522304" w:rsidRPr="001A5891">
        <w:rPr>
          <w:color w:val="auto"/>
        </w:rPr>
        <w:t>;</w:t>
      </w:r>
    </w:p>
    <w:p w14:paraId="3156F93B" w14:textId="120FDE5D" w:rsidR="00522304" w:rsidRPr="001A5891" w:rsidRDefault="00522304" w:rsidP="001A5891">
      <w:pPr>
        <w:pStyle w:val="MDPI17abstract"/>
        <w:rPr>
          <w:color w:val="auto"/>
        </w:rPr>
      </w:pPr>
      <w:r w:rsidRPr="001A5891">
        <w:rPr>
          <w:b/>
          <w:color w:val="auto"/>
        </w:rPr>
        <w:t xml:space="preserve">Abstract: </w:t>
      </w:r>
      <w:r w:rsidRPr="001A5891">
        <w:rPr>
          <w:color w:val="auto"/>
        </w:rPr>
        <w:t xml:space="preserve">(1) Background: </w:t>
      </w:r>
      <w:r w:rsidR="00051C26" w:rsidRPr="001A5891">
        <w:rPr>
          <w:color w:val="auto"/>
        </w:rPr>
        <w:t xml:space="preserve">Food insecurity (FI) is a public health and sociodemographic </w:t>
      </w:r>
      <w:r w:rsidR="00750661" w:rsidRPr="001A5891">
        <w:rPr>
          <w:color w:val="auto"/>
        </w:rPr>
        <w:t>phenomenon</w:t>
      </w:r>
      <w:r w:rsidR="00051C26" w:rsidRPr="001A5891">
        <w:rPr>
          <w:color w:val="auto"/>
        </w:rPr>
        <w:t xml:space="preserve"> that besets many cancer survivors in the United States. </w:t>
      </w:r>
      <w:r w:rsidR="00750661" w:rsidRPr="001A5891">
        <w:rPr>
          <w:color w:val="auto"/>
        </w:rPr>
        <w:t xml:space="preserve">FI in cancer survivors may arise as a consequence of financial toxicity stemming from treatment costs, physical impairment, labor force egress, or a combination of those factors. </w:t>
      </w:r>
      <w:r w:rsidR="007424E5" w:rsidRPr="001A5891">
        <w:rPr>
          <w:color w:val="auto"/>
        </w:rPr>
        <w:t>To our knowledge, an understanding of the dietary intake practices of this population has not been delineated but is imperative for addressing the needs of this vulnerable population.</w:t>
      </w:r>
      <w:ins w:id="19" w:author="Maino Vieytes, Christian Augusto" w:date="2022-10-14T08:38:00Z">
        <w:r w:rsidR="00300969">
          <w:rPr>
            <w:color w:val="auto"/>
          </w:rPr>
          <w:t>;</w:t>
        </w:r>
      </w:ins>
      <w:r w:rsidR="00750661" w:rsidRPr="001A5891">
        <w:rPr>
          <w:color w:val="auto"/>
        </w:rPr>
        <w:t xml:space="preserve"> </w:t>
      </w:r>
      <w:r w:rsidR="00CB597B" w:rsidRPr="001A5891">
        <w:rPr>
          <w:color w:val="auto"/>
        </w:rPr>
        <w:t xml:space="preserve">(2) Methods: </w:t>
      </w:r>
      <w:r w:rsidR="00750661" w:rsidRPr="001A5891">
        <w:rPr>
          <w:color w:val="auto"/>
        </w:rPr>
        <w:t xml:space="preserve">Using data from NHANES, 1999-2018, we characterized major dietary patterns in the food insecure cancer survivor population: </w:t>
      </w:r>
      <w:proofErr w:type="spellStart"/>
      <w:r w:rsidR="00750661" w:rsidRPr="001A5891">
        <w:rPr>
          <w:color w:val="auto"/>
        </w:rPr>
        <w:t>i</w:t>
      </w:r>
      <w:proofErr w:type="spellEnd"/>
      <w:r w:rsidR="00750661" w:rsidRPr="001A5891">
        <w:rPr>
          <w:color w:val="auto"/>
        </w:rPr>
        <w:t>. penalized logistic regression</w:t>
      </w:r>
      <w:r w:rsidR="007424E5" w:rsidRPr="001A5891">
        <w:rPr>
          <w:color w:val="auto"/>
        </w:rPr>
        <w:t xml:space="preserve"> (logit)</w:t>
      </w:r>
      <w:r w:rsidR="00750661" w:rsidRPr="001A5891">
        <w:rPr>
          <w:color w:val="auto"/>
        </w:rPr>
        <w:t xml:space="preserve"> and ii. principal components analysis</w:t>
      </w:r>
      <w:r w:rsidR="007424E5" w:rsidRPr="001A5891">
        <w:rPr>
          <w:color w:val="auto"/>
        </w:rPr>
        <w:t xml:space="preserve"> (PCA)</w:t>
      </w:r>
      <w:r w:rsidR="00750661" w:rsidRPr="001A5891">
        <w:rPr>
          <w:color w:val="auto"/>
        </w:rPr>
        <w:t>. We validated these patterns by examining the association of those patterns with food insecurity</w:t>
      </w:r>
      <w:r w:rsidR="007424E5" w:rsidRPr="001A5891">
        <w:rPr>
          <w:color w:val="auto"/>
        </w:rPr>
        <w:t xml:space="preserve"> in the cancer population</w:t>
      </w:r>
      <w:ins w:id="20" w:author="Maino Vieytes, Christian Augusto" w:date="2022-10-14T08:38:00Z">
        <w:r w:rsidR="00300969">
          <w:rPr>
            <w:color w:val="auto"/>
          </w:rPr>
          <w:t>.</w:t>
        </w:r>
      </w:ins>
      <w:r w:rsidR="00CB597B" w:rsidRPr="001A5891">
        <w:rPr>
          <w:color w:val="auto"/>
        </w:rPr>
        <w:t xml:space="preserve">; (3) Results: </w:t>
      </w:r>
      <w:r w:rsidR="00750661" w:rsidRPr="001A5891">
        <w:rPr>
          <w:color w:val="auto"/>
        </w:rPr>
        <w:t xml:space="preserve">Four dietary patterns were extracted with penalized logit and two with PCA. In the pattern validation phase, we found several patterns </w:t>
      </w:r>
      <w:r w:rsidR="007424E5" w:rsidRPr="001A5891">
        <w:rPr>
          <w:color w:val="auto"/>
        </w:rPr>
        <w:t>exhibited</w:t>
      </w:r>
      <w:r w:rsidR="00750661" w:rsidRPr="001A5891">
        <w:rPr>
          <w:color w:val="auto"/>
        </w:rPr>
        <w:t xml:space="preserve"> strong associations with FI.</w:t>
      </w:r>
      <w:ins w:id="21" w:author="Maino Vieytes, Christian Augusto" w:date="2022-10-14T08:35:00Z">
        <w:r w:rsidR="00300969">
          <w:rPr>
            <w:color w:val="auto"/>
          </w:rPr>
          <w:t xml:space="preserve"> The FI, SNAP, and Household Size </w:t>
        </w:r>
      </w:ins>
      <w:ins w:id="22" w:author="Maino Vieytes, Christian Augusto" w:date="2022-10-14T08:36:00Z">
        <w:r w:rsidR="00300969">
          <w:rPr>
            <w:color w:val="auto"/>
          </w:rPr>
          <w:t>patterns (all extracted with penalized logit) harbored the strongest associations</w:t>
        </w:r>
      </w:ins>
      <w:ins w:id="23" w:author="Maino Vieytes, Christian Augusto" w:date="2022-10-16T17:45:00Z">
        <w:r w:rsidR="00017D6D">
          <w:rPr>
            <w:color w:val="auto"/>
          </w:rPr>
          <w:t xml:space="preserve"> and there was evidence of stronger associations in those moderately removed from a cancer diagnosis (</w:t>
        </w:r>
      </w:ins>
      <w:ins w:id="24" w:author="Maino Vieytes, Christian Augusto" w:date="2022-10-16T17:46:00Z">
        <w:r w:rsidR="00017D6D" w:rsidRPr="00017D6D">
          <w:rPr>
            <w:color w:val="auto"/>
          </w:rPr>
          <w:t xml:space="preserve">2 </w:t>
        </w:r>
      </w:ins>
      <m:oMath>
        <m:r>
          <w:ins w:id="25" w:author="Maino Vieytes, Christian Augusto" w:date="2022-10-16T17:46:00Z">
            <m:rPr>
              <m:sty m:val="bi"/>
            </m:rPr>
            <w:rPr>
              <w:rFonts w:ascii="Cambria Math" w:hAnsi="Cambria Math"/>
              <w:color w:val="auto"/>
            </w:rPr>
            <m:t>≥</m:t>
          </w:ins>
        </m:r>
      </m:oMath>
      <w:ins w:id="26" w:author="Maino Vieytes, Christian Augusto" w:date="2022-10-16T17:46:00Z">
        <w:r w:rsidR="00017D6D" w:rsidRPr="00017D6D">
          <w:rPr>
            <w:color w:val="auto"/>
          </w:rPr>
          <w:t xml:space="preserve"> and </w:t>
        </w:r>
      </w:ins>
      <m:oMath>
        <m:r>
          <w:ins w:id="27" w:author="Maino Vieytes, Christian Augusto" w:date="2022-10-16T17:46:00Z">
            <m:rPr>
              <m:sty m:val="bi"/>
            </m:rPr>
            <w:rPr>
              <w:rFonts w:ascii="Cambria Math" w:hAnsi="Cambria Math"/>
              <w:color w:val="auto"/>
            </w:rPr>
            <m:t xml:space="preserve">&lt; </m:t>
          </w:ins>
        </m:r>
      </m:oMath>
      <w:ins w:id="28" w:author="Maino Vieytes, Christian Augusto" w:date="2022-10-16T17:46:00Z">
        <w:r w:rsidR="00017D6D" w:rsidRPr="00017D6D">
          <w:rPr>
            <w:color w:val="auto"/>
          </w:rPr>
          <w:t>6 years</w:t>
        </w:r>
        <w:r w:rsidR="00017D6D">
          <w:rPr>
            <w:color w:val="auto"/>
          </w:rPr>
          <w:t xml:space="preserve"> since diagnosis)</w:t>
        </w:r>
      </w:ins>
      <w:del w:id="29" w:author="Maino Vieytes, Christian Augusto" w:date="2022-10-14T08:37:00Z">
        <w:r w:rsidR="00CB597B" w:rsidRPr="001A5891" w:rsidDel="00300969">
          <w:rPr>
            <w:color w:val="auto"/>
          </w:rPr>
          <w:delText xml:space="preserve">; </w:delText>
        </w:r>
      </w:del>
      <w:ins w:id="30" w:author="Maino Vieytes, Christian Augusto" w:date="2022-10-14T08:37:00Z">
        <w:r w:rsidR="00300969">
          <w:rPr>
            <w:color w:val="auto"/>
          </w:rPr>
          <w:t>.</w:t>
        </w:r>
      </w:ins>
      <w:ins w:id="31" w:author="Maino Vieytes, Christian Augusto" w:date="2022-10-14T08:38:00Z">
        <w:r w:rsidR="00300969">
          <w:rPr>
            <w:color w:val="auto"/>
          </w:rPr>
          <w:t>;</w:t>
        </w:r>
      </w:ins>
      <w:ins w:id="32" w:author="Maino Vieytes, Christian Augusto" w:date="2022-10-14T08:37:00Z">
        <w:r w:rsidR="00300969" w:rsidRPr="001A5891">
          <w:rPr>
            <w:color w:val="auto"/>
          </w:rPr>
          <w:t xml:space="preserve"> </w:t>
        </w:r>
      </w:ins>
      <w:r w:rsidR="00CB597B" w:rsidRPr="001A5891">
        <w:rPr>
          <w:color w:val="auto"/>
        </w:rPr>
        <w:t>(4) Conclusions:</w:t>
      </w:r>
      <w:r w:rsidR="007424E5" w:rsidRPr="001A5891">
        <w:rPr>
          <w:color w:val="auto"/>
        </w:rPr>
        <w:t xml:space="preserve"> FI may play an influential role on the dietary intake patterns of cancer survivors in the U.S. The results highlight the relevance of FI screening and monitoring for cancer survivors.</w:t>
      </w:r>
    </w:p>
    <w:p w14:paraId="70A419E8" w14:textId="7084C651" w:rsidR="00522304" w:rsidRPr="001A5891" w:rsidRDefault="001A5891" w:rsidP="001A5891">
      <w:pPr>
        <w:pStyle w:val="MDPI18keywords"/>
        <w:rPr>
          <w:color w:val="auto"/>
        </w:rPr>
      </w:pPr>
      <w:r w:rsidRPr="001A5891">
        <w:rPr>
          <w:b/>
          <w:color w:val="auto"/>
        </w:rPr>
        <w:t>Keywords:</w:t>
      </w:r>
      <w:r w:rsidR="00522304" w:rsidRPr="001A5891">
        <w:rPr>
          <w:b/>
          <w:color w:val="auto"/>
        </w:rPr>
        <w:t xml:space="preserve"> </w:t>
      </w:r>
      <w:r w:rsidR="00666F7F" w:rsidRPr="001A5891">
        <w:rPr>
          <w:color w:val="auto"/>
        </w:rPr>
        <w:t>cancer; dietary patterns; nutritional epidemiology; food insecurity; survivorship</w:t>
      </w:r>
    </w:p>
    <w:p w14:paraId="6282D270" w14:textId="77777777" w:rsidR="00522304" w:rsidRPr="001A5891" w:rsidRDefault="00522304" w:rsidP="001A5891">
      <w:pPr>
        <w:pStyle w:val="MDPI19line"/>
        <w:pBdr>
          <w:bottom w:val="single" w:sz="4" w:space="1" w:color="000000"/>
        </w:pBdr>
        <w:rPr>
          <w:color w:val="auto"/>
        </w:rPr>
      </w:pPr>
    </w:p>
    <w:p w14:paraId="5465FC86" w14:textId="2FDA05DE" w:rsidR="00522304" w:rsidRPr="001A5891" w:rsidRDefault="001A5891" w:rsidP="001A5891">
      <w:pPr>
        <w:pStyle w:val="MDPI21heading1"/>
        <w:rPr>
          <w:color w:val="auto"/>
        </w:rPr>
      </w:pPr>
      <w:r w:rsidRPr="001A5891">
        <w:rPr>
          <w:color w:val="auto"/>
        </w:rPr>
        <w:t xml:space="preserve">1. </w:t>
      </w:r>
      <w:r w:rsidR="00522304" w:rsidRPr="001A5891">
        <w:rPr>
          <w:color w:val="auto"/>
        </w:rPr>
        <w:t>Introduction</w:t>
      </w:r>
    </w:p>
    <w:p w14:paraId="1FC6C1E0" w14:textId="78BE0754" w:rsidR="009C25EC" w:rsidRPr="001A5891" w:rsidRDefault="009C25EC" w:rsidP="001A5891">
      <w:pPr>
        <w:pStyle w:val="MDPI31text"/>
        <w:rPr>
          <w:b/>
          <w:color w:val="auto"/>
        </w:rPr>
      </w:pPr>
      <w:r w:rsidRPr="001A5891">
        <w:rPr>
          <w:color w:val="auto"/>
        </w:rPr>
        <w:t xml:space="preserve">Food insecurity (FI) is the inability to procure sufficient quantities of safe and nutritious foods that promote the physical, emotional, and psychosocial domains of health and well-being </w:t>
      </w:r>
      <w:r w:rsidRPr="001A5891">
        <w:rPr>
          <w:b/>
          <w:color w:val="auto"/>
        </w:rPr>
        <w:fldChar w:fldCharType="begin"/>
      </w:r>
      <w:r w:rsidRPr="001A5891">
        <w:rPr>
          <w:color w:val="auto"/>
        </w:rPr>
        <w:instrText xml:space="preserve"> ADDIN ZOTERO_ITEM CSL_CITATION {"citationID":"UFxs1KWY","properties":{"formattedCitation":"[1]","plainCitation":"[1]","noteIndex":0},"citationItems":[{"id":1465,"uris":["http://zotero.org/users/local/S8X13ARX/items/5V6T4AJK"],"itemData":{"id":1465,"type":"webpage","abstract":"An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P."},{"family":"Gregory","given":"Christian","dropping-particle":"a"},{"family":"Singh","given":"Anita"}],"accessed":{"date-parts":[["2021",8,12]]}}}],"schema":"https://github.com/citation-style-language/schema/raw/master/csl-citation.json"} </w:instrText>
      </w:r>
      <w:r w:rsidRPr="001A5891">
        <w:rPr>
          <w:b/>
          <w:color w:val="auto"/>
        </w:rPr>
        <w:fldChar w:fldCharType="separate"/>
      </w:r>
      <w:r w:rsidRPr="001A5891">
        <w:rPr>
          <w:color w:val="auto"/>
        </w:rPr>
        <w:t>[1]</w:t>
      </w:r>
      <w:r w:rsidRPr="001A5891">
        <w:rPr>
          <w:b/>
          <w:color w:val="auto"/>
        </w:rPr>
        <w:fldChar w:fldCharType="end"/>
      </w:r>
      <w:r w:rsidRPr="001A5891">
        <w:rPr>
          <w:color w:val="auto"/>
        </w:rPr>
        <w:t xml:space="preserve">. It is a leading public health issue that affected approximately 13.8 million (10.5 %) U.S. households in 2020 and disproportionately </w:t>
      </w:r>
      <w:r w:rsidR="00090578" w:rsidRPr="001A5891">
        <w:rPr>
          <w:color w:val="auto"/>
        </w:rPr>
        <w:t>implicates</w:t>
      </w:r>
      <w:r w:rsidRPr="001A5891">
        <w:rPr>
          <w:color w:val="auto"/>
        </w:rPr>
        <w:t xml:space="preserve"> low-income households, single</w:t>
      </w:r>
      <w:r w:rsidR="00090578" w:rsidRPr="001A5891">
        <w:rPr>
          <w:color w:val="auto"/>
        </w:rPr>
        <w:t>-</w:t>
      </w:r>
      <w:r w:rsidRPr="001A5891">
        <w:rPr>
          <w:color w:val="auto"/>
        </w:rPr>
        <w:t xml:space="preserve">parent households, communities of color, and those with a recent diagnosis of cancer </w:t>
      </w:r>
      <w:r w:rsidRPr="001A5891">
        <w:rPr>
          <w:b/>
          <w:color w:val="auto"/>
        </w:rPr>
        <w:fldChar w:fldCharType="begin"/>
      </w:r>
      <w:r w:rsidRPr="001A5891">
        <w:rPr>
          <w:color w:val="auto"/>
        </w:rPr>
        <w:instrText xml:space="preserve"> ADDIN ZOTERO_ITEM CSL_CITATION {"citationID":"KLmDd5BV","properties":{"formattedCitation":"[1,2]","plainCitation":"[1,2]","noteIndex":0},"citationItems":[{"id":1465,"uris":["http://zotero.org/users/local/S8X13ARX/items/5V6T4AJK"],"itemData":{"id":1465,"type":"webpage","abstract":"An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1A5891">
        <w:rPr>
          <w:b/>
          <w:color w:val="auto"/>
        </w:rPr>
        <w:fldChar w:fldCharType="separate"/>
      </w:r>
      <w:r w:rsidRPr="001A5891">
        <w:rPr>
          <w:color w:val="auto"/>
        </w:rPr>
        <w:t>[1,2]</w:t>
      </w:r>
      <w:r w:rsidRPr="001A5891">
        <w:rPr>
          <w:b/>
          <w:color w:val="auto"/>
        </w:rPr>
        <w:fldChar w:fldCharType="end"/>
      </w:r>
      <w:r w:rsidRPr="001A5891">
        <w:rPr>
          <w:color w:val="auto"/>
        </w:rPr>
        <w:t xml:space="preserve">. For many households, experiencing a sudden cancer diagnosis and its side effects may worsen FI status. Increasing treatment costs and side effects attributable to those treatments may prompt lower quality of life (QOL) and physical disability in cancer survivors, which magnify the risks of unemployment and financial sequelae </w:t>
      </w:r>
      <w:r w:rsidRPr="001A5891">
        <w:rPr>
          <w:b/>
          <w:color w:val="auto"/>
        </w:rPr>
        <w:fldChar w:fldCharType="begin"/>
      </w:r>
      <w:r w:rsidRPr="001A5891">
        <w:rPr>
          <w:color w:val="auto"/>
        </w:rPr>
        <w:instrText xml:space="preserve"> ADDIN ZOTERO_ITEM CSL_CITATION {"citationID":"B6g1zdsI","properties":{"formattedCitation":"[3,4]","plainCitation":"[3,4]","noteIndex":0},"citationItems":[{"id":1463,"uris":["http://zotero.org/users/local/S8X13ARX/items/EGIQRUXN"],"itemData":{"id":1463,"type":"article-journal","abstract":"This systematic review aimed to determine the effects of interdisciplinary/multidisciplinary outpatient rehabilitation programmes by looking at physical, psychosocial and return to work status of adult cancer patients.","container-title":"Current Oncology Reports","DOI":"10.1007/s11912-020-00979-8","ISSN":"1534-6269","issue":"12","journalAbbreviation":"Curr Oncol Rep","language":"en","page":"122","source":"Springer Link","title":"Multidisciplinary Outpatient Cancer Rehabilitation Can Improve Cancer Patients’ Physical and Psychosocial Status—a Systematic Review","volume":"22","author":[{"family":"Kudre","given":"Daisy"},{"family":"Chen","given":"Zhehui"},{"family":"Richard","given":"Aline"},{"family":"Cabaset","given":"Sophie"},{"family":"Dehler","given":"Anna"},{"family":"Schmid","given":"Margareta"},{"family":"Rohrmann","given":"Sabine"}],"issued":{"date-parts":[["2020",10,1]]}}},{"id":1443,"uris":["http://zotero.org/users/local/S8X13ARX/items/UGE28LTB"],"itemData":{"id":1443,"type":"article-journal","container-title":"Cancer Epidemiology Biomarkers &amp; Prevention","DOI":"10.1158/1055-9965.EPI-19-1534","ISSN":"1055-9965, 1538-7755","issue":"7","journalAbbreviation":"Cancer Epidemiol Biomarkers Prev","language":"en","page":"1304-1312","source":"DOI.org (Crossref)","title":"Medical Care Costs Associated with Cancer Survivorship in the United States","volume":"29","author":[{"family":"Mariotto","given":"Angela B."},{"family":"Enewold","given":"Lindsey"},{"family":"Zhao","given":"Jingxuan"},{"family":"Zeruto","given":"Christopher A."},{"family":"Yabroff","given":"K. Robin"}],"issued":{"date-parts":[["2020",7]]}}}],"schema":"https://github.com/citation-style-language/schema/raw/master/csl-citation.json"} </w:instrText>
      </w:r>
      <w:r w:rsidRPr="001A5891">
        <w:rPr>
          <w:b/>
          <w:color w:val="auto"/>
        </w:rPr>
        <w:fldChar w:fldCharType="separate"/>
      </w:r>
      <w:r w:rsidRPr="001A5891">
        <w:rPr>
          <w:color w:val="auto"/>
        </w:rPr>
        <w:t>[3,4]</w:t>
      </w:r>
      <w:r w:rsidRPr="001A5891">
        <w:rPr>
          <w:b/>
          <w:color w:val="auto"/>
        </w:rPr>
        <w:fldChar w:fldCharType="end"/>
      </w:r>
      <w:r w:rsidRPr="001A5891">
        <w:rPr>
          <w:color w:val="auto"/>
        </w:rPr>
        <w:t>.</w:t>
      </w:r>
      <w:r w:rsidR="00A36A53" w:rsidRPr="001A5891">
        <w:rPr>
          <w:color w:val="auto"/>
        </w:rPr>
        <w:t xml:space="preserve"> </w:t>
      </w:r>
      <w:r w:rsidRPr="001A5891">
        <w:rPr>
          <w:color w:val="auto"/>
        </w:rPr>
        <w:t xml:space="preserve">The culmination of these </w:t>
      </w:r>
      <w:r w:rsidR="00090578" w:rsidRPr="001A5891">
        <w:rPr>
          <w:color w:val="auto"/>
        </w:rPr>
        <w:t>and</w:t>
      </w:r>
      <w:r w:rsidRPr="001A5891">
        <w:rPr>
          <w:color w:val="auto"/>
        </w:rPr>
        <w:t xml:space="preserve"> other known risk factors of FI, including younger age, being less educated, belonging to a marginalized community, and having lower income, may ultimately lead to cancer survivors experiencing FI </w:t>
      </w:r>
      <w:r w:rsidRPr="001A5891">
        <w:rPr>
          <w:b/>
          <w:color w:val="auto"/>
        </w:rPr>
        <w:fldChar w:fldCharType="begin"/>
      </w:r>
      <w:r w:rsidRPr="001A5891">
        <w:rPr>
          <w:color w:val="auto"/>
        </w:rPr>
        <w:instrText xml:space="preserve"> ADDIN ZOTERO_ITEM CSL_CITATION {"citationID":"QuWkF6AG","properties":{"formattedCitation":"[5]","plainCitation":"[5]","noteIndex":0},"citationItems":[{"id":1719,"uris":["http://zotero.org/users/local/S8X13ARX/items/F8ZC9PWB"],"itemData":{"id":1719,"type":"article-journal","abstract":"BACKGROUND: With rising costs of cancer care, this study aims to estimate the prevalence of, and factors associated with, medical financial hardship intensity and financial sacrifices due to cancer in the United States.\nMETHODS: We identified 963 cancer survivors from the 2016 Medical Expenditures Panel Survey - Experiences with Cancer. Medical financial hardship due to cancer was measured in material (e.g., filed for bankruptcy), psychological (e.g., worry about paying bills and finances), and behavioral (e.g., delaying or forgoing care due to cost) domains. Nonmedical financial sacrifices included changes in spending and use of savings. Multivariable logistic models were used to identify characteristics associated with hardship intensity and sacrifices stratified by age group (18-64 or 65+ years).\nRESULTS: Among cancer survivors ages 18 to 64 years, 53.6%, 28.4%, and 11.4% reported at least one, two, or all three domains of hardship, respectively. Among survivors ages 65+ years, corresponding percentages were 42.0%, 12.7%, and 4.0%, respectively. Moreover, financial sacrifices due to cancer were more common in survivors ages 18 to 64 years (54.2%) than in survivors 65+ years (38.4%; P &lt; 0.001). Factors significantly associated with hardship intensity in multivariable analyses included low income and educational attainment, racial/ethnic minority, comorbidity, lack of private insurance coverage, extended employment change, and recent cancer treatment. Most were also significantly associated with financial sacrifices.\nCONCLUSIONS: Medical financial hardship and financial sacrifices are substantial among cancer survivors in the United States, particularly for younger survivors.\nIMPACT: Efforts to mitigate financial hardship for cancer survivors are warranted, especially for those at high risk.","container-title":"Cancer Epidemiology, Biomarkers &amp; Prevention: A Publication of the American Association for Cancer Research, Cosponsored by the American Society of Preventive Oncology","DOI":"10.1158/1055-9965.EPI-19-0460","ISSN":"1538-7755","issue":"2","journalAbbreviation":"Cancer Epidemiol Biomarkers Prev","language":"eng","note":"PMID: 31941708\nPMCID: PMC7007367","page":"308-317","source":"PubMed","title":"Medical Financial Hardship Intensity and Financial Sacrifice Associated with Cancer in the United States","volume":"29","author":[{"family":"Han","given":"Xuesong"},{"family":"Zhao","given":"Jingxuan"},{"family":"Zheng","given":"Zhiyuan"},{"family":"Moor","given":"Janet S.","non-dropping-particle":"de"},{"family":"Virgo","given":"Katherine S."},{"family":"Yabroff","given":"K. Robin"}],"issued":{"date-parts":[["2020",2]]}}}],"schema":"https://github.com/citation-style-language/schema/raw/master/csl-citation.json"} </w:instrText>
      </w:r>
      <w:r w:rsidRPr="001A5891">
        <w:rPr>
          <w:b/>
          <w:color w:val="auto"/>
        </w:rPr>
        <w:fldChar w:fldCharType="separate"/>
      </w:r>
      <w:r w:rsidRPr="001A5891">
        <w:rPr>
          <w:color w:val="auto"/>
        </w:rPr>
        <w:t>[5]</w:t>
      </w:r>
      <w:r w:rsidRPr="001A5891">
        <w:rPr>
          <w:b/>
          <w:color w:val="auto"/>
        </w:rPr>
        <w:fldChar w:fldCharType="end"/>
      </w:r>
      <w:del w:id="33" w:author="Maino Vieytes, Christian Augusto" w:date="2022-10-14T08:27:00Z">
        <w:r w:rsidRPr="001A5891" w:rsidDel="001A5D7D">
          <w:rPr>
            <w:color w:val="auto"/>
          </w:rPr>
          <w:delText xml:space="preserve"> </w:delText>
        </w:r>
      </w:del>
      <w:r w:rsidRPr="001A5891">
        <w:rPr>
          <w:color w:val="auto"/>
        </w:rPr>
        <w:t xml:space="preserve">. Moreover, estimates from non-nationally representative data suggest that the prevalence of FI in the cancer survivor (defined as any person with a history of cancer, from the time of diagnosis to the end of life) population may be higher than the national </w:t>
      </w:r>
      <w:r w:rsidRPr="001A5891">
        <w:rPr>
          <w:color w:val="auto"/>
        </w:rPr>
        <w:lastRenderedPageBreak/>
        <w:t>average</w:t>
      </w:r>
      <w:ins w:id="34" w:author="Maino Vieytes, Christian Augusto" w:date="2022-10-16T17:49:00Z">
        <w:r w:rsidR="005F3EA8">
          <w:rPr>
            <w:color w:val="auto"/>
          </w:rPr>
          <w:t xml:space="preserve"> and it is unclear if time </w:t>
        </w:r>
      </w:ins>
      <w:ins w:id="35" w:author="Maino Vieytes, Christian Augusto" w:date="2022-10-16T17:50:00Z">
        <w:r w:rsidR="005F3EA8">
          <w:rPr>
            <w:color w:val="auto"/>
          </w:rPr>
          <w:t xml:space="preserve">elapsed </w:t>
        </w:r>
      </w:ins>
      <w:ins w:id="36" w:author="Maino Vieytes, Christian Augusto" w:date="2022-10-16T17:49:00Z">
        <w:r w:rsidR="005F3EA8">
          <w:rPr>
            <w:color w:val="auto"/>
          </w:rPr>
          <w:t>since diagnosis pla</w:t>
        </w:r>
      </w:ins>
      <w:ins w:id="37" w:author="Maino Vieytes, Christian Augusto" w:date="2022-10-16T17:50:00Z">
        <w:r w:rsidR="005F3EA8">
          <w:rPr>
            <w:color w:val="auto"/>
          </w:rPr>
          <w:t>ys a role in this phenomenon</w:t>
        </w:r>
      </w:ins>
      <w:r w:rsidRPr="001A5891">
        <w:rPr>
          <w:color w:val="auto"/>
        </w:rPr>
        <w:t xml:space="preserve"> </w:t>
      </w:r>
      <w:r w:rsidRPr="001A5891">
        <w:rPr>
          <w:b/>
          <w:color w:val="auto"/>
        </w:rPr>
        <w:fldChar w:fldCharType="begin"/>
      </w:r>
      <w:r w:rsidRPr="001A5891">
        <w:rPr>
          <w:color w:val="auto"/>
        </w:rPr>
        <w:instrText xml:space="preserve"> ADDIN ZOTERO_ITEM CSL_CITATION {"citationID":"KHjRpsjB","properties":{"formattedCitation":"[6\\uc0\\u8211{}8]","plainCitation":"[6–8]","noteIndex":0},"citationItems":[{"id":1472,"uris":["http://zotero.org/users/local/S8X13ARX/items/TBULAGN2"],"itemData":{"id":1472,"type":"article-journal","abstract":"Purpose: Food insecurity is deﬁned as being uncertain of having enough food due to insufﬁcient money or other resources. The purpose of this study was to examine the construct and correlates of food insecurity in a sample of cancer patients in Kentucky.","container-title":"JOURNAL OF ONCOLOGY PRACTICE","issue":"6","language":"en","page":"7","source":"Zotero","title":"Food Insecurity Among Cancer Patients in Kentucky: A Pilot Study","volume":"2","author":[{"family":"Simmons","given":"Leigh Ann"},{"family":"Modesitt","given":"Susan C"},{"family":"Brody","given":"Amanda C"},{"family":"Leggin","given":"Allison B"}],"issued":{"date-parts":[["2006"]]}}},{"id":1712,"uris":["http://zotero.org/users/local/S8X13ARX/items/XK3A3Q24"],"itemData":{"id":1712,"type":"document","publisher":"National Cancer Institute","title":"NCI's Dictionary of Cancer Terms","URL":"https://www.cancer.gov/publications/dictionaries/cancer-terms/def/survivor"}},{"id":1478,"uris":["http://zotero.org/users/local/S8X13ARX/items/6E4FKN84"],"itemData":{"id":1478,"type":"article-journal","abstract":"Underserved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Imran"},{"family":"Costas-Muñiz","given":"Rosario"}],"issued":{"date-parts":[["2015",9,1]]}}}],"schema":"https://github.com/citation-style-language/schema/raw/master/csl-citation.json"} </w:instrText>
      </w:r>
      <w:r w:rsidRPr="001A5891">
        <w:rPr>
          <w:b/>
          <w:color w:val="auto"/>
        </w:rPr>
        <w:fldChar w:fldCharType="separate"/>
      </w:r>
      <w:r w:rsidRPr="001A5891">
        <w:rPr>
          <w:color w:val="auto"/>
        </w:rPr>
        <w:t>[6–8]</w:t>
      </w:r>
      <w:r w:rsidRPr="001A5891">
        <w:rPr>
          <w:b/>
          <w:color w:val="auto"/>
        </w:rPr>
        <w:fldChar w:fldCharType="end"/>
      </w:r>
      <w:r w:rsidRPr="001A5891">
        <w:rPr>
          <w:color w:val="auto"/>
        </w:rPr>
        <w:t xml:space="preserve">. </w:t>
      </w:r>
    </w:p>
    <w:p w14:paraId="60FE3C1A" w14:textId="5F4E5307" w:rsidR="009C25EC" w:rsidRPr="001A5891" w:rsidRDefault="009C25EC" w:rsidP="001A5891">
      <w:pPr>
        <w:pStyle w:val="MDPI31text"/>
        <w:rPr>
          <w:b/>
          <w:color w:val="auto"/>
        </w:rPr>
      </w:pPr>
      <w:r w:rsidRPr="001A5891">
        <w:rPr>
          <w:color w:val="auto"/>
        </w:rPr>
        <w:t xml:space="preserve">National guidelines from the WCRF/AICR Third Expert Report have developed recommendations that cancer survivors may implement following a diagnosis. These recommendations include dietary modifications that emphasize </w:t>
      </w:r>
      <w:r w:rsidR="00090578" w:rsidRPr="001A5891">
        <w:rPr>
          <w:color w:val="auto"/>
        </w:rPr>
        <w:t xml:space="preserve">the </w:t>
      </w:r>
      <w:r w:rsidRPr="001A5891">
        <w:rPr>
          <w:color w:val="auto"/>
        </w:rPr>
        <w:t>consumption of whole grains, vegetables, and fruit while curtailing the consumption of sugar</w:t>
      </w:r>
      <w:r w:rsidR="00090578" w:rsidRPr="001A5891">
        <w:rPr>
          <w:color w:val="auto"/>
        </w:rPr>
        <w:t>-</w:t>
      </w:r>
      <w:r w:rsidRPr="001A5891">
        <w:rPr>
          <w:color w:val="auto"/>
        </w:rPr>
        <w:t xml:space="preserve">sweetened beverages and processed meats, </w:t>
      </w:r>
      <w:ins w:id="38" w:author="Maino Vieytes, Christian Augusto" w:date="2022-10-14T08:49:00Z">
        <w:r w:rsidR="00300969" w:rsidRPr="00300969">
          <w:rPr>
            <w:color w:val="auto"/>
          </w:rPr>
          <w:t>as higher intakes of these</w:t>
        </w:r>
        <w:r w:rsidR="00300969">
          <w:rPr>
            <w:color w:val="auto"/>
          </w:rPr>
          <w:t xml:space="preserve"> </w:t>
        </w:r>
        <w:r w:rsidR="00300969" w:rsidRPr="00300969">
          <w:rPr>
            <w:color w:val="auto"/>
          </w:rPr>
          <w:t>foods may be associated with an increased cancer risk and worsen the prognosis</w:t>
        </w:r>
      </w:ins>
      <w:del w:id="39" w:author="Maino Vieytes, Christian Augusto" w:date="2022-10-14T08:48:00Z">
        <w:r w:rsidRPr="001A5891" w:rsidDel="00300969">
          <w:rPr>
            <w:color w:val="auto"/>
          </w:rPr>
          <w:delText>as these foods may bolster cancer risk and progression</w:delText>
        </w:r>
      </w:del>
      <w:r w:rsidRPr="001A5891">
        <w:rPr>
          <w:color w:val="auto"/>
        </w:rPr>
        <w:t xml:space="preserve"> </w:t>
      </w:r>
      <w:r w:rsidRPr="001A5891">
        <w:rPr>
          <w:b/>
          <w:color w:val="auto"/>
        </w:rPr>
        <w:fldChar w:fldCharType="begin"/>
      </w:r>
      <w:r w:rsidRPr="001A5891">
        <w:rPr>
          <w:color w:val="auto"/>
        </w:rPr>
        <w:instrText xml:space="preserve"> ADDIN ZOTERO_ITEM CSL_CITATION {"citationID":"Y7ldKCgl","properties":{"formattedCitation":"[9]","plainCitation":"[9]","noteIndex":0},"citationItems":[{"id":508,"uris":["http://zotero.org/users/local/S8X13ARX/items/5MJ7D4QJ"],"itemData":{"id":508,"type":"book","edition":"3","title":"Diet,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Pr="001A5891">
        <w:rPr>
          <w:b/>
          <w:color w:val="auto"/>
        </w:rPr>
        <w:fldChar w:fldCharType="separate"/>
      </w:r>
      <w:r w:rsidRPr="001A5891">
        <w:rPr>
          <w:color w:val="auto"/>
        </w:rPr>
        <w:t>[9]</w:t>
      </w:r>
      <w:r w:rsidRPr="001A5891">
        <w:rPr>
          <w:b/>
          <w:color w:val="auto"/>
        </w:rPr>
        <w:fldChar w:fldCharType="end"/>
      </w:r>
      <w:r w:rsidRPr="001A5891">
        <w:rPr>
          <w:color w:val="auto"/>
        </w:rPr>
        <w:t xml:space="preserve">. Though following these evidence-based guidelines may improve QOL and disease outcomes, it is unclear how FI impacts cancer survivors’ capacity to adhere to those recommendations </w:t>
      </w:r>
      <w:r w:rsidRPr="001A5891">
        <w:rPr>
          <w:b/>
          <w:color w:val="auto"/>
        </w:rPr>
        <w:fldChar w:fldCharType="begin"/>
      </w:r>
      <w:r w:rsidRPr="001A5891">
        <w:rPr>
          <w:color w:val="auto"/>
        </w:rPr>
        <w:instrText xml:space="preserve"> ADDIN ZOTERO_ITEM CSL_CITATION {"citationID":"oKc0YDIP","properties":{"formattedCitation":"[10]","plainCitation":"[10]","noteIndex":0},"citationItems":[{"id":1483,"uris":["http://zotero.org/users/local/S8X13ARX/items/U688GPBE"],"itemData":{"id":1483,"type":"article-journal","container-title":"Journal of the Academy of Nutrition and Dietetics","DOI":"10.1016/j.jand.2016.05.010","ISSN":"2212-2672","issue":"2","journalAbbreviation":"J Acad Nutr Diet","language":"eng","note":"PMID: 27436529","page":"297-310.e47","source":"PubMed","title":"Oncology Evidence-Based Nutrition Practice Guideline for Adults","volume":"117","author":[{"family":"Thompson","given":"Kyle L."},{"family":"Elliott","given":"Laura"},{"family":"Fuchs-Tarlovsky","given":"Vanessa"},{"family":"Levin","given":"Rhone M."},{"family":"Voss","given":"Anne Coble"},{"family":"Piemonte","given":"Tami"}],"issued":{"date-parts":[["2017",2]]}}}],"schema":"https://github.com/citation-style-language/schema/raw/master/csl-citation.json"} </w:instrText>
      </w:r>
      <w:r w:rsidRPr="001A5891">
        <w:rPr>
          <w:b/>
          <w:color w:val="auto"/>
        </w:rPr>
        <w:fldChar w:fldCharType="separate"/>
      </w:r>
      <w:r w:rsidRPr="001A5891">
        <w:rPr>
          <w:color w:val="auto"/>
        </w:rPr>
        <w:t>[10]</w:t>
      </w:r>
      <w:r w:rsidRPr="001A5891">
        <w:rPr>
          <w:b/>
          <w:color w:val="auto"/>
        </w:rPr>
        <w:fldChar w:fldCharType="end"/>
      </w:r>
      <w:r w:rsidRPr="001A5891">
        <w:rPr>
          <w:color w:val="auto"/>
        </w:rPr>
        <w:t>. Ultimately, the combination of treatment-associated sequelae and FI may aggravate nutritional inadequacy in food insecure cancer survivors.</w:t>
      </w:r>
    </w:p>
    <w:p w14:paraId="08A4651B" w14:textId="0A8B3092" w:rsidR="009C25EC" w:rsidRPr="001A5891" w:rsidRDefault="009C25EC" w:rsidP="001A5891">
      <w:pPr>
        <w:pStyle w:val="MDPI31text"/>
        <w:rPr>
          <w:color w:val="auto"/>
        </w:rPr>
      </w:pPr>
      <w:r w:rsidRPr="001A5891">
        <w:rPr>
          <w:color w:val="auto"/>
        </w:rPr>
        <w:t>Ascertaining population-specific dietary patterns may reveal critical needs and play a role in developing clinical best</w:t>
      </w:r>
      <w:r w:rsidR="00090578" w:rsidRPr="001A5891">
        <w:rPr>
          <w:color w:val="auto"/>
        </w:rPr>
        <w:t xml:space="preserve"> </w:t>
      </w:r>
      <w:r w:rsidRPr="001A5891">
        <w:rPr>
          <w:color w:val="auto"/>
        </w:rPr>
        <w:t>practices or food policy targeted at specific at-risk populations.</w:t>
      </w:r>
      <w:r w:rsidR="00090578" w:rsidRPr="001A5891">
        <w:rPr>
          <w:color w:val="auto"/>
        </w:rPr>
        <w:t xml:space="preserve"> </w:t>
      </w:r>
      <w:r w:rsidRPr="001A5891">
        <w:rPr>
          <w:color w:val="auto"/>
        </w:rPr>
        <w:t>Consequently,</w:t>
      </w:r>
      <w:r w:rsidR="00090578" w:rsidRPr="001A5891">
        <w:rPr>
          <w:color w:val="auto"/>
        </w:rPr>
        <w:t xml:space="preserve"> </w:t>
      </w:r>
      <w:r w:rsidRPr="001A5891">
        <w:rPr>
          <w:color w:val="auto"/>
        </w:rPr>
        <w:t>the goal of this study was to delineate major dietary intake patterns among food</w:t>
      </w:r>
      <w:ins w:id="40" w:author="Maino Vieytes, Christian Augusto" w:date="2022-10-14T08:45:00Z">
        <w:r w:rsidR="00300969">
          <w:rPr>
            <w:color w:val="auto"/>
          </w:rPr>
          <w:t xml:space="preserve"> </w:t>
        </w:r>
      </w:ins>
      <w:del w:id="41" w:author="Maino Vieytes, Christian Augusto" w:date="2022-10-14T08:45:00Z">
        <w:r w:rsidRPr="001A5891" w:rsidDel="00300969">
          <w:rPr>
            <w:color w:val="auto"/>
          </w:rPr>
          <w:delText>-</w:delText>
        </w:r>
      </w:del>
      <w:r w:rsidRPr="001A5891">
        <w:rPr>
          <w:color w:val="auto"/>
        </w:rPr>
        <w:t>insecure cancer survivors using nationally representative data from the National Health and Nutrition Examination Survey (NHANES</w:t>
      </w:r>
      <w:r w:rsidRPr="001A5891">
        <w:rPr>
          <w:b/>
          <w:bCs/>
          <w:color w:val="auto"/>
        </w:rPr>
        <w:t xml:space="preserve">). </w:t>
      </w:r>
      <w:r w:rsidR="00FF7053" w:rsidRPr="001A5891">
        <w:rPr>
          <w:rStyle w:val="Strong"/>
          <w:b w:val="0"/>
          <w:bCs w:val="0"/>
          <w:color w:val="auto"/>
        </w:rPr>
        <w:t xml:space="preserve">We implement penalized logistic regression, a novel methodology for dietary patterns analysis embraced by colleagues, and principal components analysis (PCA) to empirically characterize the dietary patterns of our target population </w:t>
      </w:r>
      <w:r w:rsidR="00FF7053" w:rsidRPr="001A5891">
        <w:rPr>
          <w:rStyle w:val="Strong"/>
          <w:b w:val="0"/>
          <w:bCs w:val="0"/>
          <w:color w:val="auto"/>
        </w:rPr>
        <w:fldChar w:fldCharType="begin"/>
      </w:r>
      <w:r w:rsidR="006C1EE6" w:rsidRPr="001A5891">
        <w:rPr>
          <w:rStyle w:val="Strong"/>
          <w:b w:val="0"/>
          <w:bCs w:val="0"/>
          <w:color w:val="auto"/>
        </w:rPr>
        <w:instrText xml:space="preserve"> ADDIN ZOTERO_ITEM CSL_CITATION {"citationID":"6F1L6Ig8","properties":{"formattedCitation":"[11,12]","plainCitation":"[11,12]","noteIndex":0},"citationItems":[{"id":1580,"uris":["http://zotero.org/users/local/S8X13ARX/items/J5DWKJJV"],"itemData":{"id":1580,"type":"article-journal","container-title":"BMC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FF7053" w:rsidRPr="001A5891">
        <w:rPr>
          <w:rStyle w:val="Strong"/>
          <w:b w:val="0"/>
          <w:bCs w:val="0"/>
          <w:color w:val="auto"/>
        </w:rPr>
        <w:fldChar w:fldCharType="separate"/>
      </w:r>
      <w:r w:rsidR="006C1EE6" w:rsidRPr="001A5891">
        <w:rPr>
          <w:rStyle w:val="Strong"/>
          <w:b w:val="0"/>
          <w:bCs w:val="0"/>
          <w:noProof/>
          <w:color w:val="auto"/>
        </w:rPr>
        <w:t>[11,12]</w:t>
      </w:r>
      <w:r w:rsidR="00FF7053" w:rsidRPr="001A5891">
        <w:rPr>
          <w:rStyle w:val="Strong"/>
          <w:b w:val="0"/>
          <w:bCs w:val="0"/>
          <w:color w:val="auto"/>
        </w:rPr>
        <w:fldChar w:fldCharType="end"/>
      </w:r>
      <w:r w:rsidR="00FF7053" w:rsidRPr="001A5891">
        <w:rPr>
          <w:rStyle w:val="Strong"/>
          <w:b w:val="0"/>
          <w:bCs w:val="0"/>
          <w:color w:val="auto"/>
        </w:rPr>
        <w:t>. We subsequently validate those patterns by examining their relationship to the risk of being food insecure</w:t>
      </w:r>
      <w:r w:rsidR="00FF7053" w:rsidRPr="001A5891">
        <w:rPr>
          <w:b/>
          <w:bCs/>
          <w:color w:val="auto"/>
        </w:rPr>
        <w:t>.</w:t>
      </w:r>
      <w:r w:rsidRPr="001A5891">
        <w:rPr>
          <w:b/>
          <w:bCs/>
          <w:color w:val="auto"/>
        </w:rPr>
        <w:t xml:space="preserve"> </w:t>
      </w:r>
      <w:r w:rsidRPr="001A5891">
        <w:rPr>
          <w:color w:val="auto"/>
        </w:rPr>
        <w:t xml:space="preserve">To our knowledge, </w:t>
      </w:r>
      <w:ins w:id="42" w:author="Maino Vieytes, Christian Augusto" w:date="2022-10-14T08:43:00Z">
        <w:r w:rsidR="00300969">
          <w:rPr>
            <w:color w:val="auto"/>
          </w:rPr>
          <w:t xml:space="preserve">there are no studies evaluating the dietary patterns of food insecure cancer survivors using nationally representative data </w:t>
        </w:r>
      </w:ins>
      <w:ins w:id="43" w:author="Maino Vieytes, Christian Augusto" w:date="2022-10-14T08:44:00Z">
        <w:r w:rsidR="00300969">
          <w:rPr>
            <w:color w:val="auto"/>
          </w:rPr>
          <w:t xml:space="preserve">and </w:t>
        </w:r>
      </w:ins>
      <w:r w:rsidRPr="001A5891">
        <w:rPr>
          <w:color w:val="auto"/>
        </w:rPr>
        <w:t xml:space="preserve">this is the first study to employ NHANES data to analyze empirical dietary intake patterns in cancer survivors with self-reported FI. </w:t>
      </w:r>
    </w:p>
    <w:p w14:paraId="6DC923A1" w14:textId="0F55F850" w:rsidR="00522304" w:rsidRPr="001A5891" w:rsidRDefault="001A5891" w:rsidP="001A5891">
      <w:pPr>
        <w:pStyle w:val="MDPI21heading1"/>
        <w:rPr>
          <w:color w:val="auto"/>
        </w:rPr>
      </w:pPr>
      <w:r w:rsidRPr="001A5891">
        <w:rPr>
          <w:color w:val="auto"/>
          <w:lang w:eastAsia="zh-CN"/>
        </w:rPr>
        <w:t xml:space="preserve">2. </w:t>
      </w:r>
      <w:r w:rsidR="00522304" w:rsidRPr="001A5891">
        <w:rPr>
          <w:color w:val="auto"/>
        </w:rPr>
        <w:t>Materials and Methods</w:t>
      </w:r>
    </w:p>
    <w:p w14:paraId="476A1D4E" w14:textId="4A8D02B2" w:rsidR="00041C8B" w:rsidRPr="001A5891" w:rsidRDefault="009C25EC" w:rsidP="001A5891">
      <w:pPr>
        <w:pStyle w:val="MDPI31text"/>
        <w:rPr>
          <w:b/>
          <w:color w:val="auto"/>
        </w:rPr>
      </w:pPr>
      <w:r w:rsidRPr="001A5891">
        <w:rPr>
          <w:color w:val="auto"/>
        </w:rPr>
        <w:t>Data from ten consecutive cross sections of the NHANES study, between 1999-2018, were employed for the analysis. The analytical outline and strategy are displayed in Figure 1. NHANES is a biennial national cross-sectional study</w:t>
      </w:r>
      <w:r w:rsidR="00ED2F7F" w:rsidRPr="001A5891">
        <w:rPr>
          <w:color w:val="auto"/>
        </w:rPr>
        <w:t xml:space="preserve"> </w:t>
      </w:r>
      <w:r w:rsidRPr="001A5891">
        <w:rPr>
          <w:color w:val="auto"/>
        </w:rPr>
        <w:t xml:space="preserve">conducted by the Center for Disease Control and Prevention (CDC) and </w:t>
      </w:r>
      <w:r w:rsidR="00ED2F7F" w:rsidRPr="001A5891">
        <w:rPr>
          <w:color w:val="auto"/>
        </w:rPr>
        <w:t xml:space="preserve">the </w:t>
      </w:r>
      <w:r w:rsidRPr="001A5891">
        <w:rPr>
          <w:color w:val="auto"/>
        </w:rPr>
        <w:t xml:space="preserve">National Center for Health Statistics (NCHS), that surveys health, nutrition, and other lifestyle factors across the noninstitutionalized civilian population of the United States </w:t>
      </w:r>
      <w:r w:rsidRPr="001A5891">
        <w:rPr>
          <w:b/>
          <w:color w:val="auto"/>
        </w:rPr>
        <w:fldChar w:fldCharType="begin"/>
      </w:r>
      <w:r w:rsidR="003A57EA">
        <w:rPr>
          <w:color w:val="auto"/>
        </w:rPr>
        <w:instrText xml:space="preserve"> ADDIN ZOTERO_ITEM CSL_CITATION {"citationID":"3EQCw6zf","properties":{"formattedCitation":"[13]","plainCitation":"[13]","noteIndex":0},"citationItems":[{"id":"ujLAUKKE/F0VPmgKm","uris":["http://zotero.org/users/local/AyFclNfa/items/R7G22D3N"],"itemData":{"id":353,"type":"article-journal","title":"National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separate"/>
      </w:r>
      <w:r w:rsidR="006C1EE6" w:rsidRPr="001A5891">
        <w:rPr>
          <w:color w:val="auto"/>
        </w:rPr>
        <w:t>[13]</w:t>
      </w:r>
      <w:r w:rsidRPr="001A5891">
        <w:rPr>
          <w:b/>
          <w:color w:val="auto"/>
        </w:rPr>
        <w:fldChar w:fldCharType="end"/>
      </w:r>
      <w:r w:rsidRPr="001A5891">
        <w:rPr>
          <w:color w:val="auto"/>
        </w:rPr>
        <w:t xml:space="preserve">. The study employs a multistage probability selection design to generate a nationally representative sample of the American population and to ascertain </w:t>
      </w:r>
      <w:r w:rsidR="00ED2F7F" w:rsidRPr="001A5891">
        <w:rPr>
          <w:color w:val="auto"/>
        </w:rPr>
        <w:t xml:space="preserve">the </w:t>
      </w:r>
      <w:r w:rsidRPr="001A5891">
        <w:rPr>
          <w:color w:val="auto"/>
        </w:rPr>
        <w:t>prevalence of diseases</w:t>
      </w:r>
      <w:r w:rsidR="00ED2F7F" w:rsidRPr="001A5891">
        <w:rPr>
          <w:color w:val="auto"/>
        </w:rPr>
        <w:t>, health outcomes,</w:t>
      </w:r>
      <w:r w:rsidRPr="001A5891">
        <w:rPr>
          <w:color w:val="auto"/>
        </w:rPr>
        <w:t xml:space="preserve"> and associated environmental and behavioral risk factors </w:t>
      </w:r>
      <w:r w:rsidRPr="001A5891">
        <w:rPr>
          <w:b/>
          <w:color w:val="auto"/>
        </w:rPr>
        <w:fldChar w:fldCharType="begin"/>
      </w:r>
      <w:r w:rsidR="006C1EE6" w:rsidRPr="001A5891">
        <w:rPr>
          <w:color w:val="auto"/>
        </w:rPr>
        <w:instrText xml:space="preserve"> ADDIN ZOTERO_ITEM CSL_CITATION {"citationID":"PdMIT0xT","properties":{"formattedCitation":"[14]","plainCitation":"[14]","noteIndex":0},"citationItems":[{"id":1619,"uris":["http://zotero.org/users/local/S8X13ARX/items/AHI59TS5"],"itemData":{"id":1619,"type":"document","publisher":"Centers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6C1EE6" w:rsidRPr="001A5891">
        <w:rPr>
          <w:color w:val="auto"/>
        </w:rPr>
        <w:t>[14]</w:t>
      </w:r>
      <w:r w:rsidRPr="001A5891">
        <w:rPr>
          <w:b/>
          <w:color w:val="auto"/>
        </w:rPr>
        <w:fldChar w:fldCharType="end"/>
      </w:r>
      <w:r w:rsidRPr="001A5891">
        <w:rPr>
          <w:color w:val="auto"/>
        </w:rPr>
        <w:t xml:space="preserve">. </w:t>
      </w:r>
      <w:r w:rsidR="00ED2F7F" w:rsidRPr="001A5891">
        <w:rPr>
          <w:color w:val="auto"/>
        </w:rPr>
        <w:t>Consenting p</w:t>
      </w:r>
      <w:r w:rsidRPr="001A5891">
        <w:rPr>
          <w:color w:val="auto"/>
        </w:rPr>
        <w:t xml:space="preserve">articipants </w:t>
      </w:r>
      <w:r w:rsidR="00ED2F7F" w:rsidRPr="001A5891">
        <w:rPr>
          <w:color w:val="auto"/>
        </w:rPr>
        <w:t>fulfill</w:t>
      </w:r>
      <w:r w:rsidRPr="001A5891">
        <w:rPr>
          <w:color w:val="auto"/>
        </w:rPr>
        <w:t xml:space="preserve"> a household screener </w:t>
      </w:r>
      <w:r w:rsidR="00ED2F7F" w:rsidRPr="001A5891">
        <w:rPr>
          <w:color w:val="auto"/>
        </w:rPr>
        <w:t xml:space="preserve">and a </w:t>
      </w:r>
      <w:r w:rsidRPr="001A5891">
        <w:rPr>
          <w:color w:val="auto"/>
        </w:rPr>
        <w:t>home interview. The latter consists of a series of questionnaires administered in their homes that cover a range of areas</w:t>
      </w:r>
      <w:r w:rsidR="00ED2F7F" w:rsidRPr="001A5891">
        <w:rPr>
          <w:color w:val="auto"/>
        </w:rPr>
        <w:t>,</w:t>
      </w:r>
      <w:r w:rsidRPr="001A5891">
        <w:rPr>
          <w:color w:val="auto"/>
        </w:rPr>
        <w:t xml:space="preserve"> including demographic, occupational, health, and dietary</w:t>
      </w:r>
      <w:r w:rsidR="00ED2F7F" w:rsidRPr="001A5891">
        <w:rPr>
          <w:color w:val="auto"/>
        </w:rPr>
        <w:t>-</w:t>
      </w:r>
      <w:r w:rsidRPr="001A5891">
        <w:rPr>
          <w:color w:val="auto"/>
        </w:rPr>
        <w:t xml:space="preserve">related matters. </w:t>
      </w:r>
      <w:r w:rsidR="00ED2F7F" w:rsidRPr="001A5891">
        <w:rPr>
          <w:color w:val="auto"/>
        </w:rPr>
        <w:t>Some subjects</w:t>
      </w:r>
      <w:r w:rsidRPr="001A5891">
        <w:rPr>
          <w:color w:val="auto"/>
        </w:rPr>
        <w:t xml:space="preserve"> </w:t>
      </w:r>
      <w:r w:rsidR="00ED2F7F" w:rsidRPr="001A5891">
        <w:rPr>
          <w:color w:val="auto"/>
        </w:rPr>
        <w:t>are</w:t>
      </w:r>
      <w:r w:rsidRPr="001A5891">
        <w:rPr>
          <w:color w:val="auto"/>
        </w:rPr>
        <w:t xml:space="preserve"> selected for a medical examination, which includes a variety of physical measurements, a dental examination, and biological specimens for laboratory testing</w:t>
      </w:r>
      <w:r w:rsidRPr="001A5891">
        <w:rPr>
          <w:b/>
          <w:color w:val="auto"/>
        </w:rPr>
        <w:fldChar w:fldCharType="begin"/>
      </w:r>
      <w:r w:rsidR="003A57EA">
        <w:rPr>
          <w:color w:val="auto"/>
        </w:rPr>
        <w:instrText xml:space="preserve"> ADDIN ZOTERO_ITEM CSL_CITATION {"citationID":"Qb54lyS9","properties":{"formattedCitation":"[1]","plainCitation":"[1]","dontUpdate":true,"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end"/>
      </w:r>
      <w:r w:rsidRPr="001A5891">
        <w:rPr>
          <w:color w:val="auto"/>
        </w:rPr>
        <w:t xml:space="preserve">. Examination data were collected in the Mobile Examination Center. In addition, dietary data were collected via 24-hour recalls to ascertain </w:t>
      </w:r>
      <w:r w:rsidR="008E65E7" w:rsidRPr="001A5891">
        <w:rPr>
          <w:color w:val="auto"/>
        </w:rPr>
        <w:t xml:space="preserve">the </w:t>
      </w:r>
      <w:r w:rsidRPr="001A5891">
        <w:rPr>
          <w:color w:val="auto"/>
        </w:rPr>
        <w:t xml:space="preserve">frequency of consumption and estimate nutrient intake. Cancer, diabetes, cardiovascular disease, and renal disease statuses are assessed as self-reported items in the </w:t>
      </w:r>
      <w:r w:rsidR="00780C94" w:rsidRPr="001A5891">
        <w:rPr>
          <w:color w:val="auto"/>
        </w:rPr>
        <w:t>M</w:t>
      </w:r>
      <w:r w:rsidRPr="001A5891">
        <w:rPr>
          <w:color w:val="auto"/>
        </w:rPr>
        <w:t xml:space="preserve">edical </w:t>
      </w:r>
      <w:r w:rsidR="00780C94" w:rsidRPr="001A5891">
        <w:rPr>
          <w:color w:val="auto"/>
        </w:rPr>
        <w:t>C</w:t>
      </w:r>
      <w:r w:rsidRPr="001A5891">
        <w:rPr>
          <w:color w:val="auto"/>
        </w:rPr>
        <w:t xml:space="preserve">onditions </w:t>
      </w:r>
      <w:r w:rsidR="00780C94" w:rsidRPr="001A5891">
        <w:rPr>
          <w:color w:val="auto"/>
        </w:rPr>
        <w:t>Q</w:t>
      </w:r>
      <w:r w:rsidRPr="001A5891">
        <w:rPr>
          <w:color w:val="auto"/>
        </w:rPr>
        <w:t>uestionnaire</w:t>
      </w:r>
      <w:r w:rsidR="00780C94" w:rsidRPr="001A5891">
        <w:rPr>
          <w:color w:val="auto"/>
        </w:rPr>
        <w:t xml:space="preserve"> (MCQ)</w:t>
      </w:r>
      <w:r w:rsidRPr="001A5891">
        <w:rPr>
          <w:color w:val="auto"/>
        </w:rPr>
        <w:t>. Clinical measurements delineating tumor stage</w:t>
      </w:r>
      <w:r w:rsidR="008E65E7" w:rsidRPr="001A5891">
        <w:rPr>
          <w:color w:val="auto"/>
        </w:rPr>
        <w:t xml:space="preserve"> for cancer survivors</w:t>
      </w:r>
      <w:r w:rsidRPr="001A5891">
        <w:rPr>
          <w:color w:val="auto"/>
        </w:rPr>
        <w:t xml:space="preserve"> are not part of the survey. All study procedures and protocols were approved by the NCHS Ethics Review Board and all participants provided informed </w:t>
      </w:r>
      <w:ins w:id="44" w:author="Maino Vieytes, Christian Augusto" w:date="2022-10-14T09:25:00Z">
        <w:r w:rsidR="001A15EA">
          <w:rPr>
            <w:color w:val="auto"/>
          </w:rPr>
          <w:t xml:space="preserve">and written </w:t>
        </w:r>
      </w:ins>
      <w:r w:rsidRPr="001A5891">
        <w:rPr>
          <w:color w:val="auto"/>
        </w:rPr>
        <w:t>consent</w:t>
      </w:r>
      <w:r w:rsidR="00041C8B" w:rsidRPr="001A5891">
        <w:rPr>
          <w:color w:val="auto"/>
        </w:rPr>
        <w:t xml:space="preserve"> </w:t>
      </w:r>
      <w:r w:rsidRPr="001A5891">
        <w:rPr>
          <w:b/>
          <w:color w:val="auto"/>
        </w:rPr>
        <w:fldChar w:fldCharType="begin"/>
      </w:r>
      <w:r w:rsidR="006C1EE6" w:rsidRPr="001A5891">
        <w:rPr>
          <w:color w:val="auto"/>
        </w:rPr>
        <w:instrText xml:space="preserve"> ADDIN ZOTERO_ITEM CSL_CITATION {"citationID":"9J3wn43z","properties":{"formattedCitation":"[14]","plainCitation":"[14]","noteIndex":0},"citationItems":[{"id":1619,"uris":["http://zotero.org/users/local/S8X13ARX/items/AHI59TS5"],"itemData":{"id":1619,"type":"document","publisher":"Centers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6C1EE6" w:rsidRPr="001A5891">
        <w:rPr>
          <w:color w:val="auto"/>
        </w:rPr>
        <w:t>[14]</w:t>
      </w:r>
      <w:r w:rsidRPr="001A5891">
        <w:rPr>
          <w:b/>
          <w:color w:val="auto"/>
        </w:rPr>
        <w:fldChar w:fldCharType="end"/>
      </w:r>
      <w:r w:rsidR="00041C8B" w:rsidRPr="001A5891">
        <w:rPr>
          <w:color w:val="auto"/>
        </w:rPr>
        <w:t>.</w:t>
      </w:r>
    </w:p>
    <w:p w14:paraId="6BEEACD5" w14:textId="0FA4E64F" w:rsidR="001A5891" w:rsidRPr="001A5891" w:rsidRDefault="00041C8B" w:rsidP="001A5891">
      <w:pPr>
        <w:pStyle w:val="MDPI52figure"/>
        <w:rPr>
          <w:color w:val="auto"/>
        </w:rPr>
      </w:pPr>
      <w:r w:rsidRPr="001A5891">
        <w:rPr>
          <w:rFonts w:ascii="Times New Roman" w:hAnsi="Times New Roman"/>
          <w:noProof/>
          <w:color w:val="auto"/>
        </w:rPr>
        <w:lastRenderedPageBreak/>
        <w:drawing>
          <wp:inline distT="0" distB="0" distL="0" distR="0" wp14:anchorId="15301414" wp14:editId="44240FB5">
            <wp:extent cx="5942965" cy="5462905"/>
            <wp:effectExtent l="0" t="0" r="635"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7676" b="21295"/>
                    <a:stretch/>
                  </pic:blipFill>
                  <pic:spPr bwMode="auto">
                    <a:xfrm>
                      <a:off x="0" y="0"/>
                      <a:ext cx="5942965" cy="5462905"/>
                    </a:xfrm>
                    <a:prstGeom prst="rect">
                      <a:avLst/>
                    </a:prstGeom>
                    <a:ln>
                      <a:noFill/>
                    </a:ln>
                    <a:extLst>
                      <a:ext uri="{53640926-AAD7-44D8-BBD7-CCE9431645EC}">
                        <a14:shadowObscured xmlns:a14="http://schemas.microsoft.com/office/drawing/2010/main"/>
                      </a:ext>
                    </a:extLst>
                  </pic:spPr>
                </pic:pic>
              </a:graphicData>
            </a:graphic>
          </wp:inline>
        </w:drawing>
      </w:r>
    </w:p>
    <w:p w14:paraId="39DE424E" w14:textId="45AA4441" w:rsidR="001A5891" w:rsidRPr="001A5891" w:rsidRDefault="001A5891" w:rsidP="001A5891">
      <w:pPr>
        <w:pStyle w:val="MDPI51figurecaption"/>
        <w:rPr>
          <w:rFonts w:ascii="Times New Roman" w:hAnsi="Times New Roman"/>
          <w:b/>
          <w:i/>
          <w:iCs/>
          <w:snapToGrid w:val="0"/>
          <w:color w:val="auto"/>
          <w:sz w:val="20"/>
        </w:rPr>
      </w:pPr>
      <w:r w:rsidRPr="001A5891">
        <w:rPr>
          <w:b/>
          <w:bCs/>
          <w:color w:val="auto"/>
        </w:rPr>
        <w:t>Figure 1.</w:t>
      </w:r>
      <w:r w:rsidRPr="001A5891">
        <w:rPr>
          <w:b/>
          <w:bCs/>
          <w:i/>
          <w:iCs/>
          <w:color w:val="auto"/>
        </w:rPr>
        <w:t xml:space="preserve"> </w:t>
      </w:r>
      <w:r w:rsidRPr="001A5891">
        <w:rPr>
          <w:color w:val="auto"/>
        </w:rPr>
        <w:t>Study sample flow chart detailing the sample selection process and the analytical strategy. Subsamples A and B are periodically referred to in the text.</w:t>
      </w:r>
    </w:p>
    <w:p w14:paraId="634A7B45" w14:textId="320B6F40" w:rsidR="009C25EC" w:rsidRPr="001A5891" w:rsidRDefault="001A5891" w:rsidP="001A5891">
      <w:pPr>
        <w:pStyle w:val="MDPI22heading2"/>
        <w:spacing w:before="240"/>
        <w:rPr>
          <w:color w:val="auto"/>
        </w:rPr>
      </w:pPr>
      <w:r w:rsidRPr="001A5891">
        <w:rPr>
          <w:color w:val="auto"/>
        </w:rPr>
        <w:t xml:space="preserve">2.1. </w:t>
      </w:r>
      <w:r w:rsidR="009C25EC" w:rsidRPr="001A5891">
        <w:rPr>
          <w:color w:val="auto"/>
        </w:rPr>
        <w:t>Study Sample</w:t>
      </w:r>
    </w:p>
    <w:p w14:paraId="60E58446" w14:textId="425942D6" w:rsidR="009C25EC" w:rsidRPr="001A5891" w:rsidRDefault="009C25EC" w:rsidP="001A5891">
      <w:pPr>
        <w:pStyle w:val="MDPI31text"/>
        <w:rPr>
          <w:b/>
          <w:color w:val="auto"/>
        </w:rPr>
      </w:pPr>
      <w:r w:rsidRPr="001A5891">
        <w:rPr>
          <w:color w:val="auto"/>
        </w:rPr>
        <w:t xml:space="preserve">Figure 1 details a flow diagram of the sample selection process. We used data from </w:t>
      </w:r>
      <w:r w:rsidR="00780C94" w:rsidRPr="001A5891">
        <w:rPr>
          <w:color w:val="auto"/>
        </w:rPr>
        <w:t>ten</w:t>
      </w:r>
      <w:r w:rsidRPr="001A5891">
        <w:rPr>
          <w:color w:val="auto"/>
        </w:rPr>
        <w:t xml:space="preserve"> survey cycles </w:t>
      </w:r>
      <w:r w:rsidR="008E65E7" w:rsidRPr="001A5891">
        <w:rPr>
          <w:color w:val="auto"/>
        </w:rPr>
        <w:t>between</w:t>
      </w:r>
      <w:r w:rsidRPr="001A5891">
        <w:rPr>
          <w:color w:val="auto"/>
        </w:rPr>
        <w:t xml:space="preserve"> 1999-2018 that included a subsample of 5,166 participants aged at least 20 years with a self-reported history of cancer and reliable dietary data, as defined by the NCHS. </w:t>
      </w:r>
      <w:r w:rsidR="00611780" w:rsidRPr="001A5891">
        <w:rPr>
          <w:color w:val="auto"/>
        </w:rPr>
        <w:t>Cancer status and history were ascertained</w:t>
      </w:r>
      <w:r w:rsidRPr="001A5891">
        <w:rPr>
          <w:color w:val="auto"/>
        </w:rPr>
        <w:t xml:space="preserve"> in the MCQ</w:t>
      </w:r>
      <w:r w:rsidR="00611780" w:rsidRPr="001A5891">
        <w:rPr>
          <w:color w:val="auto"/>
        </w:rPr>
        <w:t xml:space="preserve"> by asking</w:t>
      </w:r>
      <w:r w:rsidRPr="001A5891">
        <w:rPr>
          <w:color w:val="auto"/>
        </w:rPr>
        <w:t xml:space="preserve"> “Have you ever been told by a doctor or health professional that you had cancer or a malignancy of any kind?”. Individuals reporting a history of non-melanoma skin cancer (</w:t>
      </w:r>
      <w:r w:rsidRPr="001A5891">
        <w:rPr>
          <w:i/>
          <w:iCs/>
          <w:color w:val="auto"/>
        </w:rPr>
        <w:t xml:space="preserve">n </w:t>
      </w:r>
      <w:r w:rsidRPr="001A5891">
        <w:rPr>
          <w:color w:val="auto"/>
        </w:rPr>
        <w:t>= 576) and no other cancer type were recoded as not having a significant cancer history</w:t>
      </w:r>
      <w:ins w:id="45" w:author="Maino Vieytes, Christian Augusto" w:date="2022-10-14T08:52:00Z">
        <w:r w:rsidR="00BF000C">
          <w:rPr>
            <w:color w:val="auto"/>
          </w:rPr>
          <w:t xml:space="preserve"> given the generally benign course associated with these cancers that might </w:t>
        </w:r>
      </w:ins>
      <w:ins w:id="46" w:author="Maino Vieytes, Christian Augusto" w:date="2022-10-14T08:53:00Z">
        <w:r w:rsidR="00BF000C">
          <w:rPr>
            <w:color w:val="auto"/>
          </w:rPr>
          <w:t>otherwise</w:t>
        </w:r>
      </w:ins>
      <w:ins w:id="47" w:author="Maino Vieytes, Christian Augusto" w:date="2022-10-14T08:52:00Z">
        <w:r w:rsidR="00BF000C">
          <w:rPr>
            <w:color w:val="auto"/>
          </w:rPr>
          <w:t xml:space="preserve"> bias the sample</w:t>
        </w:r>
      </w:ins>
      <w:ins w:id="48" w:author="Maino Vieytes, Christian Augusto" w:date="2022-10-14T08:53:00Z">
        <w:r w:rsidR="00AB493F">
          <w:rPr>
            <w:color w:val="auto"/>
          </w:rPr>
          <w:t xml:space="preserve"> </w:t>
        </w:r>
      </w:ins>
      <w:r w:rsidR="00AB493F">
        <w:rPr>
          <w:color w:val="auto"/>
        </w:rPr>
        <w:fldChar w:fldCharType="begin"/>
      </w:r>
      <w:r w:rsidR="00AB493F">
        <w:rPr>
          <w:color w:val="auto"/>
        </w:rPr>
        <w:instrText xml:space="preserve"> ADDIN ZOTERO_ITEM CSL_CITATION {"citationID":"nAyjLRDF","properties":{"formattedCitation":"[15]","plainCitation":"[15]","noteIndex":0},"citationItems":[{"id":1748,"uris":["http://zotero.org/users/local/S8X13ARX/items/EJVBAQYE"],"itemData":{"id":1748,"type":"article-journal","container-title":"JNCI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00AB493F">
        <w:rPr>
          <w:color w:val="auto"/>
        </w:rPr>
        <w:fldChar w:fldCharType="separate"/>
      </w:r>
      <w:r w:rsidR="00AB493F">
        <w:rPr>
          <w:noProof/>
          <w:color w:val="auto"/>
        </w:rPr>
        <w:t>[15]</w:t>
      </w:r>
      <w:r w:rsidR="00AB493F">
        <w:rPr>
          <w:color w:val="auto"/>
        </w:rPr>
        <w:fldChar w:fldCharType="end"/>
      </w:r>
      <w:r w:rsidRPr="001A5891">
        <w:rPr>
          <w:color w:val="auto"/>
        </w:rPr>
        <w:t xml:space="preserve">. Dietary patterns extraction procedures using penalized logistic regression models were performed on individuals reporting a history of a cancer diagnosis and who demonstrated complete records for food security status, data on receipt of Supplemental Nutrition Assistance Program (SNAP) benefits, household size, and age (subsample A, </w:t>
      </w:r>
      <w:r w:rsidRPr="001A5891">
        <w:rPr>
          <w:i/>
          <w:iCs/>
          <w:color w:val="auto"/>
        </w:rPr>
        <w:t xml:space="preserve">n </w:t>
      </w:r>
      <w:r w:rsidRPr="001A5891">
        <w:rPr>
          <w:color w:val="auto"/>
        </w:rPr>
        <w:t xml:space="preserve">= 3,317). To extract dietary patterns that characterized intake in the population of food insecure cancer survivors using </w:t>
      </w:r>
      <w:r w:rsidR="00FF7053" w:rsidRPr="001A5891">
        <w:rPr>
          <w:color w:val="auto"/>
        </w:rPr>
        <w:t>PCA</w:t>
      </w:r>
      <w:r w:rsidRPr="001A5891">
        <w:rPr>
          <w:color w:val="auto"/>
        </w:rPr>
        <w:t xml:space="preserve"> we further excluded individuals reporting full or marginal food security (</w:t>
      </w:r>
      <w:r w:rsidRPr="001A5891">
        <w:rPr>
          <w:i/>
          <w:iCs/>
          <w:color w:val="auto"/>
        </w:rPr>
        <w:t xml:space="preserve">n </w:t>
      </w:r>
      <w:r w:rsidRPr="001A5891">
        <w:rPr>
          <w:color w:val="auto"/>
        </w:rPr>
        <w:t>= 2,884) (i.e., only food</w:t>
      </w:r>
      <w:ins w:id="49" w:author="Maino Vieytes, Christian Augusto" w:date="2022-10-14T08:45:00Z">
        <w:r w:rsidR="00300969">
          <w:rPr>
            <w:color w:val="auto"/>
          </w:rPr>
          <w:t xml:space="preserve"> </w:t>
        </w:r>
      </w:ins>
      <w:del w:id="50" w:author="Maino Vieytes, Christian Augusto" w:date="2022-10-14T08:45:00Z">
        <w:r w:rsidRPr="001A5891" w:rsidDel="00300969">
          <w:rPr>
            <w:color w:val="auto"/>
          </w:rPr>
          <w:delText>-</w:delText>
        </w:r>
      </w:del>
      <w:r w:rsidRPr="001A5891">
        <w:rPr>
          <w:color w:val="auto"/>
        </w:rPr>
        <w:t xml:space="preserve">insecure cancer survivors—subsample B, </w:t>
      </w:r>
      <w:r w:rsidRPr="001A5891">
        <w:rPr>
          <w:i/>
          <w:iCs/>
          <w:color w:val="auto"/>
        </w:rPr>
        <w:t xml:space="preserve">n </w:t>
      </w:r>
      <w:r w:rsidRPr="001A5891">
        <w:rPr>
          <w:color w:val="auto"/>
        </w:rPr>
        <w:t>= 433).</w:t>
      </w:r>
      <w:r w:rsidR="00611780" w:rsidRPr="001A5891">
        <w:rPr>
          <w:color w:val="auto"/>
        </w:rPr>
        <w:t xml:space="preserve"> </w:t>
      </w:r>
      <w:r w:rsidRPr="001A5891">
        <w:rPr>
          <w:color w:val="auto"/>
        </w:rPr>
        <w:t xml:space="preserve">Validation analyses examining the relationship between computed diet pattern indices and the risk of FI were </w:t>
      </w:r>
      <w:r w:rsidRPr="001A5891">
        <w:rPr>
          <w:color w:val="auto"/>
        </w:rPr>
        <w:lastRenderedPageBreak/>
        <w:t xml:space="preserve">performed on the pooled subsample of food secure and food insecure cancer survivors (subsample A, </w:t>
      </w:r>
      <w:r w:rsidRPr="001A5891">
        <w:rPr>
          <w:i/>
          <w:iCs/>
          <w:color w:val="auto"/>
        </w:rPr>
        <w:t>n =</w:t>
      </w:r>
      <w:r w:rsidRPr="001A5891">
        <w:rPr>
          <w:color w:val="auto"/>
        </w:rPr>
        <w:t xml:space="preserve"> 3,317)</w:t>
      </w:r>
    </w:p>
    <w:p w14:paraId="247591A4" w14:textId="4558CB16" w:rsidR="009C25EC" w:rsidRPr="001A5891" w:rsidRDefault="001A5891" w:rsidP="001A5891">
      <w:pPr>
        <w:pStyle w:val="MDPI22heading2"/>
        <w:spacing w:before="240"/>
        <w:rPr>
          <w:color w:val="auto"/>
        </w:rPr>
      </w:pPr>
      <w:r w:rsidRPr="001A5891">
        <w:rPr>
          <w:iCs/>
          <w:color w:val="auto"/>
        </w:rPr>
        <w:t xml:space="preserve">2.2. </w:t>
      </w:r>
      <w:r w:rsidR="009C25EC" w:rsidRPr="001A5891">
        <w:rPr>
          <w:color w:val="auto"/>
        </w:rPr>
        <w:t>Demographic and Physical Health Covariates</w:t>
      </w:r>
    </w:p>
    <w:p w14:paraId="4D610D74" w14:textId="24D35F1F" w:rsidR="009C25EC" w:rsidRPr="001A5891" w:rsidRDefault="009C25EC" w:rsidP="001A5891">
      <w:pPr>
        <w:pStyle w:val="MDPI31text"/>
        <w:rPr>
          <w:b/>
          <w:color w:val="auto"/>
        </w:rPr>
      </w:pPr>
      <w:r w:rsidRPr="001A5891">
        <w:rPr>
          <w:color w:val="auto"/>
        </w:rPr>
        <w:t>Demographic characteristics were self-reported and captured in the home interview. Age was modeled continuously, and sex was coded dichotomously (Male and Female). Race and ethnicity were categorized as Mexican American, Other Hispanic, Non-Hispanic White, Non-Hispanic Black, and Other/Multiracial (although we note that our final analytical models implemented a binary-coded version given the small sample size—non-Hispanic White and non-White). We considered income status using the family income-to-poverty ratio (FIPR)</w:t>
      </w:r>
      <w:r w:rsidR="00611780" w:rsidRPr="001A5891">
        <w:rPr>
          <w:color w:val="auto"/>
        </w:rPr>
        <w:t>,</w:t>
      </w:r>
      <w:r w:rsidRPr="001A5891">
        <w:rPr>
          <w:color w:val="auto"/>
        </w:rPr>
        <w:t xml:space="preserve"> classified into two categories: &lt; 1.3 or </w:t>
      </w:r>
      <w:r w:rsidRPr="001A5891">
        <w:rPr>
          <w:color w:val="auto"/>
        </w:rPr>
        <w:sym w:font="Symbol" w:char="F0B3"/>
      </w:r>
      <w:r w:rsidRPr="001A5891">
        <w:rPr>
          <w:color w:val="auto"/>
        </w:rPr>
        <w:t xml:space="preserve"> 1.3. This value was chosen deliberately as it is a threshold commonly employed by various federal safety net programs to evaluate low socioeconomic status for program eligibility </w:t>
      </w:r>
      <w:r w:rsidRPr="001A5891">
        <w:rPr>
          <w:b/>
          <w:color w:val="auto"/>
        </w:rPr>
        <w:fldChar w:fldCharType="begin"/>
      </w:r>
      <w:r w:rsidR="00AB493F">
        <w:rPr>
          <w:color w:val="auto"/>
        </w:rPr>
        <w:instrText xml:space="preserve"> ADDIN ZOTERO_ITEM CSL_CITATION {"citationID":"NygoqXAB","properties":{"formattedCitation":"[16]","plainCitation":"[16]","noteIndex":0},"citationItems":[{"id":1620,"uris":["http://zotero.org/users/local/S8X13ARX/items/KKA2EYXT"],"itemData":{"id":1620,"type":"article-journal","container-title":"Journal of Sports Sciences","DOI":"10.1080/02640414.2020.1713688","ISSN":"0264-0414, 1466-447X","issue":"5","journalAbbreviation":"Journal of Sports Sciences","language":"en","page":"534-541","source":"DOI.org (Crossref)","title":"Socioeconomic status and physical fitness in youth: Findings from the NHANES National Youth Fitness Survey","title-short":"Socioeconomic status and physical fitness in youth","volume":"38","author":[{"family":"Wolfe","given":"Alex M."},{"family":"Lee","given":"Joey A."},{"family":"Laurson","given":"Kelly R."}],"issued":{"date-parts":[["2020",3,3]]}}}],"schema":"https://github.com/citation-style-language/schema/raw/master/csl-citation.json"} </w:instrText>
      </w:r>
      <w:r w:rsidRPr="001A5891">
        <w:rPr>
          <w:b/>
          <w:color w:val="auto"/>
        </w:rPr>
        <w:fldChar w:fldCharType="separate"/>
      </w:r>
      <w:r w:rsidR="00AB493F">
        <w:rPr>
          <w:color w:val="auto"/>
        </w:rPr>
        <w:t>[16]</w:t>
      </w:r>
      <w:r w:rsidRPr="001A5891">
        <w:rPr>
          <w:b/>
          <w:color w:val="auto"/>
        </w:rPr>
        <w:fldChar w:fldCharType="end"/>
      </w:r>
      <w:r w:rsidRPr="001A5891">
        <w:rPr>
          <w:color w:val="auto"/>
        </w:rPr>
        <w:t>. We modeled household size numerically.</w:t>
      </w:r>
    </w:p>
    <w:p w14:paraId="4F9177F9" w14:textId="548382CD" w:rsidR="009C25EC" w:rsidRPr="001A5891" w:rsidRDefault="009C25EC" w:rsidP="001A5891">
      <w:pPr>
        <w:pStyle w:val="MDPI31text"/>
        <w:rPr>
          <w:b/>
          <w:color w:val="auto"/>
        </w:rPr>
      </w:pPr>
      <w:r w:rsidRPr="001A5891">
        <w:rPr>
          <w:color w:val="auto"/>
        </w:rPr>
        <w:tab/>
        <w:t>Health-related and behavioral characteristics included body mass index (BMI) (modeled continuously in units of kg/m</w:t>
      </w:r>
      <w:r w:rsidRPr="001A5891">
        <w:rPr>
          <w:color w:val="auto"/>
          <w:vertAlign w:val="superscript"/>
        </w:rPr>
        <w:t>2</w:t>
      </w:r>
      <w:r w:rsidRPr="001A5891">
        <w:rPr>
          <w:color w:val="auto"/>
        </w:rPr>
        <w:t xml:space="preserve">), smoking status, which was categorized as current smoker (currently smoking every day or some days), former smoker (not currently smoking but with a lifetime history of </w:t>
      </w:r>
      <w:r w:rsidRPr="001A5891">
        <w:rPr>
          <w:color w:val="auto"/>
        </w:rPr>
        <w:sym w:font="Symbol" w:char="F0B3"/>
      </w:r>
      <w:r w:rsidRPr="001A5891">
        <w:rPr>
          <w:color w:val="auto"/>
        </w:rPr>
        <w:t xml:space="preserve"> 100 cigarettes), or never smoker (a lifetime history of smoking &lt; 100 cigarettes), and drinking status, which classified participants as heavy drinkers (</w:t>
      </w:r>
      <w:r w:rsidRPr="001A5891">
        <w:rPr>
          <w:color w:val="auto"/>
        </w:rPr>
        <w:sym w:font="Symbol" w:char="F0B3"/>
      </w:r>
      <w:r w:rsidRPr="001A5891">
        <w:rPr>
          <w:color w:val="auto"/>
        </w:rPr>
        <w:t xml:space="preserve"> 14 g/d for women and </w:t>
      </w:r>
      <w:r w:rsidRPr="001A5891">
        <w:rPr>
          <w:color w:val="auto"/>
        </w:rPr>
        <w:sym w:font="Symbol" w:char="F0B3"/>
      </w:r>
      <w:r w:rsidRPr="001A5891">
        <w:rPr>
          <w:color w:val="auto"/>
        </w:rPr>
        <w:t xml:space="preserve"> 28 g/d for men), moderate drinkers (0.1-13.9 g/d for women and 0.1-27.9 g/d for men), and abstainers (&lt; 0.1 g/d)—note: 1 serving of alcohol equates to 14 g of alcohol </w:t>
      </w:r>
      <w:r w:rsidRPr="001A5891">
        <w:rPr>
          <w:b/>
          <w:color w:val="auto"/>
        </w:rPr>
        <w:fldChar w:fldCharType="begin"/>
      </w:r>
      <w:r w:rsidR="00AB493F">
        <w:rPr>
          <w:color w:val="auto"/>
        </w:rPr>
        <w:instrText xml:space="preserve"> ADDIN ZOTERO_ITEM CSL_CITATION {"citationID":"wJBrA3zm","properties":{"formattedCitation":"[17,18]","plainCitation":"[17,18]","noteIndex":0},"citationItems":[{"id":1389,"uris":["http://zotero.org/users/local/S8X13ARX/items/LCL7BTPS"],"itemData":{"id":1389,"type":"article-journal","abstract":"We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AB493F">
        <w:rPr>
          <w:color w:val="auto"/>
        </w:rPr>
        <w:t>[17,18]</w:t>
      </w:r>
      <w:r w:rsidRPr="001A5891">
        <w:rPr>
          <w:b/>
          <w:color w:val="auto"/>
        </w:rPr>
        <w:fldChar w:fldCharType="end"/>
      </w:r>
      <w:r w:rsidRPr="001A5891">
        <w:rPr>
          <w:color w:val="auto"/>
        </w:rPr>
        <w:t xml:space="preserve">. Finally, we computed a modified version (given limitations with the data provided through NHANES and those required for full computation of the metric) of the </w:t>
      </w:r>
      <w:proofErr w:type="spellStart"/>
      <w:r w:rsidRPr="001A5891">
        <w:rPr>
          <w:color w:val="auto"/>
        </w:rPr>
        <w:t>Charlson</w:t>
      </w:r>
      <w:proofErr w:type="spellEnd"/>
      <w:r w:rsidRPr="001A5891">
        <w:rPr>
          <w:color w:val="auto"/>
        </w:rPr>
        <w:t xml:space="preserve"> Comorbidity Index and weekly metabolic equivalents (MET), as previously described, to evaluate comorbidity burden and physical activity, respectively </w:t>
      </w:r>
      <w:r w:rsidRPr="001A5891">
        <w:rPr>
          <w:b/>
          <w:color w:val="auto"/>
        </w:rPr>
        <w:fldChar w:fldCharType="begin"/>
      </w:r>
      <w:r w:rsidR="00AB493F">
        <w:rPr>
          <w:color w:val="auto"/>
        </w:rPr>
        <w:instrText xml:space="preserve"> ADDIN ZOTERO_ITEM CSL_CITATION {"citationID":"8zlv01gw","properties":{"formattedCitation":"[19,20]","plainCitation":"[19,20]","noteIndex":0},"citationItems":[{"id":1561,"uris":["http://zotero.org/users/local/S8X13ARX/items/FFEVBQWA"],"itemData":{"id":1561,"type":"article-journal","container-title":"Biological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Pr="001A5891">
        <w:rPr>
          <w:b/>
          <w:color w:val="auto"/>
        </w:rPr>
        <w:fldChar w:fldCharType="separate"/>
      </w:r>
      <w:r w:rsidR="00AB493F">
        <w:rPr>
          <w:color w:val="auto"/>
        </w:rPr>
        <w:t>[19,20]</w:t>
      </w:r>
      <w:r w:rsidRPr="001A5891">
        <w:rPr>
          <w:b/>
          <w:color w:val="auto"/>
        </w:rPr>
        <w:fldChar w:fldCharType="end"/>
      </w:r>
      <w:r w:rsidRPr="001A5891">
        <w:rPr>
          <w:color w:val="auto"/>
        </w:rPr>
        <w:t>.</w:t>
      </w:r>
      <w:r w:rsidR="00611780" w:rsidRPr="001A5891">
        <w:rPr>
          <w:color w:val="auto"/>
        </w:rPr>
        <w:t xml:space="preserve"> In subsequent modeling efforts, these measures were modeled as continuous variables.</w:t>
      </w:r>
    </w:p>
    <w:p w14:paraId="4555249D" w14:textId="791EBBD9" w:rsidR="009C25EC" w:rsidRPr="001A5891" w:rsidRDefault="001A5891" w:rsidP="001A5891">
      <w:pPr>
        <w:pStyle w:val="MDPI22heading2"/>
        <w:spacing w:before="240"/>
        <w:rPr>
          <w:color w:val="auto"/>
        </w:rPr>
      </w:pPr>
      <w:r w:rsidRPr="001A5891">
        <w:rPr>
          <w:color w:val="auto"/>
        </w:rPr>
        <w:t xml:space="preserve">2.3. </w:t>
      </w:r>
      <w:r w:rsidR="009C25EC" w:rsidRPr="001A5891">
        <w:rPr>
          <w:color w:val="auto"/>
        </w:rPr>
        <w:t>Dietary Assessment Data</w:t>
      </w:r>
    </w:p>
    <w:p w14:paraId="63A0D4EB" w14:textId="7CD2794A" w:rsidR="009C25EC" w:rsidRPr="001A5891" w:rsidRDefault="009C25EC" w:rsidP="001A5891">
      <w:pPr>
        <w:pStyle w:val="MDPI31text"/>
        <w:rPr>
          <w:b/>
          <w:color w:val="auto"/>
        </w:rPr>
      </w:pPr>
      <w:r w:rsidRPr="001A5891">
        <w:rPr>
          <w:color w:val="auto"/>
        </w:rPr>
        <w:t xml:space="preserve">Dietary data are collected using the 24-hour recall method from NHANES participants during an in-person interview (performed in the MEC) </w:t>
      </w:r>
      <w:r w:rsidRPr="001A5891">
        <w:rPr>
          <w:b/>
          <w:color w:val="auto"/>
        </w:rPr>
        <w:fldChar w:fldCharType="begin"/>
      </w:r>
      <w:r w:rsidR="00AB493F">
        <w:rPr>
          <w:color w:val="auto"/>
        </w:rPr>
        <w:instrText xml:space="preserve"> ADDIN ZOTERO_ITEM CSL_CITATION {"citationID":"gHGzpwU1","properties":{"formattedCitation":"[21]","plainCitation":"[21]","noteIndex":0},"citationItems":[{"id":808,"uris":["http://zotero.org/users/local/S8X13ARX/items/QXTB5EYL"],"itemData":{"id":808,"type":"article-journal","container-title":"The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AB493F">
        <w:rPr>
          <w:color w:val="auto"/>
        </w:rPr>
        <w:t>[21]</w:t>
      </w:r>
      <w:r w:rsidRPr="001A5891">
        <w:rPr>
          <w:b/>
          <w:color w:val="auto"/>
        </w:rPr>
        <w:fldChar w:fldCharType="end"/>
      </w:r>
      <w:r w:rsidRPr="001A5891">
        <w:rPr>
          <w:color w:val="auto"/>
        </w:rPr>
        <w:t>. A subsequent, unannounced 24-hour recall is collected via telephone within 3-10 days following the interview. Dietary interview protocols and the administered 24-hr recall were designed to provide detailed dietary data by capturing the foods and beverages consumed by participants within the preceding 24 hours. The methodology for the dietary interview component was developed by the USDA’s Food Surveys Research Group and incorporate</w:t>
      </w:r>
      <w:r w:rsidR="006A560E" w:rsidRPr="001A5891">
        <w:rPr>
          <w:color w:val="auto"/>
        </w:rPr>
        <w:t>d</w:t>
      </w:r>
      <w:r w:rsidRPr="001A5891">
        <w:rPr>
          <w:color w:val="auto"/>
        </w:rPr>
        <w:t xml:space="preserve"> the USDA’s automated multiple-pass method </w:t>
      </w:r>
      <w:r w:rsidRPr="001A5891">
        <w:rPr>
          <w:b/>
          <w:color w:val="auto"/>
        </w:rPr>
        <w:fldChar w:fldCharType="begin"/>
      </w:r>
      <w:r w:rsidR="00AB493F">
        <w:rPr>
          <w:color w:val="auto"/>
        </w:rPr>
        <w:instrText xml:space="preserve"> ADDIN ZOTERO_ITEM CSL_CITATION {"citationID":"DMaEAcLo","properties":{"formattedCitation":"[21,22]","plainCitation":"[21,22]","noteIndex":0},"citationItems":[{"id":806,"uris":["http://zotero.org/users/local/S8X13ARX/items/B2M4LR36"],"itemData":{"id":806,"type":"article-journal","container-title":"The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AB493F">
        <w:rPr>
          <w:color w:val="auto"/>
        </w:rPr>
        <w:t>[21,22]</w:t>
      </w:r>
      <w:r w:rsidRPr="001A5891">
        <w:rPr>
          <w:b/>
          <w:color w:val="auto"/>
        </w:rPr>
        <w:fldChar w:fldCharType="end"/>
      </w:r>
      <w:r w:rsidRPr="001A5891">
        <w:rPr>
          <w:color w:val="auto"/>
        </w:rPr>
        <w:t>. Dietary data collected between 1999 and 2002 included only one day of intake from participants</w:t>
      </w:r>
      <w:r w:rsidR="006A560E" w:rsidRPr="001A5891">
        <w:rPr>
          <w:color w:val="auto"/>
        </w:rPr>
        <w:t>,</w:t>
      </w:r>
      <w:r w:rsidRPr="001A5891">
        <w:rPr>
          <w:color w:val="auto"/>
        </w:rPr>
        <w:t xml:space="preserve"> whereas data collected between 2003 and 2018 included two days of recalls from each participant. To make full use of the available data, we averaged intake values across both days of data collection </w:t>
      </w:r>
      <w:r w:rsidRPr="001A5891">
        <w:rPr>
          <w:b/>
          <w:color w:val="auto"/>
        </w:rPr>
        <w:fldChar w:fldCharType="begin"/>
      </w:r>
      <w:r w:rsidR="00AB493F">
        <w:rPr>
          <w:color w:val="auto"/>
        </w:rPr>
        <w:instrText xml:space="preserve"> ADDIN ZOTERO_ITEM CSL_CITATION {"citationID":"VyAQHFbF","properties":{"formattedCitation":"[23,24]","plainCitation":"[23,24]","noteIndex":0},"citationItems":[{"id":1746,"uris":["http://zotero.org/users/local/S8X13ARX/items/WU2JE6EL"],"itemData":{"id":1746,"type":"article-journal","abstract":"Abstract\n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1A5891">
        <w:rPr>
          <w:b/>
          <w:color w:val="auto"/>
        </w:rPr>
        <w:fldChar w:fldCharType="separate"/>
      </w:r>
      <w:r w:rsidR="00AB493F">
        <w:rPr>
          <w:color w:val="auto"/>
        </w:rPr>
        <w:t>[23,24]</w:t>
      </w:r>
      <w:r w:rsidRPr="001A5891">
        <w:rPr>
          <w:b/>
          <w:color w:val="auto"/>
        </w:rPr>
        <w:fldChar w:fldCharType="end"/>
      </w:r>
      <w:r w:rsidRPr="001A5891">
        <w:rPr>
          <w:color w:val="auto"/>
        </w:rPr>
        <w:t>.</w:t>
      </w:r>
      <w:r w:rsidR="00754882" w:rsidRPr="001A5891">
        <w:rPr>
          <w:color w:val="auto"/>
        </w:rPr>
        <w:t xml:space="preserve"> </w:t>
      </w:r>
      <w:r w:rsidRPr="001A5891">
        <w:rPr>
          <w:color w:val="auto"/>
        </w:rPr>
        <w:t xml:space="preserve">Daily total energy and nutrient intake data were obtained for each participant. Total energy and nutrient intake values were estimated from foods noted in the dietary interview while cross-referencing the Food and Nutrient Database for Dietary Studies </w:t>
      </w:r>
      <w:r w:rsidRPr="001A5891">
        <w:rPr>
          <w:b/>
          <w:color w:val="auto"/>
        </w:rPr>
        <w:fldChar w:fldCharType="begin"/>
      </w:r>
      <w:r w:rsidR="00AB493F">
        <w:rPr>
          <w:color w:val="auto"/>
        </w:rPr>
        <w:instrText xml:space="preserve"> ADDIN ZOTERO_ITEM CSL_CITATION {"citationID":"WweIO6AT","properties":{"formattedCitation":"[25]","plainCitation":"[25]","noteIndex":0},"citationItems":[{"id":1304,"uris":["http://zotero.org/users/local/S8X13ARX/items/92BRNILY"],"itemData":{"id":1304,"type":"article-journal","container-title":"Procedia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Pr="001A5891">
        <w:rPr>
          <w:b/>
          <w:color w:val="auto"/>
        </w:rPr>
        <w:fldChar w:fldCharType="separate"/>
      </w:r>
      <w:r w:rsidR="00AB493F">
        <w:rPr>
          <w:color w:val="auto"/>
        </w:rPr>
        <w:t>[25]</w:t>
      </w:r>
      <w:r w:rsidRPr="001A5891">
        <w:rPr>
          <w:b/>
          <w:color w:val="auto"/>
        </w:rPr>
        <w:fldChar w:fldCharType="end"/>
      </w:r>
      <w:r w:rsidRPr="001A5891">
        <w:rPr>
          <w:color w:val="auto"/>
        </w:rPr>
        <w:t xml:space="preserve">. </w:t>
      </w:r>
    </w:p>
    <w:p w14:paraId="56C4B8F0" w14:textId="6F7BB873" w:rsidR="009C25EC" w:rsidRPr="001A5891" w:rsidRDefault="009C25EC" w:rsidP="001A5891">
      <w:pPr>
        <w:pStyle w:val="MDPI31text"/>
        <w:rPr>
          <w:b/>
          <w:color w:val="auto"/>
        </w:rPr>
      </w:pPr>
      <w:r w:rsidRPr="001A5891">
        <w:rPr>
          <w:color w:val="auto"/>
        </w:rPr>
        <w:t xml:space="preserve">Intake according to food groups data were obtained from the publicly available USDA Food Patterns Equivalents Database (FPED) and MyPyramid Equivalents Database (MPED) </w:t>
      </w:r>
      <w:r w:rsidRPr="001A5891">
        <w:rPr>
          <w:b/>
          <w:color w:val="auto"/>
        </w:rPr>
        <w:fldChar w:fldCharType="begin"/>
      </w:r>
      <w:r w:rsidR="00AB493F">
        <w:rPr>
          <w:color w:val="auto"/>
        </w:rPr>
        <w:instrText xml:space="preserve"> ADDIN ZOTERO_ITEM CSL_CITATION {"citationID":"3VNdxzDV","properties":{"formattedCitation":"[26,27]","plainCitation":"[26,27]","noteIndex":0},"citationItems":[{"id":814,"uris":["http://zotero.org/users/local/S8X13ARX/items/ZV4UMRML"],"itemData":{"id":814,"type":"article-journal","title":"Bowman SA, Clemens JC, Friday JE, and Moshfegh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http://www.ars.usda.gov/nea/bhnrc/fsrg"}},{"id":815,"uris":["http://zotero.org/users/local/S8X13ARX/items/USV8JZFY"],"itemData":{"id":815,"type":"article-journal","title":"Bowman SA, Friday JE, Moshfegh A. (2008).  MyPyramid Equivalents Database, 2.0 for USDA Survey Foods, 2003-2004 [Online]  Food Surveys Research Group. Beltsville Human Nutrition Research Center, Agricultural Research Service, U.S. Department of Agriculture, Beltsville, MD. Available at: http://www.ars.usda.gov/ba/bhnrc/fsrg"}}],"schema":"https://github.com/citation-style-language/schema/raw/master/csl-citation.json"} </w:instrText>
      </w:r>
      <w:r w:rsidRPr="001A5891">
        <w:rPr>
          <w:b/>
          <w:color w:val="auto"/>
        </w:rPr>
        <w:fldChar w:fldCharType="separate"/>
      </w:r>
      <w:r w:rsidR="00AB493F">
        <w:rPr>
          <w:color w:val="auto"/>
        </w:rPr>
        <w:t>[26,27]</w:t>
      </w:r>
      <w:r w:rsidRPr="001A5891">
        <w:rPr>
          <w:b/>
          <w:color w:val="auto"/>
        </w:rPr>
        <w:fldChar w:fldCharType="end"/>
      </w:r>
      <w:r w:rsidRPr="001A5891">
        <w:rPr>
          <w:color w:val="auto"/>
        </w:rPr>
        <w:t xml:space="preserve">. The FPED and MPED use a database of 8,356 commonly consumed food items to compute intake equivalents across 37 food pattern components. Considering this classification scheme, a modified yet similar, food-grouping scheme involving 26 food groups was adopted for this analysis. These 26 groups and the way they were collapsed are detailed in Table Supplemental Table 1. Prior to any dietary patterns extraction procedures, food group intake equivalents were divided by a subject’s total caloric intake so that a multivariate density model could be implemented to adjust for total energy intake and minimize the likelihood of confounding by total energy intake in any of the subsequent </w:t>
      </w:r>
      <w:r w:rsidR="006A560E" w:rsidRPr="001A5891">
        <w:rPr>
          <w:color w:val="auto"/>
        </w:rPr>
        <w:t>modeling efforts</w:t>
      </w:r>
      <w:r w:rsidRPr="001A5891">
        <w:rPr>
          <w:color w:val="auto"/>
        </w:rPr>
        <w:t xml:space="preserve"> </w:t>
      </w:r>
      <w:r w:rsidRPr="001A5891">
        <w:rPr>
          <w:b/>
          <w:color w:val="auto"/>
        </w:rPr>
        <w:fldChar w:fldCharType="begin"/>
      </w:r>
      <w:r w:rsidR="00AB493F">
        <w:rPr>
          <w:color w:val="auto"/>
        </w:rPr>
        <w:instrText xml:space="preserve"> ADDIN ZOTERO_ITEM CSL_CITATION {"citationID":"gWA11HtW","properties":{"formattedCitation":"[28]","plainCitation":"[28]","noteIndex":0},"citationItems":[{"id":835,"uris":["http://zotero.org/users/local/S8X13ARX/items/HK3ZM8V9"],"itemData":{"id":835,"type":"article-journal","container-title":"The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H"}],"issued":{"date-parts":[["1997",4,1]]}}}],"schema":"https://github.com/citation-style-language/schema/raw/master/csl-citation.json"} </w:instrText>
      </w:r>
      <w:r w:rsidRPr="001A5891">
        <w:rPr>
          <w:b/>
          <w:color w:val="auto"/>
        </w:rPr>
        <w:fldChar w:fldCharType="separate"/>
      </w:r>
      <w:r w:rsidR="00AB493F">
        <w:rPr>
          <w:color w:val="auto"/>
        </w:rPr>
        <w:t>[28]</w:t>
      </w:r>
      <w:r w:rsidRPr="001A5891">
        <w:rPr>
          <w:b/>
          <w:color w:val="auto"/>
        </w:rPr>
        <w:fldChar w:fldCharType="end"/>
      </w:r>
      <w:r w:rsidRPr="001A5891">
        <w:rPr>
          <w:color w:val="auto"/>
        </w:rPr>
        <w:t>.</w:t>
      </w:r>
    </w:p>
    <w:p w14:paraId="2218DFAA" w14:textId="42786A15" w:rsidR="009C25EC" w:rsidRPr="001A5891" w:rsidRDefault="001A5891" w:rsidP="001A5891">
      <w:pPr>
        <w:pStyle w:val="MDPI22heading2"/>
        <w:spacing w:before="240"/>
        <w:rPr>
          <w:color w:val="auto"/>
        </w:rPr>
      </w:pPr>
      <w:r w:rsidRPr="001A5891">
        <w:rPr>
          <w:color w:val="auto"/>
        </w:rPr>
        <w:lastRenderedPageBreak/>
        <w:t xml:space="preserve">2.4. </w:t>
      </w:r>
      <w:r w:rsidR="009C25EC" w:rsidRPr="001A5891">
        <w:rPr>
          <w:color w:val="auto"/>
        </w:rPr>
        <w:t>Cancer Status and Food Security Data</w:t>
      </w:r>
    </w:p>
    <w:p w14:paraId="2F493D0C" w14:textId="7475DB4F" w:rsidR="009C25EC" w:rsidRPr="001A5891" w:rsidRDefault="009C25EC" w:rsidP="001A5891">
      <w:pPr>
        <w:pStyle w:val="MDPI31text"/>
        <w:rPr>
          <w:b/>
          <w:color w:val="auto"/>
        </w:rPr>
      </w:pPr>
      <w:r w:rsidRPr="001A5891">
        <w:rPr>
          <w:color w:val="auto"/>
        </w:rPr>
        <w:t xml:space="preserve">The MCQ provides survey participants with an avenue for self-reporting data on medical conditions. </w:t>
      </w:r>
      <w:r w:rsidR="006A560E" w:rsidRPr="001A5891">
        <w:rPr>
          <w:color w:val="auto"/>
        </w:rPr>
        <w:t xml:space="preserve">Time since cancer diagnosis was computed as the time elapsed between a subject’s age at their first cancer diagnosis and their current age and </w:t>
      </w:r>
      <w:r w:rsidRPr="001A5891">
        <w:rPr>
          <w:color w:val="auto"/>
        </w:rPr>
        <w:t>was subsequently categorized (</w:t>
      </w:r>
      <m:oMath>
        <m:r>
          <m:rPr>
            <m:sty m:val="bi"/>
          </m:rPr>
          <w:rPr>
            <w:rFonts w:ascii="Cambria Math" w:hAnsi="Cambria Math"/>
            <w:color w:val="auto"/>
          </w:rPr>
          <m:t xml:space="preserve">&lt; </m:t>
        </m:r>
      </m:oMath>
      <w:r w:rsidRPr="001A5891">
        <w:rPr>
          <w:color w:val="auto"/>
        </w:rPr>
        <w:t xml:space="preserve"> 2 years, 2 </w:t>
      </w:r>
      <m:oMath>
        <m:r>
          <m:rPr>
            <m:sty m:val="bi"/>
          </m:rPr>
          <w:rPr>
            <w:rFonts w:ascii="Cambria Math" w:hAnsi="Cambria Math"/>
            <w:color w:val="auto"/>
          </w:rPr>
          <m:t>≥</m:t>
        </m:r>
      </m:oMath>
      <w:r w:rsidRPr="001A5891">
        <w:rPr>
          <w:color w:val="auto"/>
        </w:rPr>
        <w:t xml:space="preserve"> and </w:t>
      </w:r>
      <m:oMath>
        <m:r>
          <m:rPr>
            <m:sty m:val="bi"/>
          </m:rPr>
          <w:rPr>
            <w:rFonts w:ascii="Cambria Math" w:hAnsi="Cambria Math"/>
            <w:color w:val="auto"/>
          </w:rPr>
          <m:t xml:space="preserve">&lt; </m:t>
        </m:r>
      </m:oMath>
      <w:r w:rsidRPr="001A5891">
        <w:rPr>
          <w:color w:val="auto"/>
        </w:rPr>
        <w:t xml:space="preserve">6 years, and </w:t>
      </w:r>
      <m:oMath>
        <m:r>
          <m:rPr>
            <m:sty m:val="bi"/>
          </m:rPr>
          <w:rPr>
            <w:rFonts w:ascii="Cambria Math" w:hAnsi="Cambria Math"/>
            <w:color w:val="auto"/>
          </w:rPr>
          <m:t>≥</m:t>
        </m:r>
      </m:oMath>
      <w:r w:rsidRPr="001A5891">
        <w:rPr>
          <w:color w:val="auto"/>
        </w:rPr>
        <w:t xml:space="preserve"> 6 years). </w:t>
      </w:r>
      <w:r w:rsidR="00406E02" w:rsidRPr="001A5891">
        <w:rPr>
          <w:color w:val="auto"/>
        </w:rPr>
        <w:t>Participants</w:t>
      </w:r>
      <w:r w:rsidRPr="001A5891">
        <w:rPr>
          <w:color w:val="auto"/>
        </w:rPr>
        <w:t xml:space="preserve"> with a history of a cancer diagnosis were grouped into their primary cancer type. That is the cancer type with the longest associated time since diagnosis. Lastly, the 32 cancer types listed in the NHANES MCQ were collapsed into a set of 8 primary cancer groups proposed by colleagues (Breast, Gastrointestinal, Genitourinary, Gynecological, Male Reproductive, Melanoma, Skin-Unknown, and Other) </w:t>
      </w:r>
      <w:r w:rsidRPr="001A5891">
        <w:rPr>
          <w:b/>
          <w:color w:val="auto"/>
        </w:rPr>
        <w:fldChar w:fldCharType="begin"/>
      </w:r>
      <w:r w:rsidR="00AB493F">
        <w:rPr>
          <w:color w:val="auto"/>
        </w:rPr>
        <w:instrText xml:space="preserve"> ADDIN ZOTERO_ITEM CSL_CITATION {"citationID":"ZQBgOZOT","properties":{"formattedCitation":"[29]","plainCitation":"[29]","noteIndex":0},"citationItems":[{"id":1713,"uris":["http://zotero.org/users/local/S8X13ARX/items/QSV67ZBV"],"itemData":{"id":1713,"type":"article-journal","abstract":"Many adult cancer patients present one or more physical comorbidities. Besides interfering with treatment and prognosis, physical comorbidities could also increase the already heightened psychological risk of cancer patients. To test this possibility, we investigated the relationship between physical comorbidities with depression symptoms in a sample of 2073 adult cancer survivors drawn from the nationally representative National Health and Nutrition Examination Survey (NHANES) (2007–2018) in the U.S. Based on information regarding 16 chronic conditions, the number of comorbidities diagnosed before and after the cancer diagnosis was calculated. The number of comorbidities present at the moment of cancer diagnosis was significantly related to depression risk in recent but not in long-term survivors. Recent survivors who suffered multimorbidity had 3.48 (95% CI 1.26–9.55) times the odds of reporting significant depressive symptoms up to 5 years after the cancer diagnosis. The effect of comorbidities was strongest among survivors of breast cancer. The comorbidities with strongest influence on depression risk were stroke, kidney disease, hypertension, obesity, asthma, and arthritis. Information about comorbidities is usually readily available and could be useful in streamlining depression screening or targeting prevention efforts in cancer patients and survivors. A multidimensional model of the interaction between cancer and other physical comorbidities on mental health is proposed.","container-title":"Cancers","DOI":"10.3390/cancers13133368","ISSN":"2072-6694","issue":"13","journalAbbreviation":"Cancers","language":"en","page":"3368","source":"DOI.org (Crossref)","title":"Physical Comorbidities and Depression in Recent and Long-Term Adult Cancer Survivors: NHANES 2007–2018","title-short":"Physical Comorbidities and Depression in Recent and Long-Term Adult Cancer Survivors","volume":"13","author":[{"family":"Petrova","given":"Dafina"},{"family":"Catena","given":"Andrés"},{"family":"Rodríguez-Barranco","given":"Miguel"},{"family":"Redondo-Sánchez","given":"Daniel"},{"family":"Bayo-Lozano","given":"Eloísa"},{"family":"Garcia-Retamero","given":"Rocio"},{"family":"Jiménez-Moleón","given":"José-Juan"},{"family":"Sánchez","given":"María-José"}],"issued":{"date-parts":[["2021",7,5]]}}}],"schema":"https://github.com/citation-style-language/schema/raw/master/csl-citation.json"} </w:instrText>
      </w:r>
      <w:r w:rsidRPr="001A5891">
        <w:rPr>
          <w:b/>
          <w:color w:val="auto"/>
        </w:rPr>
        <w:fldChar w:fldCharType="separate"/>
      </w:r>
      <w:r w:rsidR="00AB493F">
        <w:rPr>
          <w:color w:val="auto"/>
        </w:rPr>
        <w:t>[29]</w:t>
      </w:r>
      <w:r w:rsidRPr="001A5891">
        <w:rPr>
          <w:b/>
          <w:color w:val="auto"/>
        </w:rPr>
        <w:fldChar w:fldCharType="end"/>
      </w:r>
      <w:r w:rsidRPr="001A5891">
        <w:rPr>
          <w:color w:val="auto"/>
        </w:rPr>
        <w:t>. Again, individuals reporting only a diagnosis of non-melanoma skin cancer and no other cancer were omitted as positive cancer cases</w:t>
      </w:r>
      <w:r w:rsidR="00406E02" w:rsidRPr="001A5891">
        <w:rPr>
          <w:color w:val="auto"/>
        </w:rPr>
        <w:t>,</w:t>
      </w:r>
      <w:r w:rsidRPr="001A5891">
        <w:rPr>
          <w:color w:val="auto"/>
        </w:rPr>
        <w:t xml:space="preserve"> given the generally benign course associated with this malignancy </w:t>
      </w:r>
      <w:r w:rsidRPr="001A5891">
        <w:rPr>
          <w:b/>
          <w:color w:val="auto"/>
        </w:rPr>
        <w:fldChar w:fldCharType="begin"/>
      </w:r>
      <w:r w:rsidR="00AB493F">
        <w:rPr>
          <w:color w:val="auto"/>
        </w:rPr>
        <w:instrText xml:space="preserve"> ADDIN ZOTERO_ITEM CSL_CITATION {"citationID":"CbzZjQa9","properties":{"formattedCitation":"[15]","plainCitation":"[15]","noteIndex":0},"citationItems":[{"id":1748,"uris":["http://zotero.org/users/local/S8X13ARX/items/EJVBAQYE"],"itemData":{"id":1748,"type":"article-journal","container-title":"JNCI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1A5891">
        <w:rPr>
          <w:b/>
          <w:color w:val="auto"/>
        </w:rPr>
        <w:fldChar w:fldCharType="separate"/>
      </w:r>
      <w:r w:rsidR="00AB493F">
        <w:rPr>
          <w:color w:val="auto"/>
        </w:rPr>
        <w:t>[15]</w:t>
      </w:r>
      <w:r w:rsidRPr="001A5891">
        <w:rPr>
          <w:b/>
          <w:color w:val="auto"/>
        </w:rPr>
        <w:fldChar w:fldCharType="end"/>
      </w:r>
      <w:r w:rsidRPr="001A5891">
        <w:rPr>
          <w:color w:val="auto"/>
        </w:rPr>
        <w:t>.</w:t>
      </w:r>
    </w:p>
    <w:p w14:paraId="2084D05A" w14:textId="34DB6766" w:rsidR="009C25EC" w:rsidRPr="001A5891" w:rsidRDefault="009C25EC" w:rsidP="001A5891">
      <w:pPr>
        <w:pStyle w:val="MDPI31text"/>
        <w:rPr>
          <w:b/>
          <w:color w:val="auto"/>
        </w:rPr>
      </w:pPr>
      <w:r w:rsidRPr="001A5891">
        <w:rPr>
          <w:color w:val="auto"/>
        </w:rPr>
        <w:t xml:space="preserve">Food security status was assessed using the U.S. Food Security Survey Module (U.S. FSSM), an 18-item screener employed by NHANES since the 1999 cycle to assess food security experienced by subjects over the preceding year </w:t>
      </w:r>
      <w:r w:rsidRPr="001A5891">
        <w:rPr>
          <w:b/>
          <w:color w:val="auto"/>
        </w:rPr>
        <w:fldChar w:fldCharType="begin"/>
      </w:r>
      <w:r w:rsidR="006F1068">
        <w:rPr>
          <w:color w:val="auto"/>
        </w:rPr>
        <w:instrText xml:space="preserve"> ADDIN ZOTERO_ITEM CSL_CITATION {"citationID":"3AXMnapy","properties":{"formattedCitation":"[30,31]","plainCitation":"[30,31]","noteIndex":0},"citationItems":[{"id":1383,"uris":["http://zotero.org/users/local/S8X13ARX/items/3WGIUSZL"],"itemData":{"id":1383,"type":"document","publisher":"U.S.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6F1068">
        <w:rPr>
          <w:color w:val="auto"/>
        </w:rPr>
        <w:t>[30,31]</w:t>
      </w:r>
      <w:r w:rsidRPr="001A5891">
        <w:rPr>
          <w:b/>
          <w:color w:val="auto"/>
        </w:rPr>
        <w:fldChar w:fldCharType="end"/>
      </w:r>
      <w:r w:rsidRPr="001A5891">
        <w:rPr>
          <w:color w:val="auto"/>
        </w:rPr>
        <w:t>. The questionnaire was administered in the home interview setting</w:t>
      </w:r>
      <w:r w:rsidR="00406E02" w:rsidRPr="001A5891">
        <w:rPr>
          <w:color w:val="auto"/>
        </w:rPr>
        <w:t>,</w:t>
      </w:r>
      <w:r w:rsidRPr="001A5891">
        <w:rPr>
          <w:color w:val="auto"/>
        </w:rPr>
        <w:t xml:space="preserve"> with one adult responding on behalf of all individuals in that household, regardless of whether they were included in the survey. The survey is comprised of 10 items dedicated to households without children and </w:t>
      </w:r>
      <w:r w:rsidR="00406E02" w:rsidRPr="001A5891">
        <w:rPr>
          <w:color w:val="auto"/>
        </w:rPr>
        <w:t>eight</w:t>
      </w:r>
      <w:r w:rsidRPr="001A5891">
        <w:rPr>
          <w:color w:val="auto"/>
        </w:rPr>
        <w:t xml:space="preserve"> items for households with children. Counts and affirmative responses on the questionnaire are used to bin subjects into overall food security categorizations. Those responding in the affirmative to </w:t>
      </w:r>
      <m:oMath>
        <m:r>
          <m:rPr>
            <m:sty m:val="bi"/>
          </m:rPr>
          <w:rPr>
            <w:rFonts w:ascii="Cambria Math" w:hAnsi="Cambria Math"/>
            <w:color w:val="auto"/>
          </w:rPr>
          <m:t xml:space="preserve">≤ </m:t>
        </m:r>
      </m:oMath>
      <w:r w:rsidRPr="001A5891">
        <w:rPr>
          <w:color w:val="auto"/>
        </w:rPr>
        <w:t>2 items were categorized as food secure</w:t>
      </w:r>
      <w:r w:rsidR="00406E02" w:rsidRPr="001A5891">
        <w:rPr>
          <w:color w:val="auto"/>
        </w:rPr>
        <w:t>,</w:t>
      </w:r>
      <w:r w:rsidRPr="001A5891">
        <w:rPr>
          <w:color w:val="auto"/>
        </w:rPr>
        <w:t xml:space="preserve"> while those responding in the affirmative to </w:t>
      </w:r>
      <m:oMath>
        <m:r>
          <m:rPr>
            <m:sty m:val="bi"/>
          </m:rPr>
          <w:rPr>
            <w:rFonts w:ascii="Cambria Math" w:hAnsi="Cambria Math"/>
            <w:color w:val="auto"/>
          </w:rPr>
          <m:t xml:space="preserve">≥ </m:t>
        </m:r>
      </m:oMath>
      <w:r w:rsidRPr="001A5891">
        <w:rPr>
          <w:color w:val="auto"/>
        </w:rPr>
        <w:t>3 items were categorized as food insecure</w:t>
      </w:r>
      <w:r w:rsidR="00406E02" w:rsidRPr="001A5891">
        <w:rPr>
          <w:color w:val="auto"/>
        </w:rPr>
        <w:t>,</w:t>
      </w:r>
      <w:r w:rsidRPr="001A5891">
        <w:rPr>
          <w:color w:val="auto"/>
        </w:rPr>
        <w:t xml:space="preserve"> and followed validated cutoffs </w:t>
      </w:r>
      <w:r w:rsidRPr="001A5891">
        <w:rPr>
          <w:b/>
          <w:color w:val="auto"/>
        </w:rPr>
        <w:fldChar w:fldCharType="begin"/>
      </w:r>
      <w:r w:rsidR="006F1068">
        <w:rPr>
          <w:color w:val="auto"/>
        </w:rPr>
        <w:instrText xml:space="preserve"> ADDIN ZOTERO_ITEM CSL_CITATION {"citationID":"CTrkjNBD","properties":{"formattedCitation":"[30,31]","plainCitation":"[30,31]","noteIndex":0},"citationItems":[{"id":1383,"uris":["http://zotero.org/users/local/S8X13ARX/items/3WGIUSZL"],"itemData":{"id":1383,"type":"document","publisher":"U.S.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6F1068">
        <w:rPr>
          <w:color w:val="auto"/>
        </w:rPr>
        <w:t>[30,31]</w:t>
      </w:r>
      <w:r w:rsidRPr="001A5891">
        <w:rPr>
          <w:b/>
          <w:color w:val="auto"/>
        </w:rPr>
        <w:fldChar w:fldCharType="end"/>
      </w:r>
      <w:r w:rsidRPr="001A5891">
        <w:rPr>
          <w:color w:val="auto"/>
        </w:rPr>
        <w:t>. Additionally, receipt of food assistance and specifically participation in the Supplemental Nutrition Assistance Program (SNAP) is reported in the U.S. FSSM. These data were captured by prompting participants on whether any household member was authorized to receive SNAP benefits in the 12 months preceding the interview.</w:t>
      </w:r>
    </w:p>
    <w:p w14:paraId="35B79F72" w14:textId="33FAEEDE" w:rsidR="009C25EC" w:rsidRPr="001A5891" w:rsidRDefault="001A5891" w:rsidP="001A5891">
      <w:pPr>
        <w:pStyle w:val="MDPI22heading2"/>
        <w:spacing w:before="240"/>
        <w:rPr>
          <w:color w:val="auto"/>
        </w:rPr>
      </w:pPr>
      <w:r w:rsidRPr="001A5891">
        <w:rPr>
          <w:color w:val="auto"/>
        </w:rPr>
        <w:t xml:space="preserve">2.5. </w:t>
      </w:r>
      <w:r w:rsidR="009C25EC" w:rsidRPr="001A5891">
        <w:rPr>
          <w:color w:val="auto"/>
        </w:rPr>
        <w:t>Statistical Analysis</w:t>
      </w:r>
    </w:p>
    <w:p w14:paraId="606CAFC7" w14:textId="3572F08A" w:rsidR="009C25EC" w:rsidRPr="001A5891" w:rsidRDefault="009C25EC" w:rsidP="001A5891">
      <w:pPr>
        <w:pStyle w:val="MDPI31text"/>
        <w:rPr>
          <w:b/>
          <w:color w:val="auto"/>
        </w:rPr>
      </w:pPr>
      <w:r w:rsidRPr="001A5891">
        <w:rPr>
          <w:color w:val="auto"/>
        </w:rPr>
        <w:t xml:space="preserve">Descriptive statistics were tabulated on demographic variables across levels of food security/cancer status using subsample A (Figure 1). Dietary patterns were extracted using PCA and penalized logistic regression models (see </w:t>
      </w:r>
      <w:r w:rsidR="00473BEF" w:rsidRPr="001A5891">
        <w:rPr>
          <w:color w:val="auto"/>
        </w:rPr>
        <w:t xml:space="preserve">Appendix A </w:t>
      </w:r>
      <w:r w:rsidRPr="001A5891">
        <w:rPr>
          <w:color w:val="auto"/>
        </w:rPr>
        <w:t xml:space="preserve">for </w:t>
      </w:r>
      <w:r w:rsidR="00A826D2" w:rsidRPr="001A5891">
        <w:rPr>
          <w:color w:val="auto"/>
        </w:rPr>
        <w:t xml:space="preserve">a </w:t>
      </w:r>
      <w:r w:rsidRPr="001A5891">
        <w:rPr>
          <w:color w:val="auto"/>
        </w:rPr>
        <w:t xml:space="preserve">detailed description of the implementation of these procedures). A Pearson correlation matrix was generated to evaluate relationships </w:t>
      </w:r>
      <w:r w:rsidR="00A826D2" w:rsidRPr="001A5891">
        <w:rPr>
          <w:color w:val="auto"/>
        </w:rPr>
        <w:t>between</w:t>
      </w:r>
      <w:r w:rsidRPr="001A5891">
        <w:rPr>
          <w:color w:val="auto"/>
        </w:rPr>
        <w:t xml:space="preserve"> the dietary patterns and food groups in subsample A (</w:t>
      </w:r>
      <w:r w:rsidRPr="001A5891">
        <w:rPr>
          <w:i/>
          <w:iCs/>
          <w:color w:val="auto"/>
        </w:rPr>
        <w:t xml:space="preserve">n </w:t>
      </w:r>
      <w:r w:rsidRPr="001A5891">
        <w:rPr>
          <w:color w:val="auto"/>
        </w:rPr>
        <w:t xml:space="preserve">= 3,117). To validate the extracted dietary patterns, we used the loadings and coefficients (from the PCA and elastic net procedures, respectively) to compute dietary pattern scores for subjects identifying with a history of cancer (subsample A, </w:t>
      </w:r>
      <w:r w:rsidRPr="001A5891">
        <w:rPr>
          <w:i/>
          <w:iCs/>
          <w:color w:val="auto"/>
        </w:rPr>
        <w:t>n</w:t>
      </w:r>
      <w:r w:rsidRPr="001A5891">
        <w:rPr>
          <w:color w:val="auto"/>
        </w:rPr>
        <w:t xml:space="preserve"> = 3,317). The validation phase of the analysis comprised the analytical goal of determining the relationship between the extracted pattern scores and the risk of FI in the cancer survivor population (Figure 1). To this end, we implemented </w:t>
      </w:r>
      <w:r w:rsidR="004B07F6" w:rsidRPr="001A5891">
        <w:rPr>
          <w:color w:val="auto"/>
        </w:rPr>
        <w:t xml:space="preserve">weighted </w:t>
      </w:r>
      <w:r w:rsidRPr="001A5891">
        <w:rPr>
          <w:color w:val="auto"/>
        </w:rPr>
        <w:t xml:space="preserve">logistic regression models that modeled the log odds of being food insecure as a function of the dietary patterns scores and relevant covariates. This step included all subjects with a reported history of cancer (subsample A, </w:t>
      </w:r>
      <w:r w:rsidRPr="001A5891">
        <w:rPr>
          <w:i/>
          <w:iCs/>
          <w:color w:val="auto"/>
        </w:rPr>
        <w:t xml:space="preserve">n </w:t>
      </w:r>
      <w:r w:rsidRPr="001A5891">
        <w:rPr>
          <w:color w:val="auto"/>
        </w:rPr>
        <w:t xml:space="preserve">= 3,317). </w:t>
      </w:r>
      <w:r w:rsidR="00A826D2" w:rsidRPr="001A5891">
        <w:rPr>
          <w:color w:val="auto"/>
        </w:rPr>
        <w:t>Alcohol consumption was not included as a covariate in these models to minimize collinearity, given that the extracted patterns already considered alcohol consumption in their computation.</w:t>
      </w:r>
      <w:r w:rsidRPr="001A5891">
        <w:rPr>
          <w:color w:val="auto"/>
        </w:rPr>
        <w:t>.</w:t>
      </w:r>
    </w:p>
    <w:p w14:paraId="44A05D8E" w14:textId="4ECD26B1" w:rsidR="009C25EC" w:rsidRPr="001A5891" w:rsidRDefault="009C25EC" w:rsidP="001A5891">
      <w:pPr>
        <w:pStyle w:val="MDPI31text"/>
        <w:rPr>
          <w:b/>
          <w:color w:val="auto"/>
        </w:rPr>
      </w:pPr>
      <w:r w:rsidRPr="001A5891">
        <w:rPr>
          <w:color w:val="auto"/>
        </w:rPr>
        <w:t xml:space="preserve">We modeled the diet scores using multiple approaches to evaluate the robustness of the results. First, we modeled the scores categorically after binning participants into quintiles. A test for linear trend across the quintiles was performed by generating a new variable that assigned each subject the median value of their respective quintile and modeling </w:t>
      </w:r>
      <w:r w:rsidR="004B07F6" w:rsidRPr="001A5891">
        <w:rPr>
          <w:color w:val="auto"/>
        </w:rPr>
        <w:t>it as a continuous variable</w:t>
      </w:r>
      <w:r w:rsidRPr="001A5891">
        <w:rPr>
          <w:color w:val="auto"/>
        </w:rPr>
        <w:t xml:space="preserve">. Second, we standardized the diet scores by dividing them by their respective standard deviation and then modeling them as continuous variables. Third, we added a quadratic term to the previous model to assess for divergence from a linear relationship. Lastly, we modeled the diet scores using restricted cubic splines with five knots to model the relationship </w:t>
      </w:r>
      <w:r w:rsidR="00F044A1" w:rsidRPr="001A5891">
        <w:rPr>
          <w:color w:val="auto"/>
        </w:rPr>
        <w:t xml:space="preserve">flexibly </w:t>
      </w:r>
      <w:r w:rsidRPr="001A5891">
        <w:rPr>
          <w:color w:val="auto"/>
        </w:rPr>
        <w:t xml:space="preserve">and evaluate </w:t>
      </w:r>
      <w:r w:rsidRPr="001A5891">
        <w:rPr>
          <w:color w:val="auto"/>
        </w:rPr>
        <w:lastRenderedPageBreak/>
        <w:t xml:space="preserve">for </w:t>
      </w:r>
      <w:r w:rsidR="004B07F6" w:rsidRPr="001A5891">
        <w:rPr>
          <w:color w:val="auto"/>
        </w:rPr>
        <w:t xml:space="preserve">dose-response and, again, </w:t>
      </w:r>
      <w:r w:rsidRPr="001A5891">
        <w:rPr>
          <w:color w:val="auto"/>
        </w:rPr>
        <w:t xml:space="preserve">linearity. All models were adjusted for relevant confounders including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w:t>
      </w:r>
      <w:r w:rsidR="004B07F6" w:rsidRPr="001A5891">
        <w:rPr>
          <w:color w:val="auto"/>
        </w:rPr>
        <w:t xml:space="preserve">We </w:t>
      </w:r>
      <w:r w:rsidRPr="001A5891">
        <w:rPr>
          <w:color w:val="auto"/>
        </w:rPr>
        <w:t xml:space="preserve">fit stratified models according to sex, time since primary cancer diagnosis, and attained level of education. We accounted for the complex and multi-stage probability design of the study by following NCHS analytical guidelines and weighting our analyses accordingly </w:t>
      </w:r>
      <w:r w:rsidRPr="001A5891">
        <w:rPr>
          <w:b/>
          <w:color w:val="auto"/>
        </w:rPr>
        <w:fldChar w:fldCharType="begin"/>
      </w:r>
      <w:r w:rsidR="006F1068">
        <w:rPr>
          <w:color w:val="auto"/>
        </w:rPr>
        <w:instrText xml:space="preserve"> ADDIN ZOTERO_ITEM CSL_CITATION {"citationID":"qCkpilQc","properties":{"formattedCitation":"[32]","plainCitation":"[32]","noteIndex":0},"citationItems":[{"id":1565,"uris":["http://zotero.org/users/local/S8X13ARX/items/5J5UUH7A"],"itemData":{"id":1565,"type":"article-journal","container-title":"Vital and Health Statistics Series 2","issue":"161","page":"1-16","title":"National Health and Nutrition Examination Survey. Analytics Guidelines, 1999-2010","author":[{"literal":"Clifford Johnson"},{"family":"Paulose-Ram","given":"Ryne"},{"family":"Ogden","given":"Cynthia L."},{"family":"Carroll","given":"Margaret"},{"family":"Kruszan-Moran","given":"Deanna"},{"family":"Dohrmann","given":"Sylvia"},{"family":"Curtin","given":"Lester"}],"issued":{"date-parts":[["2013",9]]}}}],"schema":"https://github.com/citation-style-language/schema/raw/master/csl-citation.json"} </w:instrText>
      </w:r>
      <w:r w:rsidRPr="001A5891">
        <w:rPr>
          <w:b/>
          <w:color w:val="auto"/>
        </w:rPr>
        <w:fldChar w:fldCharType="separate"/>
      </w:r>
      <w:r w:rsidR="006F1068">
        <w:rPr>
          <w:color w:val="auto"/>
        </w:rPr>
        <w:t>[32]</w:t>
      </w:r>
      <w:r w:rsidRPr="001A5891">
        <w:rPr>
          <w:b/>
          <w:color w:val="auto"/>
        </w:rPr>
        <w:fldChar w:fldCharType="end"/>
      </w:r>
      <w:r w:rsidRPr="001A5891">
        <w:rPr>
          <w:color w:val="auto"/>
        </w:rPr>
        <w:t xml:space="preserve">. All analyses were conducted at </w:t>
      </w:r>
      <m:oMath>
        <m:r>
          <m:rPr>
            <m:sty m:val="bi"/>
          </m:rPr>
          <w:rPr>
            <w:rFonts w:ascii="Cambria Math" w:hAnsi="Cambria Math"/>
            <w:color w:val="auto"/>
          </w:rPr>
          <m:t>α</m:t>
        </m:r>
      </m:oMath>
      <w:r w:rsidR="00F044A1" w:rsidRPr="001A5891">
        <w:rPr>
          <w:color w:val="auto"/>
        </w:rPr>
        <w:t xml:space="preserve"> </w:t>
      </w:r>
      <w:r w:rsidRPr="001A5891">
        <w:rPr>
          <w:color w:val="auto"/>
        </w:rPr>
        <w:t>=</w:t>
      </w:r>
      <w:r w:rsidR="00F044A1" w:rsidRPr="001A5891">
        <w:rPr>
          <w:color w:val="auto"/>
        </w:rPr>
        <w:t xml:space="preserve"> </w:t>
      </w:r>
      <w:r w:rsidRPr="001A5891">
        <w:rPr>
          <w:color w:val="auto"/>
        </w:rPr>
        <w:t xml:space="preserve">0.05 and were performed in R version 4.2.1. All accompanying R code and data files necessary to reproduce these analyses can be found at: </w:t>
      </w:r>
      <w:ins w:id="51" w:author="Maino Vieytes, Christian Augusto" w:date="2022-10-14T09:30:00Z">
        <w:r w:rsidR="00DF3D7B">
          <w:rPr>
            <w:color w:val="auto"/>
          </w:rPr>
          <w:fldChar w:fldCharType="begin"/>
        </w:r>
        <w:r w:rsidR="00DF3D7B">
          <w:rPr>
            <w:color w:val="auto"/>
          </w:rPr>
          <w:instrText xml:space="preserve"> HYPERLINK "</w:instrText>
        </w:r>
      </w:ins>
      <w:r w:rsidR="00DF3D7B" w:rsidRPr="001A5891">
        <w:rPr>
          <w:color w:val="auto"/>
        </w:rPr>
        <w:instrText>https://github.com/cmainov/NHANES-Diet-Penalized-Regression</w:instrText>
      </w:r>
      <w:ins w:id="52" w:author="Maino Vieytes, Christian Augusto" w:date="2022-10-14T09:30:00Z">
        <w:r w:rsidR="00DF3D7B">
          <w:rPr>
            <w:color w:val="auto"/>
          </w:rPr>
          <w:instrText xml:space="preserve">" </w:instrText>
        </w:r>
        <w:r w:rsidR="00DF3D7B">
          <w:rPr>
            <w:color w:val="auto"/>
          </w:rPr>
          <w:fldChar w:fldCharType="separate"/>
        </w:r>
      </w:ins>
      <w:r w:rsidR="00DF3D7B" w:rsidRPr="0005598C">
        <w:rPr>
          <w:rStyle w:val="Hyperlink"/>
        </w:rPr>
        <w:t>https://github.com/cmainov/NHANES-Diet-Penalized-Regression</w:t>
      </w:r>
      <w:ins w:id="53" w:author="Maino Vieytes, Christian Augusto" w:date="2022-10-14T09:30:00Z">
        <w:r w:rsidR="00DF3D7B">
          <w:rPr>
            <w:color w:val="auto"/>
          </w:rPr>
          <w:fldChar w:fldCharType="end"/>
        </w:r>
        <w:r w:rsidR="00DF3D7B">
          <w:rPr>
            <w:color w:val="auto"/>
          </w:rPr>
          <w:t>.</w:t>
        </w:r>
      </w:ins>
      <w:del w:id="54" w:author="Maino Vieytes, Christian Augusto" w:date="2022-10-14T09:30:00Z">
        <w:r w:rsidRPr="001A5891" w:rsidDel="00DF3D7B">
          <w:rPr>
            <w:color w:val="auto"/>
          </w:rPr>
          <w:delText>.</w:delText>
        </w:r>
      </w:del>
    </w:p>
    <w:p w14:paraId="787510BF" w14:textId="102A60C4" w:rsidR="00522304" w:rsidRPr="001A5891" w:rsidRDefault="001A5891" w:rsidP="001A5891">
      <w:pPr>
        <w:pStyle w:val="MDPI21heading1"/>
        <w:rPr>
          <w:color w:val="auto"/>
        </w:rPr>
      </w:pPr>
      <w:r w:rsidRPr="001A5891">
        <w:rPr>
          <w:color w:val="auto"/>
        </w:rPr>
        <w:t xml:space="preserve">3. </w:t>
      </w:r>
      <w:r w:rsidR="00522304" w:rsidRPr="001A5891">
        <w:rPr>
          <w:color w:val="auto"/>
        </w:rPr>
        <w:t>Results</w:t>
      </w:r>
    </w:p>
    <w:p w14:paraId="1ADFF5F2" w14:textId="27D96C9A" w:rsidR="009C25EC" w:rsidRPr="001A5891" w:rsidRDefault="001A5891" w:rsidP="001A5891">
      <w:pPr>
        <w:pStyle w:val="MDPI22heading2"/>
        <w:rPr>
          <w:color w:val="auto"/>
        </w:rPr>
      </w:pPr>
      <w:r w:rsidRPr="001A5891">
        <w:rPr>
          <w:color w:val="auto"/>
        </w:rPr>
        <w:t xml:space="preserve">3.1. </w:t>
      </w:r>
      <w:r w:rsidR="009C25EC" w:rsidRPr="001A5891">
        <w:rPr>
          <w:color w:val="auto"/>
        </w:rPr>
        <w:t>Descriptive Statistics</w:t>
      </w:r>
    </w:p>
    <w:p w14:paraId="76C2A77C" w14:textId="0DD03D01" w:rsidR="009C25EC" w:rsidRPr="001A5891" w:rsidRDefault="009C25EC" w:rsidP="001A5891">
      <w:pPr>
        <w:pStyle w:val="MDPI31text"/>
        <w:rPr>
          <w:i/>
          <w:color w:val="auto"/>
        </w:rPr>
      </w:pPr>
      <w:r w:rsidRPr="001A5891">
        <w:rPr>
          <w:color w:val="auto"/>
        </w:rPr>
        <w:t xml:space="preserve">Sociodemographic, clinical, and behavioral characteristics are summarized in Table 1. On average, those with a reported history of cancer and with self-identified low food security were younger than food secure cancer survivors, were more likely to identify as female, live in a home with </w:t>
      </w:r>
      <w:r w:rsidRPr="001A5891">
        <w:rPr>
          <w:color w:val="auto"/>
        </w:rPr>
        <w:sym w:font="Symbol" w:char="F0B3"/>
      </w:r>
      <w:r w:rsidRPr="001A5891">
        <w:rPr>
          <w:color w:val="auto"/>
        </w:rPr>
        <w:t xml:space="preserve"> 5 individuals, and belong to a minority group compared to those identifying as food secure with a history of cancer who were older, had a more balanced ratio of the sexes, and were predominantly white. Food insecure survivors also had lower attained educational status compared to food secure individuals, tended to have a lower FIPR, reported being more physically active throughout the week, and were more likely to be receiving food assistance through SNAP in addition to, on average, consuming over 200 fewer daily calories compared to their food secure counterparts. Regarding cancer site, food insecure survivors disproportionally reported gynecological cancers as their primary form of cancer compared to a lower rate in the food secure survivors. Concomitantly, a larger proportion of male reproductive cancers </w:t>
      </w:r>
      <w:r w:rsidR="00F044A1" w:rsidRPr="001A5891">
        <w:rPr>
          <w:color w:val="auto"/>
        </w:rPr>
        <w:t xml:space="preserve">were </w:t>
      </w:r>
      <w:r w:rsidRPr="001A5891">
        <w:rPr>
          <w:color w:val="auto"/>
        </w:rPr>
        <w:t>represented in the food secure sample relative to the food insecure sample. There was no gross difference observed in time-since-diagnosis across the two groups</w:t>
      </w:r>
      <w:r w:rsidR="00F044A1" w:rsidRPr="001A5891">
        <w:rPr>
          <w:color w:val="auto"/>
        </w:rPr>
        <w:t xml:space="preserve">. However, </w:t>
      </w:r>
      <w:r w:rsidRPr="001A5891">
        <w:rPr>
          <w:color w:val="auto"/>
        </w:rPr>
        <w:t xml:space="preserve">food insecure individuals had a slightly larger mean </w:t>
      </w:r>
      <w:proofErr w:type="spellStart"/>
      <w:r w:rsidRPr="001A5891">
        <w:rPr>
          <w:color w:val="auto"/>
        </w:rPr>
        <w:t>Charlson</w:t>
      </w:r>
      <w:proofErr w:type="spellEnd"/>
      <w:r w:rsidRPr="001A5891">
        <w:rPr>
          <w:color w:val="auto"/>
        </w:rPr>
        <w:t xml:space="preserve"> Comorbidity Index score than food secure participants. Finally, those identifying as food insecure were more likely to report being current smokers than food secure individuals with cancer.</w:t>
      </w:r>
    </w:p>
    <w:p w14:paraId="1CEC0180" w14:textId="5DF37671" w:rsidR="001A5891" w:rsidRPr="001A5891" w:rsidRDefault="001A5891" w:rsidP="001A5891">
      <w:pPr>
        <w:pStyle w:val="MDPI41tablecaption"/>
        <w:ind w:left="425" w:right="425"/>
        <w:rPr>
          <w:color w:val="auto"/>
        </w:rPr>
      </w:pPr>
      <w:r w:rsidRPr="001A5891">
        <w:rPr>
          <w:rFonts w:eastAsia="Calibri"/>
          <w:b/>
          <w:bCs/>
          <w:color w:val="auto"/>
        </w:rPr>
        <w:t xml:space="preserve">Table 1. </w:t>
      </w:r>
      <w:r w:rsidRPr="001A5891">
        <w:rPr>
          <w:rFonts w:eastAsia="Calibri"/>
          <w:color w:val="auto"/>
        </w:rPr>
        <w:t>Sociodemographic and behavioral characteristics of the cancer survivor study sample (subsample A in Figure 1), stratified by food security status. Frequencies are presented with percentages in parentheses.</w:t>
      </w:r>
    </w:p>
    <w:tbl>
      <w:tblPr>
        <w:tblStyle w:val="TableGrid"/>
        <w:tblW w:w="0" w:type="auto"/>
        <w:tblLook w:val="04A0" w:firstRow="1" w:lastRow="0" w:firstColumn="1" w:lastColumn="0" w:noHBand="0" w:noVBand="1"/>
      </w:tblPr>
      <w:tblGrid>
        <w:gridCol w:w="2014"/>
        <w:gridCol w:w="1761"/>
        <w:gridCol w:w="3118"/>
        <w:gridCol w:w="1500"/>
        <w:gridCol w:w="819"/>
      </w:tblGrid>
      <w:tr w:rsidR="001A5891" w:rsidRPr="001A5891" w14:paraId="77893158" w14:textId="77777777" w:rsidTr="009C772B">
        <w:trPr>
          <w:trHeight w:val="320"/>
        </w:trPr>
        <w:tc>
          <w:tcPr>
            <w:tcW w:w="2014" w:type="dxa"/>
            <w:tcBorders>
              <w:top w:val="single" w:sz="4" w:space="0" w:color="auto"/>
              <w:bottom w:val="nil"/>
              <w:right w:val="nil"/>
            </w:tcBorders>
            <w:noWrap/>
          </w:tcPr>
          <w:p w14:paraId="40D60C3B" w14:textId="77777777" w:rsidR="00041C8B" w:rsidRPr="001A5891" w:rsidRDefault="00041C8B" w:rsidP="00041C8B">
            <w:pPr>
              <w:rPr>
                <w:color w:val="auto"/>
              </w:rPr>
            </w:pPr>
            <w:r w:rsidRPr="001A5891">
              <w:rPr>
                <w:color w:val="auto"/>
              </w:rPr>
              <w:t>Characteristic</w:t>
            </w:r>
          </w:p>
        </w:tc>
        <w:tc>
          <w:tcPr>
            <w:tcW w:w="1761" w:type="dxa"/>
            <w:tcBorders>
              <w:top w:val="single" w:sz="4" w:space="0" w:color="auto"/>
              <w:left w:val="nil"/>
              <w:bottom w:val="nil"/>
              <w:right w:val="nil"/>
            </w:tcBorders>
            <w:noWrap/>
          </w:tcPr>
          <w:p w14:paraId="6EA0009B" w14:textId="77777777" w:rsidR="00041C8B" w:rsidRPr="001A5891" w:rsidRDefault="00041C8B" w:rsidP="00041C8B">
            <w:pPr>
              <w:jc w:val="center"/>
              <w:rPr>
                <w:color w:val="auto"/>
              </w:rPr>
            </w:pPr>
            <w:r w:rsidRPr="001A5891">
              <w:rPr>
                <w:color w:val="auto"/>
              </w:rPr>
              <w:t>Total Survivors (</w:t>
            </w:r>
            <w:r w:rsidRPr="001A5891">
              <w:rPr>
                <w:i/>
                <w:iCs/>
                <w:color w:val="auto"/>
              </w:rPr>
              <w:t>n</w:t>
            </w:r>
            <w:r w:rsidRPr="001A5891">
              <w:rPr>
                <w:color w:val="auto"/>
              </w:rPr>
              <w:t xml:space="preserve"> = 3,317)</w:t>
            </w:r>
          </w:p>
        </w:tc>
        <w:tc>
          <w:tcPr>
            <w:tcW w:w="3118" w:type="dxa"/>
            <w:tcBorders>
              <w:top w:val="single" w:sz="4" w:space="0" w:color="auto"/>
              <w:left w:val="nil"/>
              <w:bottom w:val="nil"/>
              <w:right w:val="nil"/>
            </w:tcBorders>
            <w:noWrap/>
          </w:tcPr>
          <w:p w14:paraId="0B443DF6" w14:textId="77777777" w:rsidR="00041C8B" w:rsidRPr="001A5891" w:rsidRDefault="00041C8B" w:rsidP="00041C8B">
            <w:pPr>
              <w:jc w:val="center"/>
              <w:rPr>
                <w:color w:val="auto"/>
              </w:rPr>
            </w:pPr>
            <w:r w:rsidRPr="001A5891">
              <w:rPr>
                <w:color w:val="auto"/>
              </w:rPr>
              <w:t>Food Insecure</w:t>
            </w:r>
          </w:p>
          <w:p w14:paraId="5409BF63" w14:textId="77777777" w:rsidR="00041C8B" w:rsidRPr="001A5891" w:rsidRDefault="00041C8B" w:rsidP="00041C8B">
            <w:pPr>
              <w:jc w:val="center"/>
              <w:rPr>
                <w:color w:val="auto"/>
              </w:rPr>
            </w:pPr>
            <w:r w:rsidRPr="001A5891">
              <w:rPr>
                <w:color w:val="auto"/>
              </w:rPr>
              <w:t>(</w:t>
            </w:r>
            <w:r w:rsidRPr="001A5891">
              <w:rPr>
                <w:i/>
                <w:iCs/>
                <w:color w:val="auto"/>
              </w:rPr>
              <w:t xml:space="preserve">n </w:t>
            </w:r>
            <w:r w:rsidRPr="001A5891">
              <w:rPr>
                <w:color w:val="auto"/>
              </w:rPr>
              <w:t>= 433)</w:t>
            </w:r>
          </w:p>
        </w:tc>
        <w:tc>
          <w:tcPr>
            <w:tcW w:w="1500" w:type="dxa"/>
            <w:tcBorders>
              <w:top w:val="single" w:sz="4" w:space="0" w:color="auto"/>
              <w:left w:val="nil"/>
              <w:bottom w:val="nil"/>
              <w:right w:val="nil"/>
            </w:tcBorders>
            <w:noWrap/>
          </w:tcPr>
          <w:p w14:paraId="15001B93" w14:textId="77777777" w:rsidR="00041C8B" w:rsidRPr="001A5891" w:rsidRDefault="00041C8B" w:rsidP="00041C8B">
            <w:pPr>
              <w:jc w:val="center"/>
              <w:rPr>
                <w:color w:val="auto"/>
              </w:rPr>
            </w:pPr>
            <w:r w:rsidRPr="001A5891">
              <w:rPr>
                <w:color w:val="auto"/>
              </w:rPr>
              <w:t>Food Secure</w:t>
            </w:r>
          </w:p>
          <w:p w14:paraId="402E8B61" w14:textId="77777777" w:rsidR="00041C8B" w:rsidRPr="001A5891" w:rsidRDefault="00041C8B" w:rsidP="00041C8B">
            <w:pPr>
              <w:jc w:val="center"/>
              <w:rPr>
                <w:color w:val="auto"/>
              </w:rPr>
            </w:pPr>
            <w:r w:rsidRPr="001A5891">
              <w:rPr>
                <w:color w:val="auto"/>
              </w:rPr>
              <w:t>(</w:t>
            </w:r>
            <w:r w:rsidRPr="001A5891">
              <w:rPr>
                <w:i/>
                <w:iCs/>
                <w:color w:val="auto"/>
              </w:rPr>
              <w:t>n</w:t>
            </w:r>
            <w:r w:rsidRPr="001A5891">
              <w:rPr>
                <w:color w:val="auto"/>
              </w:rPr>
              <w:t xml:space="preserve"> = 2,884)</w:t>
            </w:r>
          </w:p>
        </w:tc>
        <w:tc>
          <w:tcPr>
            <w:tcW w:w="819" w:type="dxa"/>
            <w:tcBorders>
              <w:top w:val="single" w:sz="4" w:space="0" w:color="auto"/>
              <w:left w:val="nil"/>
              <w:bottom w:val="nil"/>
              <w:right w:val="single" w:sz="4" w:space="0" w:color="auto"/>
            </w:tcBorders>
          </w:tcPr>
          <w:p w14:paraId="54A5CBD3" w14:textId="77777777" w:rsidR="00041C8B" w:rsidRPr="001A5891" w:rsidRDefault="00041C8B" w:rsidP="00041C8B">
            <w:pPr>
              <w:jc w:val="center"/>
              <w:rPr>
                <w:i/>
                <w:iCs/>
                <w:color w:val="auto"/>
              </w:rPr>
            </w:pPr>
            <w:r w:rsidRPr="001A5891">
              <w:rPr>
                <w:i/>
                <w:iCs/>
                <w:color w:val="auto"/>
              </w:rPr>
              <w:t>p</w:t>
            </w:r>
          </w:p>
        </w:tc>
      </w:tr>
      <w:tr w:rsidR="001A5891" w:rsidRPr="001A5891" w14:paraId="252326C2" w14:textId="77777777" w:rsidTr="009C772B">
        <w:trPr>
          <w:trHeight w:val="320"/>
        </w:trPr>
        <w:tc>
          <w:tcPr>
            <w:tcW w:w="2014" w:type="dxa"/>
            <w:tcBorders>
              <w:top w:val="single" w:sz="4" w:space="0" w:color="auto"/>
              <w:bottom w:val="nil"/>
              <w:right w:val="nil"/>
            </w:tcBorders>
            <w:noWrap/>
          </w:tcPr>
          <w:p w14:paraId="6536F90C" w14:textId="77777777" w:rsidR="00041C8B" w:rsidRPr="001A5891" w:rsidRDefault="00041C8B" w:rsidP="00041C8B">
            <w:pPr>
              <w:rPr>
                <w:color w:val="auto"/>
              </w:rPr>
            </w:pPr>
            <w:r w:rsidRPr="001A5891">
              <w:rPr>
                <w:color w:val="auto"/>
              </w:rPr>
              <w:t>Age</w:t>
            </w:r>
          </w:p>
        </w:tc>
        <w:tc>
          <w:tcPr>
            <w:tcW w:w="1761" w:type="dxa"/>
            <w:tcBorders>
              <w:top w:val="single" w:sz="4" w:space="0" w:color="auto"/>
              <w:left w:val="nil"/>
              <w:bottom w:val="nil"/>
              <w:right w:val="nil"/>
            </w:tcBorders>
            <w:noWrap/>
          </w:tcPr>
          <w:p w14:paraId="08FD39C6"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759E106E"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4BE9524F"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51076E66" w14:textId="77777777" w:rsidR="00041C8B" w:rsidRPr="001A5891" w:rsidRDefault="00041C8B" w:rsidP="00041C8B">
            <w:pPr>
              <w:jc w:val="center"/>
              <w:rPr>
                <w:color w:val="auto"/>
              </w:rPr>
            </w:pPr>
            <w:r w:rsidRPr="001A5891">
              <w:rPr>
                <w:color w:val="auto"/>
              </w:rPr>
              <w:t>&lt; 0.01</w:t>
            </w:r>
          </w:p>
        </w:tc>
      </w:tr>
      <w:tr w:rsidR="001A5891" w:rsidRPr="001A5891" w14:paraId="2D72632F" w14:textId="77777777" w:rsidTr="009C772B">
        <w:trPr>
          <w:trHeight w:val="320"/>
        </w:trPr>
        <w:tc>
          <w:tcPr>
            <w:tcW w:w="2014" w:type="dxa"/>
            <w:tcBorders>
              <w:top w:val="nil"/>
              <w:bottom w:val="single" w:sz="4" w:space="0" w:color="auto"/>
              <w:right w:val="nil"/>
            </w:tcBorders>
            <w:noWrap/>
            <w:hideMark/>
          </w:tcPr>
          <w:p w14:paraId="5092A2F0"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hideMark/>
          </w:tcPr>
          <w:p w14:paraId="2481AF73" w14:textId="77777777" w:rsidR="00041C8B" w:rsidRPr="001A5891" w:rsidRDefault="00041C8B" w:rsidP="00041C8B">
            <w:pPr>
              <w:jc w:val="center"/>
              <w:rPr>
                <w:color w:val="auto"/>
              </w:rPr>
            </w:pPr>
            <w:r w:rsidRPr="001A5891">
              <w:rPr>
                <w:color w:val="auto"/>
              </w:rPr>
              <w:t>62.6 (14.8)</w:t>
            </w:r>
          </w:p>
        </w:tc>
        <w:tc>
          <w:tcPr>
            <w:tcW w:w="3118" w:type="dxa"/>
            <w:tcBorders>
              <w:top w:val="nil"/>
              <w:left w:val="nil"/>
              <w:bottom w:val="single" w:sz="4" w:space="0" w:color="auto"/>
              <w:right w:val="nil"/>
            </w:tcBorders>
            <w:noWrap/>
            <w:hideMark/>
          </w:tcPr>
          <w:p w14:paraId="1E349596" w14:textId="77777777" w:rsidR="00041C8B" w:rsidRPr="001A5891" w:rsidRDefault="00041C8B" w:rsidP="00041C8B">
            <w:pPr>
              <w:jc w:val="center"/>
              <w:rPr>
                <w:color w:val="auto"/>
              </w:rPr>
            </w:pPr>
            <w:r w:rsidRPr="001A5891">
              <w:rPr>
                <w:color w:val="auto"/>
              </w:rPr>
              <w:t>50.8 (15.7)</w:t>
            </w:r>
          </w:p>
        </w:tc>
        <w:tc>
          <w:tcPr>
            <w:tcW w:w="1500" w:type="dxa"/>
            <w:tcBorders>
              <w:top w:val="nil"/>
              <w:left w:val="nil"/>
              <w:bottom w:val="single" w:sz="4" w:space="0" w:color="auto"/>
              <w:right w:val="nil"/>
            </w:tcBorders>
            <w:noWrap/>
            <w:hideMark/>
          </w:tcPr>
          <w:p w14:paraId="625B67EB" w14:textId="77777777" w:rsidR="00041C8B" w:rsidRPr="001A5891" w:rsidRDefault="00041C8B" w:rsidP="00041C8B">
            <w:pPr>
              <w:jc w:val="center"/>
              <w:rPr>
                <w:color w:val="auto"/>
              </w:rPr>
            </w:pPr>
            <w:r w:rsidRPr="001A5891">
              <w:rPr>
                <w:color w:val="auto"/>
              </w:rPr>
              <w:t>64.1 (14)</w:t>
            </w:r>
          </w:p>
        </w:tc>
        <w:tc>
          <w:tcPr>
            <w:tcW w:w="819" w:type="dxa"/>
            <w:tcBorders>
              <w:top w:val="nil"/>
              <w:left w:val="nil"/>
              <w:bottom w:val="single" w:sz="4" w:space="0" w:color="auto"/>
              <w:right w:val="single" w:sz="4" w:space="0" w:color="auto"/>
            </w:tcBorders>
          </w:tcPr>
          <w:p w14:paraId="67AE86B3" w14:textId="77777777" w:rsidR="00041C8B" w:rsidRPr="001A5891" w:rsidRDefault="00041C8B" w:rsidP="00041C8B">
            <w:pPr>
              <w:jc w:val="center"/>
              <w:rPr>
                <w:color w:val="auto"/>
              </w:rPr>
            </w:pPr>
          </w:p>
        </w:tc>
      </w:tr>
      <w:tr w:rsidR="001A5891" w:rsidRPr="001A5891" w14:paraId="4B773871" w14:textId="77777777" w:rsidTr="009C772B">
        <w:trPr>
          <w:trHeight w:val="320"/>
        </w:trPr>
        <w:tc>
          <w:tcPr>
            <w:tcW w:w="8393" w:type="dxa"/>
            <w:gridSpan w:val="4"/>
            <w:tcBorders>
              <w:bottom w:val="nil"/>
              <w:right w:val="nil"/>
            </w:tcBorders>
            <w:noWrap/>
            <w:hideMark/>
          </w:tcPr>
          <w:p w14:paraId="1853D9F8" w14:textId="77777777" w:rsidR="00041C8B" w:rsidRPr="001A5891" w:rsidRDefault="00041C8B" w:rsidP="00041C8B">
            <w:pPr>
              <w:rPr>
                <w:color w:val="auto"/>
              </w:rPr>
            </w:pPr>
            <w:r w:rsidRPr="001A5891">
              <w:rPr>
                <w:color w:val="auto"/>
              </w:rPr>
              <w:t>Sex</w:t>
            </w:r>
          </w:p>
        </w:tc>
        <w:tc>
          <w:tcPr>
            <w:tcW w:w="819" w:type="dxa"/>
            <w:tcBorders>
              <w:left w:val="nil"/>
              <w:bottom w:val="nil"/>
              <w:right w:val="single" w:sz="4" w:space="0" w:color="auto"/>
            </w:tcBorders>
          </w:tcPr>
          <w:p w14:paraId="63DDB50A" w14:textId="77777777" w:rsidR="00041C8B" w:rsidRPr="001A5891" w:rsidRDefault="00041C8B" w:rsidP="00041C8B">
            <w:pPr>
              <w:jc w:val="center"/>
              <w:rPr>
                <w:color w:val="auto"/>
              </w:rPr>
            </w:pPr>
            <w:r w:rsidRPr="001A5891">
              <w:rPr>
                <w:color w:val="auto"/>
              </w:rPr>
              <w:t>&lt; 0.01</w:t>
            </w:r>
          </w:p>
        </w:tc>
      </w:tr>
      <w:tr w:rsidR="001A5891" w:rsidRPr="001A5891" w14:paraId="4D40374F" w14:textId="77777777" w:rsidTr="009C772B">
        <w:trPr>
          <w:trHeight w:val="320"/>
        </w:trPr>
        <w:tc>
          <w:tcPr>
            <w:tcW w:w="2014" w:type="dxa"/>
            <w:tcBorders>
              <w:top w:val="nil"/>
              <w:bottom w:val="nil"/>
              <w:right w:val="nil"/>
            </w:tcBorders>
            <w:noWrap/>
            <w:hideMark/>
          </w:tcPr>
          <w:p w14:paraId="37BD31E6" w14:textId="77777777" w:rsidR="00041C8B" w:rsidRPr="001A5891" w:rsidRDefault="00041C8B" w:rsidP="00041C8B">
            <w:pPr>
              <w:rPr>
                <w:color w:val="auto"/>
              </w:rPr>
            </w:pPr>
            <w:r w:rsidRPr="001A5891">
              <w:rPr>
                <w:color w:val="auto"/>
              </w:rPr>
              <w:t>Male</w:t>
            </w:r>
          </w:p>
        </w:tc>
        <w:tc>
          <w:tcPr>
            <w:tcW w:w="1761" w:type="dxa"/>
            <w:tcBorders>
              <w:top w:val="nil"/>
              <w:left w:val="nil"/>
              <w:bottom w:val="nil"/>
              <w:right w:val="nil"/>
            </w:tcBorders>
            <w:noWrap/>
            <w:hideMark/>
          </w:tcPr>
          <w:p w14:paraId="70301F24" w14:textId="77777777" w:rsidR="00041C8B" w:rsidRPr="001A5891" w:rsidRDefault="00041C8B" w:rsidP="00041C8B">
            <w:pPr>
              <w:jc w:val="center"/>
              <w:rPr>
                <w:color w:val="auto"/>
              </w:rPr>
            </w:pPr>
            <w:r w:rsidRPr="001A5891">
              <w:rPr>
                <w:color w:val="auto"/>
              </w:rPr>
              <w:t>1527 (40.9)</w:t>
            </w:r>
          </w:p>
        </w:tc>
        <w:tc>
          <w:tcPr>
            <w:tcW w:w="3118" w:type="dxa"/>
            <w:tcBorders>
              <w:top w:val="nil"/>
              <w:left w:val="nil"/>
              <w:bottom w:val="nil"/>
              <w:right w:val="nil"/>
            </w:tcBorders>
            <w:noWrap/>
            <w:hideMark/>
          </w:tcPr>
          <w:p w14:paraId="01279913" w14:textId="77777777" w:rsidR="00041C8B" w:rsidRPr="001A5891" w:rsidRDefault="00041C8B" w:rsidP="00041C8B">
            <w:pPr>
              <w:jc w:val="center"/>
              <w:rPr>
                <w:color w:val="auto"/>
              </w:rPr>
            </w:pPr>
            <w:r w:rsidRPr="001A5891">
              <w:rPr>
                <w:color w:val="auto"/>
              </w:rPr>
              <w:t>143 (24.5)</w:t>
            </w:r>
          </w:p>
        </w:tc>
        <w:tc>
          <w:tcPr>
            <w:tcW w:w="1500" w:type="dxa"/>
            <w:tcBorders>
              <w:top w:val="nil"/>
              <w:left w:val="nil"/>
              <w:bottom w:val="nil"/>
              <w:right w:val="nil"/>
            </w:tcBorders>
            <w:noWrap/>
            <w:hideMark/>
          </w:tcPr>
          <w:p w14:paraId="67281E14" w14:textId="77777777" w:rsidR="00041C8B" w:rsidRPr="001A5891" w:rsidRDefault="00041C8B" w:rsidP="00041C8B">
            <w:pPr>
              <w:jc w:val="center"/>
              <w:rPr>
                <w:color w:val="auto"/>
              </w:rPr>
            </w:pPr>
            <w:r w:rsidRPr="001A5891">
              <w:rPr>
                <w:color w:val="auto"/>
              </w:rPr>
              <w:t>1384 (42.9)</w:t>
            </w:r>
          </w:p>
        </w:tc>
        <w:tc>
          <w:tcPr>
            <w:tcW w:w="819" w:type="dxa"/>
            <w:tcBorders>
              <w:top w:val="nil"/>
              <w:left w:val="nil"/>
              <w:bottom w:val="nil"/>
              <w:right w:val="single" w:sz="4" w:space="0" w:color="auto"/>
            </w:tcBorders>
          </w:tcPr>
          <w:p w14:paraId="0916DD9B" w14:textId="77777777" w:rsidR="00041C8B" w:rsidRPr="001A5891" w:rsidRDefault="00041C8B" w:rsidP="00041C8B">
            <w:pPr>
              <w:jc w:val="center"/>
              <w:rPr>
                <w:color w:val="auto"/>
              </w:rPr>
            </w:pPr>
          </w:p>
        </w:tc>
      </w:tr>
      <w:tr w:rsidR="001A5891" w:rsidRPr="001A5891" w14:paraId="6399F2F4" w14:textId="77777777" w:rsidTr="009C772B">
        <w:trPr>
          <w:trHeight w:val="320"/>
        </w:trPr>
        <w:tc>
          <w:tcPr>
            <w:tcW w:w="2014" w:type="dxa"/>
            <w:tcBorders>
              <w:top w:val="nil"/>
              <w:bottom w:val="single" w:sz="4" w:space="0" w:color="auto"/>
              <w:right w:val="nil"/>
            </w:tcBorders>
            <w:noWrap/>
            <w:hideMark/>
          </w:tcPr>
          <w:p w14:paraId="3396ADCA" w14:textId="77777777" w:rsidR="00041C8B" w:rsidRPr="001A5891" w:rsidRDefault="00041C8B" w:rsidP="00041C8B">
            <w:pPr>
              <w:rPr>
                <w:color w:val="auto"/>
              </w:rPr>
            </w:pPr>
            <w:r w:rsidRPr="001A5891">
              <w:rPr>
                <w:color w:val="auto"/>
              </w:rPr>
              <w:t>Female</w:t>
            </w:r>
          </w:p>
        </w:tc>
        <w:tc>
          <w:tcPr>
            <w:tcW w:w="1761" w:type="dxa"/>
            <w:tcBorders>
              <w:top w:val="nil"/>
              <w:left w:val="nil"/>
              <w:bottom w:val="single" w:sz="4" w:space="0" w:color="auto"/>
              <w:right w:val="nil"/>
            </w:tcBorders>
            <w:noWrap/>
            <w:hideMark/>
          </w:tcPr>
          <w:p w14:paraId="3695DAED" w14:textId="77777777" w:rsidR="00041C8B" w:rsidRPr="001A5891" w:rsidRDefault="00041C8B" w:rsidP="00041C8B">
            <w:pPr>
              <w:jc w:val="center"/>
              <w:rPr>
                <w:color w:val="auto"/>
              </w:rPr>
            </w:pPr>
            <w:r w:rsidRPr="001A5891">
              <w:rPr>
                <w:color w:val="auto"/>
              </w:rPr>
              <w:t>1790 (59.1)</w:t>
            </w:r>
          </w:p>
        </w:tc>
        <w:tc>
          <w:tcPr>
            <w:tcW w:w="3118" w:type="dxa"/>
            <w:tcBorders>
              <w:top w:val="nil"/>
              <w:left w:val="nil"/>
              <w:bottom w:val="single" w:sz="4" w:space="0" w:color="auto"/>
              <w:right w:val="nil"/>
            </w:tcBorders>
            <w:noWrap/>
            <w:hideMark/>
          </w:tcPr>
          <w:p w14:paraId="2DFC86F2" w14:textId="77777777" w:rsidR="00041C8B" w:rsidRPr="001A5891" w:rsidRDefault="00041C8B" w:rsidP="00041C8B">
            <w:pPr>
              <w:jc w:val="center"/>
              <w:rPr>
                <w:color w:val="auto"/>
              </w:rPr>
            </w:pPr>
            <w:r w:rsidRPr="001A5891">
              <w:rPr>
                <w:color w:val="auto"/>
              </w:rPr>
              <w:t>290 (75.5)</w:t>
            </w:r>
          </w:p>
        </w:tc>
        <w:tc>
          <w:tcPr>
            <w:tcW w:w="1500" w:type="dxa"/>
            <w:tcBorders>
              <w:top w:val="nil"/>
              <w:left w:val="nil"/>
              <w:bottom w:val="single" w:sz="4" w:space="0" w:color="auto"/>
              <w:right w:val="nil"/>
            </w:tcBorders>
            <w:noWrap/>
            <w:hideMark/>
          </w:tcPr>
          <w:p w14:paraId="4BD1CB61" w14:textId="77777777" w:rsidR="00041C8B" w:rsidRPr="001A5891" w:rsidRDefault="00041C8B" w:rsidP="00041C8B">
            <w:pPr>
              <w:jc w:val="center"/>
              <w:rPr>
                <w:color w:val="auto"/>
              </w:rPr>
            </w:pPr>
            <w:r w:rsidRPr="001A5891">
              <w:rPr>
                <w:color w:val="auto"/>
              </w:rPr>
              <w:t>1500 (57.1)</w:t>
            </w:r>
          </w:p>
        </w:tc>
        <w:tc>
          <w:tcPr>
            <w:tcW w:w="819" w:type="dxa"/>
            <w:tcBorders>
              <w:top w:val="nil"/>
              <w:left w:val="nil"/>
              <w:bottom w:val="single" w:sz="4" w:space="0" w:color="auto"/>
              <w:right w:val="single" w:sz="4" w:space="0" w:color="auto"/>
            </w:tcBorders>
          </w:tcPr>
          <w:p w14:paraId="4A741D6E" w14:textId="77777777" w:rsidR="00041C8B" w:rsidRPr="001A5891" w:rsidRDefault="00041C8B" w:rsidP="00041C8B">
            <w:pPr>
              <w:jc w:val="center"/>
              <w:rPr>
                <w:color w:val="auto"/>
              </w:rPr>
            </w:pPr>
          </w:p>
        </w:tc>
      </w:tr>
      <w:tr w:rsidR="001A5891" w:rsidRPr="001A5891" w14:paraId="34660426" w14:textId="77777777" w:rsidTr="009C772B">
        <w:trPr>
          <w:trHeight w:val="320"/>
        </w:trPr>
        <w:tc>
          <w:tcPr>
            <w:tcW w:w="8393" w:type="dxa"/>
            <w:gridSpan w:val="4"/>
            <w:tcBorders>
              <w:bottom w:val="nil"/>
              <w:right w:val="nil"/>
            </w:tcBorders>
            <w:noWrap/>
            <w:hideMark/>
          </w:tcPr>
          <w:p w14:paraId="240A6D5C" w14:textId="77777777" w:rsidR="00041C8B" w:rsidRPr="001A5891" w:rsidRDefault="00041C8B" w:rsidP="00041C8B">
            <w:pPr>
              <w:rPr>
                <w:color w:val="auto"/>
              </w:rPr>
            </w:pPr>
            <w:r w:rsidRPr="001A5891">
              <w:rPr>
                <w:color w:val="auto"/>
              </w:rPr>
              <w:t>Race/Ethnicity</w:t>
            </w:r>
          </w:p>
        </w:tc>
        <w:tc>
          <w:tcPr>
            <w:tcW w:w="819" w:type="dxa"/>
            <w:tcBorders>
              <w:left w:val="nil"/>
              <w:bottom w:val="nil"/>
              <w:right w:val="single" w:sz="4" w:space="0" w:color="auto"/>
            </w:tcBorders>
          </w:tcPr>
          <w:p w14:paraId="3F12196B" w14:textId="77777777" w:rsidR="00041C8B" w:rsidRPr="001A5891" w:rsidRDefault="00041C8B" w:rsidP="00041C8B">
            <w:pPr>
              <w:jc w:val="center"/>
              <w:rPr>
                <w:color w:val="auto"/>
              </w:rPr>
            </w:pPr>
            <w:r w:rsidRPr="001A5891">
              <w:rPr>
                <w:color w:val="auto"/>
              </w:rPr>
              <w:t>&lt; 0.01</w:t>
            </w:r>
          </w:p>
        </w:tc>
      </w:tr>
      <w:tr w:rsidR="001A5891" w:rsidRPr="001A5891" w14:paraId="2C0EB2A9" w14:textId="77777777" w:rsidTr="009C772B">
        <w:trPr>
          <w:trHeight w:val="320"/>
        </w:trPr>
        <w:tc>
          <w:tcPr>
            <w:tcW w:w="2014" w:type="dxa"/>
            <w:tcBorders>
              <w:top w:val="nil"/>
              <w:bottom w:val="nil"/>
              <w:right w:val="nil"/>
            </w:tcBorders>
            <w:noWrap/>
            <w:hideMark/>
          </w:tcPr>
          <w:p w14:paraId="48B9FD52" w14:textId="77777777" w:rsidR="00041C8B" w:rsidRPr="001A5891" w:rsidRDefault="00041C8B" w:rsidP="00041C8B">
            <w:pPr>
              <w:rPr>
                <w:color w:val="auto"/>
              </w:rPr>
            </w:pPr>
            <w:r w:rsidRPr="001A5891">
              <w:rPr>
                <w:color w:val="auto"/>
              </w:rPr>
              <w:t>Mexican American</w:t>
            </w:r>
          </w:p>
        </w:tc>
        <w:tc>
          <w:tcPr>
            <w:tcW w:w="1761" w:type="dxa"/>
            <w:tcBorders>
              <w:top w:val="nil"/>
              <w:left w:val="nil"/>
              <w:bottom w:val="nil"/>
              <w:right w:val="nil"/>
            </w:tcBorders>
            <w:noWrap/>
            <w:hideMark/>
          </w:tcPr>
          <w:p w14:paraId="223812A0" w14:textId="77777777" w:rsidR="00041C8B" w:rsidRPr="001A5891" w:rsidRDefault="00041C8B" w:rsidP="00041C8B">
            <w:pPr>
              <w:jc w:val="center"/>
              <w:rPr>
                <w:color w:val="auto"/>
              </w:rPr>
            </w:pPr>
            <w:r w:rsidRPr="001A5891">
              <w:rPr>
                <w:color w:val="auto"/>
              </w:rPr>
              <w:t>235 (2.7)</w:t>
            </w:r>
          </w:p>
        </w:tc>
        <w:tc>
          <w:tcPr>
            <w:tcW w:w="3118" w:type="dxa"/>
            <w:tcBorders>
              <w:top w:val="nil"/>
              <w:left w:val="nil"/>
              <w:bottom w:val="nil"/>
              <w:right w:val="nil"/>
            </w:tcBorders>
            <w:noWrap/>
            <w:hideMark/>
          </w:tcPr>
          <w:p w14:paraId="5C2F43D0" w14:textId="77777777" w:rsidR="00041C8B" w:rsidRPr="001A5891" w:rsidRDefault="00041C8B" w:rsidP="00041C8B">
            <w:pPr>
              <w:jc w:val="center"/>
              <w:rPr>
                <w:color w:val="auto"/>
              </w:rPr>
            </w:pPr>
            <w:r w:rsidRPr="001A5891">
              <w:rPr>
                <w:color w:val="auto"/>
              </w:rPr>
              <w:t>67 (9.2)</w:t>
            </w:r>
          </w:p>
        </w:tc>
        <w:tc>
          <w:tcPr>
            <w:tcW w:w="1500" w:type="dxa"/>
            <w:tcBorders>
              <w:top w:val="nil"/>
              <w:left w:val="nil"/>
              <w:bottom w:val="nil"/>
              <w:right w:val="nil"/>
            </w:tcBorders>
            <w:noWrap/>
            <w:hideMark/>
          </w:tcPr>
          <w:p w14:paraId="1C496B8A" w14:textId="77777777" w:rsidR="00041C8B" w:rsidRPr="001A5891" w:rsidRDefault="00041C8B" w:rsidP="00041C8B">
            <w:pPr>
              <w:jc w:val="center"/>
              <w:rPr>
                <w:color w:val="auto"/>
              </w:rPr>
            </w:pPr>
            <w:r w:rsidRPr="001A5891">
              <w:rPr>
                <w:color w:val="auto"/>
              </w:rPr>
              <w:t>168 (1.9)</w:t>
            </w:r>
          </w:p>
        </w:tc>
        <w:tc>
          <w:tcPr>
            <w:tcW w:w="819" w:type="dxa"/>
            <w:tcBorders>
              <w:top w:val="nil"/>
              <w:left w:val="nil"/>
              <w:bottom w:val="nil"/>
              <w:right w:val="single" w:sz="4" w:space="0" w:color="auto"/>
            </w:tcBorders>
          </w:tcPr>
          <w:p w14:paraId="47AF52F7" w14:textId="77777777" w:rsidR="00041C8B" w:rsidRPr="001A5891" w:rsidRDefault="00041C8B" w:rsidP="00041C8B">
            <w:pPr>
              <w:jc w:val="center"/>
              <w:rPr>
                <w:color w:val="auto"/>
              </w:rPr>
            </w:pPr>
          </w:p>
        </w:tc>
      </w:tr>
      <w:tr w:rsidR="001A5891" w:rsidRPr="001A5891" w14:paraId="7041335D" w14:textId="77777777" w:rsidTr="009C772B">
        <w:trPr>
          <w:trHeight w:val="320"/>
        </w:trPr>
        <w:tc>
          <w:tcPr>
            <w:tcW w:w="2014" w:type="dxa"/>
            <w:tcBorders>
              <w:top w:val="nil"/>
              <w:bottom w:val="nil"/>
              <w:right w:val="nil"/>
            </w:tcBorders>
            <w:noWrap/>
            <w:hideMark/>
          </w:tcPr>
          <w:p w14:paraId="4AE8CA92" w14:textId="77777777" w:rsidR="00041C8B" w:rsidRPr="001A5891" w:rsidRDefault="00041C8B" w:rsidP="00041C8B">
            <w:pPr>
              <w:rPr>
                <w:color w:val="auto"/>
              </w:rPr>
            </w:pPr>
            <w:r w:rsidRPr="001A5891">
              <w:rPr>
                <w:color w:val="auto"/>
              </w:rPr>
              <w:t>Other Hispanic</w:t>
            </w:r>
          </w:p>
        </w:tc>
        <w:tc>
          <w:tcPr>
            <w:tcW w:w="1761" w:type="dxa"/>
            <w:tcBorders>
              <w:top w:val="nil"/>
              <w:left w:val="nil"/>
              <w:bottom w:val="nil"/>
              <w:right w:val="nil"/>
            </w:tcBorders>
            <w:noWrap/>
            <w:hideMark/>
          </w:tcPr>
          <w:p w14:paraId="5FB02053" w14:textId="77777777" w:rsidR="00041C8B" w:rsidRPr="001A5891" w:rsidRDefault="00041C8B" w:rsidP="00041C8B">
            <w:pPr>
              <w:jc w:val="center"/>
              <w:rPr>
                <w:color w:val="auto"/>
              </w:rPr>
            </w:pPr>
            <w:r w:rsidRPr="001A5891">
              <w:rPr>
                <w:color w:val="auto"/>
              </w:rPr>
              <w:t>183 (2.6)</w:t>
            </w:r>
          </w:p>
        </w:tc>
        <w:tc>
          <w:tcPr>
            <w:tcW w:w="3118" w:type="dxa"/>
            <w:tcBorders>
              <w:top w:val="nil"/>
              <w:left w:val="nil"/>
              <w:bottom w:val="nil"/>
              <w:right w:val="nil"/>
            </w:tcBorders>
            <w:noWrap/>
            <w:hideMark/>
          </w:tcPr>
          <w:p w14:paraId="02D4EF77" w14:textId="77777777" w:rsidR="00041C8B" w:rsidRPr="001A5891" w:rsidRDefault="00041C8B" w:rsidP="00041C8B">
            <w:pPr>
              <w:jc w:val="center"/>
              <w:rPr>
                <w:color w:val="auto"/>
              </w:rPr>
            </w:pPr>
            <w:r w:rsidRPr="001A5891">
              <w:rPr>
                <w:color w:val="auto"/>
              </w:rPr>
              <w:t>48 (5.8)</w:t>
            </w:r>
          </w:p>
        </w:tc>
        <w:tc>
          <w:tcPr>
            <w:tcW w:w="1500" w:type="dxa"/>
            <w:tcBorders>
              <w:top w:val="nil"/>
              <w:left w:val="nil"/>
              <w:bottom w:val="nil"/>
              <w:right w:val="nil"/>
            </w:tcBorders>
            <w:noWrap/>
            <w:hideMark/>
          </w:tcPr>
          <w:p w14:paraId="3DF35D81" w14:textId="77777777" w:rsidR="00041C8B" w:rsidRPr="001A5891" w:rsidRDefault="00041C8B" w:rsidP="00041C8B">
            <w:pPr>
              <w:jc w:val="center"/>
              <w:rPr>
                <w:color w:val="auto"/>
              </w:rPr>
            </w:pPr>
            <w:r w:rsidRPr="001A5891">
              <w:rPr>
                <w:color w:val="auto"/>
              </w:rPr>
              <w:t>135 (2.2)</w:t>
            </w:r>
          </w:p>
        </w:tc>
        <w:tc>
          <w:tcPr>
            <w:tcW w:w="819" w:type="dxa"/>
            <w:tcBorders>
              <w:top w:val="nil"/>
              <w:left w:val="nil"/>
              <w:bottom w:val="nil"/>
              <w:right w:val="single" w:sz="4" w:space="0" w:color="auto"/>
            </w:tcBorders>
          </w:tcPr>
          <w:p w14:paraId="3C56FD53" w14:textId="77777777" w:rsidR="00041C8B" w:rsidRPr="001A5891" w:rsidRDefault="00041C8B" w:rsidP="00041C8B">
            <w:pPr>
              <w:jc w:val="center"/>
              <w:rPr>
                <w:color w:val="auto"/>
              </w:rPr>
            </w:pPr>
          </w:p>
        </w:tc>
      </w:tr>
      <w:tr w:rsidR="001A5891" w:rsidRPr="001A5891" w14:paraId="6FA0DB0F" w14:textId="77777777" w:rsidTr="009C772B">
        <w:trPr>
          <w:trHeight w:val="320"/>
        </w:trPr>
        <w:tc>
          <w:tcPr>
            <w:tcW w:w="2014" w:type="dxa"/>
            <w:tcBorders>
              <w:top w:val="nil"/>
              <w:bottom w:val="nil"/>
              <w:right w:val="nil"/>
            </w:tcBorders>
            <w:noWrap/>
            <w:hideMark/>
          </w:tcPr>
          <w:p w14:paraId="105C6B4D" w14:textId="77777777" w:rsidR="00041C8B" w:rsidRPr="001A5891" w:rsidRDefault="00041C8B" w:rsidP="00041C8B">
            <w:pPr>
              <w:rPr>
                <w:color w:val="auto"/>
              </w:rPr>
            </w:pPr>
            <w:r w:rsidRPr="001A5891">
              <w:rPr>
                <w:color w:val="auto"/>
              </w:rPr>
              <w:t>Non-Hispanic White</w:t>
            </w:r>
          </w:p>
        </w:tc>
        <w:tc>
          <w:tcPr>
            <w:tcW w:w="1761" w:type="dxa"/>
            <w:tcBorders>
              <w:top w:val="nil"/>
              <w:left w:val="nil"/>
              <w:bottom w:val="nil"/>
              <w:right w:val="nil"/>
            </w:tcBorders>
            <w:noWrap/>
            <w:hideMark/>
          </w:tcPr>
          <w:p w14:paraId="448D2DD5" w14:textId="77777777" w:rsidR="00041C8B" w:rsidRPr="001A5891" w:rsidRDefault="00041C8B" w:rsidP="00041C8B">
            <w:pPr>
              <w:jc w:val="center"/>
              <w:rPr>
                <w:color w:val="auto"/>
              </w:rPr>
            </w:pPr>
            <w:r w:rsidRPr="001A5891">
              <w:rPr>
                <w:color w:val="auto"/>
              </w:rPr>
              <w:t>2219 (84.3)</w:t>
            </w:r>
          </w:p>
        </w:tc>
        <w:tc>
          <w:tcPr>
            <w:tcW w:w="3118" w:type="dxa"/>
            <w:tcBorders>
              <w:top w:val="nil"/>
              <w:left w:val="nil"/>
              <w:bottom w:val="nil"/>
              <w:right w:val="nil"/>
            </w:tcBorders>
            <w:noWrap/>
            <w:hideMark/>
          </w:tcPr>
          <w:p w14:paraId="77241B71" w14:textId="77777777" w:rsidR="00041C8B" w:rsidRPr="001A5891" w:rsidRDefault="00041C8B" w:rsidP="00041C8B">
            <w:pPr>
              <w:jc w:val="center"/>
              <w:rPr>
                <w:color w:val="auto"/>
              </w:rPr>
            </w:pPr>
            <w:r w:rsidRPr="001A5891">
              <w:rPr>
                <w:color w:val="auto"/>
              </w:rPr>
              <w:t>208 (68.3)</w:t>
            </w:r>
          </w:p>
        </w:tc>
        <w:tc>
          <w:tcPr>
            <w:tcW w:w="1500" w:type="dxa"/>
            <w:tcBorders>
              <w:top w:val="nil"/>
              <w:left w:val="nil"/>
              <w:bottom w:val="nil"/>
              <w:right w:val="nil"/>
            </w:tcBorders>
            <w:noWrap/>
            <w:hideMark/>
          </w:tcPr>
          <w:p w14:paraId="3F3DC0CD" w14:textId="77777777" w:rsidR="00041C8B" w:rsidRPr="001A5891" w:rsidRDefault="00041C8B" w:rsidP="00041C8B">
            <w:pPr>
              <w:jc w:val="center"/>
              <w:rPr>
                <w:color w:val="auto"/>
              </w:rPr>
            </w:pPr>
            <w:r w:rsidRPr="001A5891">
              <w:rPr>
                <w:color w:val="auto"/>
              </w:rPr>
              <w:t>2011 (86.3)</w:t>
            </w:r>
          </w:p>
        </w:tc>
        <w:tc>
          <w:tcPr>
            <w:tcW w:w="819" w:type="dxa"/>
            <w:tcBorders>
              <w:top w:val="nil"/>
              <w:left w:val="nil"/>
              <w:bottom w:val="nil"/>
              <w:right w:val="single" w:sz="4" w:space="0" w:color="auto"/>
            </w:tcBorders>
          </w:tcPr>
          <w:p w14:paraId="3F1A50F7" w14:textId="77777777" w:rsidR="00041C8B" w:rsidRPr="001A5891" w:rsidRDefault="00041C8B" w:rsidP="00041C8B">
            <w:pPr>
              <w:jc w:val="center"/>
              <w:rPr>
                <w:color w:val="auto"/>
              </w:rPr>
            </w:pPr>
          </w:p>
        </w:tc>
      </w:tr>
      <w:tr w:rsidR="001A5891" w:rsidRPr="001A5891" w14:paraId="3A932081" w14:textId="77777777" w:rsidTr="009C772B">
        <w:trPr>
          <w:trHeight w:val="320"/>
        </w:trPr>
        <w:tc>
          <w:tcPr>
            <w:tcW w:w="2014" w:type="dxa"/>
            <w:tcBorders>
              <w:top w:val="nil"/>
              <w:bottom w:val="nil"/>
              <w:right w:val="nil"/>
            </w:tcBorders>
            <w:noWrap/>
            <w:hideMark/>
          </w:tcPr>
          <w:p w14:paraId="0900CBA8" w14:textId="77777777" w:rsidR="00041C8B" w:rsidRPr="001A5891" w:rsidRDefault="00041C8B" w:rsidP="00041C8B">
            <w:pPr>
              <w:rPr>
                <w:color w:val="auto"/>
              </w:rPr>
            </w:pPr>
            <w:r w:rsidRPr="001A5891">
              <w:rPr>
                <w:color w:val="auto"/>
              </w:rPr>
              <w:t>Non-Hispanic Black</w:t>
            </w:r>
          </w:p>
        </w:tc>
        <w:tc>
          <w:tcPr>
            <w:tcW w:w="1761" w:type="dxa"/>
            <w:tcBorders>
              <w:top w:val="nil"/>
              <w:left w:val="nil"/>
              <w:bottom w:val="nil"/>
              <w:right w:val="nil"/>
            </w:tcBorders>
            <w:noWrap/>
            <w:hideMark/>
          </w:tcPr>
          <w:p w14:paraId="7E91B396" w14:textId="77777777" w:rsidR="00041C8B" w:rsidRPr="001A5891" w:rsidRDefault="00041C8B" w:rsidP="00041C8B">
            <w:pPr>
              <w:jc w:val="center"/>
              <w:rPr>
                <w:color w:val="auto"/>
              </w:rPr>
            </w:pPr>
            <w:r w:rsidRPr="001A5891">
              <w:rPr>
                <w:color w:val="auto"/>
              </w:rPr>
              <w:t>534 (6.9)</w:t>
            </w:r>
          </w:p>
        </w:tc>
        <w:tc>
          <w:tcPr>
            <w:tcW w:w="3118" w:type="dxa"/>
            <w:tcBorders>
              <w:top w:val="nil"/>
              <w:left w:val="nil"/>
              <w:bottom w:val="nil"/>
              <w:right w:val="nil"/>
            </w:tcBorders>
            <w:noWrap/>
            <w:hideMark/>
          </w:tcPr>
          <w:p w14:paraId="36A36D3D" w14:textId="77777777" w:rsidR="00041C8B" w:rsidRPr="001A5891" w:rsidRDefault="00041C8B" w:rsidP="00041C8B">
            <w:pPr>
              <w:jc w:val="center"/>
              <w:rPr>
                <w:color w:val="auto"/>
              </w:rPr>
            </w:pPr>
            <w:r w:rsidRPr="001A5891">
              <w:rPr>
                <w:color w:val="auto"/>
              </w:rPr>
              <w:t>88 (11.2)</w:t>
            </w:r>
          </w:p>
        </w:tc>
        <w:tc>
          <w:tcPr>
            <w:tcW w:w="1500" w:type="dxa"/>
            <w:tcBorders>
              <w:top w:val="nil"/>
              <w:left w:val="nil"/>
              <w:bottom w:val="nil"/>
              <w:right w:val="nil"/>
            </w:tcBorders>
            <w:noWrap/>
            <w:hideMark/>
          </w:tcPr>
          <w:p w14:paraId="36A29ECB" w14:textId="77777777" w:rsidR="00041C8B" w:rsidRPr="001A5891" w:rsidRDefault="00041C8B" w:rsidP="00041C8B">
            <w:pPr>
              <w:jc w:val="center"/>
              <w:rPr>
                <w:color w:val="auto"/>
              </w:rPr>
            </w:pPr>
            <w:r w:rsidRPr="001A5891">
              <w:rPr>
                <w:color w:val="auto"/>
              </w:rPr>
              <w:t>446 (6.4)</w:t>
            </w:r>
          </w:p>
        </w:tc>
        <w:tc>
          <w:tcPr>
            <w:tcW w:w="819" w:type="dxa"/>
            <w:tcBorders>
              <w:top w:val="nil"/>
              <w:left w:val="nil"/>
              <w:bottom w:val="nil"/>
              <w:right w:val="single" w:sz="4" w:space="0" w:color="auto"/>
            </w:tcBorders>
          </w:tcPr>
          <w:p w14:paraId="17B29F3A" w14:textId="77777777" w:rsidR="00041C8B" w:rsidRPr="001A5891" w:rsidRDefault="00041C8B" w:rsidP="00041C8B">
            <w:pPr>
              <w:jc w:val="center"/>
              <w:rPr>
                <w:color w:val="auto"/>
              </w:rPr>
            </w:pPr>
          </w:p>
        </w:tc>
      </w:tr>
      <w:tr w:rsidR="001A5891" w:rsidRPr="001A5891" w14:paraId="5E711666" w14:textId="77777777" w:rsidTr="009C772B">
        <w:trPr>
          <w:trHeight w:val="320"/>
        </w:trPr>
        <w:tc>
          <w:tcPr>
            <w:tcW w:w="2014" w:type="dxa"/>
            <w:tcBorders>
              <w:top w:val="nil"/>
              <w:bottom w:val="single" w:sz="4" w:space="0" w:color="auto"/>
              <w:right w:val="nil"/>
            </w:tcBorders>
            <w:noWrap/>
          </w:tcPr>
          <w:p w14:paraId="3952C3B0" w14:textId="77777777" w:rsidR="00041C8B" w:rsidRPr="001A5891" w:rsidRDefault="00041C8B" w:rsidP="00041C8B">
            <w:pPr>
              <w:rPr>
                <w:color w:val="auto"/>
              </w:rPr>
            </w:pPr>
            <w:r w:rsidRPr="001A5891">
              <w:rPr>
                <w:color w:val="auto"/>
              </w:rPr>
              <w:t>Other/Multiracial</w:t>
            </w:r>
          </w:p>
        </w:tc>
        <w:tc>
          <w:tcPr>
            <w:tcW w:w="1761" w:type="dxa"/>
            <w:tcBorders>
              <w:top w:val="nil"/>
              <w:left w:val="nil"/>
              <w:bottom w:val="single" w:sz="4" w:space="0" w:color="auto"/>
              <w:right w:val="nil"/>
            </w:tcBorders>
            <w:noWrap/>
          </w:tcPr>
          <w:p w14:paraId="372A1413" w14:textId="77777777" w:rsidR="00041C8B" w:rsidRPr="001A5891" w:rsidRDefault="00041C8B" w:rsidP="00041C8B">
            <w:pPr>
              <w:jc w:val="center"/>
              <w:rPr>
                <w:color w:val="auto"/>
              </w:rPr>
            </w:pPr>
            <w:r w:rsidRPr="001A5891">
              <w:rPr>
                <w:color w:val="auto"/>
              </w:rPr>
              <w:t>146 (3.5)</w:t>
            </w:r>
          </w:p>
        </w:tc>
        <w:tc>
          <w:tcPr>
            <w:tcW w:w="3118" w:type="dxa"/>
            <w:tcBorders>
              <w:top w:val="nil"/>
              <w:left w:val="nil"/>
              <w:bottom w:val="single" w:sz="4" w:space="0" w:color="auto"/>
              <w:right w:val="nil"/>
            </w:tcBorders>
            <w:noWrap/>
          </w:tcPr>
          <w:p w14:paraId="6450EE46" w14:textId="77777777" w:rsidR="00041C8B" w:rsidRPr="001A5891" w:rsidRDefault="00041C8B" w:rsidP="00041C8B">
            <w:pPr>
              <w:jc w:val="center"/>
              <w:rPr>
                <w:color w:val="auto"/>
              </w:rPr>
            </w:pPr>
            <w:r w:rsidRPr="001A5891">
              <w:rPr>
                <w:color w:val="auto"/>
              </w:rPr>
              <w:t>22 (5.5)</w:t>
            </w:r>
          </w:p>
        </w:tc>
        <w:tc>
          <w:tcPr>
            <w:tcW w:w="1500" w:type="dxa"/>
            <w:tcBorders>
              <w:top w:val="nil"/>
              <w:left w:val="nil"/>
              <w:bottom w:val="single" w:sz="4" w:space="0" w:color="auto"/>
              <w:right w:val="nil"/>
            </w:tcBorders>
            <w:noWrap/>
          </w:tcPr>
          <w:p w14:paraId="0FD1D750" w14:textId="77777777" w:rsidR="00041C8B" w:rsidRPr="001A5891" w:rsidRDefault="00041C8B" w:rsidP="00041C8B">
            <w:pPr>
              <w:jc w:val="center"/>
              <w:rPr>
                <w:color w:val="auto"/>
              </w:rPr>
            </w:pPr>
            <w:r w:rsidRPr="001A5891">
              <w:rPr>
                <w:color w:val="auto"/>
              </w:rPr>
              <w:t>124 (3.2)</w:t>
            </w:r>
          </w:p>
        </w:tc>
        <w:tc>
          <w:tcPr>
            <w:tcW w:w="819" w:type="dxa"/>
            <w:tcBorders>
              <w:top w:val="nil"/>
              <w:left w:val="nil"/>
              <w:bottom w:val="single" w:sz="4" w:space="0" w:color="auto"/>
              <w:right w:val="single" w:sz="4" w:space="0" w:color="auto"/>
            </w:tcBorders>
          </w:tcPr>
          <w:p w14:paraId="003DD06A" w14:textId="77777777" w:rsidR="00041C8B" w:rsidRPr="001A5891" w:rsidRDefault="00041C8B" w:rsidP="00041C8B">
            <w:pPr>
              <w:jc w:val="center"/>
              <w:rPr>
                <w:color w:val="auto"/>
              </w:rPr>
            </w:pPr>
          </w:p>
        </w:tc>
      </w:tr>
      <w:tr w:rsidR="001A5891" w:rsidRPr="001A5891" w14:paraId="576EF9B1" w14:textId="77777777" w:rsidTr="009C772B">
        <w:trPr>
          <w:trHeight w:val="320"/>
        </w:trPr>
        <w:tc>
          <w:tcPr>
            <w:tcW w:w="3775" w:type="dxa"/>
            <w:gridSpan w:val="2"/>
            <w:tcBorders>
              <w:bottom w:val="nil"/>
              <w:right w:val="nil"/>
            </w:tcBorders>
            <w:noWrap/>
            <w:hideMark/>
          </w:tcPr>
          <w:p w14:paraId="3375211F" w14:textId="77777777" w:rsidR="00041C8B" w:rsidRPr="001A5891" w:rsidRDefault="00041C8B" w:rsidP="00041C8B">
            <w:pPr>
              <w:rPr>
                <w:color w:val="auto"/>
              </w:rPr>
            </w:pPr>
            <w:r w:rsidRPr="001A5891">
              <w:rPr>
                <w:color w:val="auto"/>
              </w:rPr>
              <w:lastRenderedPageBreak/>
              <w:t>Education Attained</w:t>
            </w:r>
          </w:p>
        </w:tc>
        <w:tc>
          <w:tcPr>
            <w:tcW w:w="3118" w:type="dxa"/>
            <w:tcBorders>
              <w:left w:val="nil"/>
              <w:bottom w:val="nil"/>
              <w:right w:val="nil"/>
            </w:tcBorders>
            <w:noWrap/>
            <w:hideMark/>
          </w:tcPr>
          <w:p w14:paraId="2F8470DD" w14:textId="77777777" w:rsidR="00041C8B" w:rsidRPr="001A5891" w:rsidRDefault="00041C8B" w:rsidP="00041C8B">
            <w:pPr>
              <w:jc w:val="center"/>
              <w:rPr>
                <w:color w:val="auto"/>
              </w:rPr>
            </w:pPr>
          </w:p>
        </w:tc>
        <w:tc>
          <w:tcPr>
            <w:tcW w:w="1500" w:type="dxa"/>
            <w:tcBorders>
              <w:left w:val="nil"/>
              <w:bottom w:val="nil"/>
              <w:right w:val="nil"/>
            </w:tcBorders>
            <w:noWrap/>
            <w:hideMark/>
          </w:tcPr>
          <w:p w14:paraId="06EA9685" w14:textId="77777777" w:rsidR="00041C8B" w:rsidRPr="001A5891" w:rsidRDefault="00041C8B" w:rsidP="00041C8B">
            <w:pPr>
              <w:jc w:val="center"/>
              <w:rPr>
                <w:color w:val="auto"/>
              </w:rPr>
            </w:pPr>
          </w:p>
        </w:tc>
        <w:tc>
          <w:tcPr>
            <w:tcW w:w="819" w:type="dxa"/>
            <w:tcBorders>
              <w:left w:val="nil"/>
              <w:bottom w:val="nil"/>
              <w:right w:val="single" w:sz="4" w:space="0" w:color="auto"/>
            </w:tcBorders>
          </w:tcPr>
          <w:p w14:paraId="709D23B0" w14:textId="77777777" w:rsidR="00041C8B" w:rsidRPr="001A5891" w:rsidRDefault="00041C8B" w:rsidP="00041C8B">
            <w:pPr>
              <w:jc w:val="center"/>
              <w:rPr>
                <w:color w:val="auto"/>
              </w:rPr>
            </w:pPr>
            <w:r w:rsidRPr="001A5891">
              <w:rPr>
                <w:color w:val="auto"/>
              </w:rPr>
              <w:t>&lt; 0.01</w:t>
            </w:r>
          </w:p>
        </w:tc>
      </w:tr>
      <w:tr w:rsidR="001A5891" w:rsidRPr="001A5891" w14:paraId="4C1F13DF" w14:textId="77777777" w:rsidTr="009C772B">
        <w:trPr>
          <w:trHeight w:val="320"/>
        </w:trPr>
        <w:tc>
          <w:tcPr>
            <w:tcW w:w="2014" w:type="dxa"/>
            <w:tcBorders>
              <w:top w:val="nil"/>
              <w:bottom w:val="nil"/>
              <w:right w:val="nil"/>
            </w:tcBorders>
            <w:noWrap/>
            <w:hideMark/>
          </w:tcPr>
          <w:p w14:paraId="576DE4B9" w14:textId="77777777" w:rsidR="00041C8B" w:rsidRPr="001A5891" w:rsidRDefault="00041C8B" w:rsidP="00041C8B">
            <w:pPr>
              <w:rPr>
                <w:color w:val="auto"/>
              </w:rPr>
            </w:pPr>
            <w:r w:rsidRPr="001A5891">
              <w:rPr>
                <w:color w:val="auto"/>
              </w:rPr>
              <w:sym w:font="Symbol" w:char="F0A3"/>
            </w:r>
            <w:r w:rsidRPr="001A5891">
              <w:rPr>
                <w:color w:val="auto"/>
              </w:rPr>
              <w:t xml:space="preserve"> High School</w:t>
            </w:r>
          </w:p>
        </w:tc>
        <w:tc>
          <w:tcPr>
            <w:tcW w:w="1761" w:type="dxa"/>
            <w:tcBorders>
              <w:top w:val="nil"/>
              <w:left w:val="nil"/>
              <w:bottom w:val="nil"/>
              <w:right w:val="nil"/>
            </w:tcBorders>
            <w:noWrap/>
            <w:hideMark/>
          </w:tcPr>
          <w:p w14:paraId="2DEC7CDA" w14:textId="77777777" w:rsidR="00041C8B" w:rsidRPr="001A5891" w:rsidRDefault="00041C8B" w:rsidP="00041C8B">
            <w:pPr>
              <w:jc w:val="center"/>
              <w:rPr>
                <w:color w:val="auto"/>
              </w:rPr>
            </w:pPr>
            <w:r w:rsidRPr="001A5891">
              <w:rPr>
                <w:color w:val="auto"/>
              </w:rPr>
              <w:t>1577 (36.8)</w:t>
            </w:r>
          </w:p>
        </w:tc>
        <w:tc>
          <w:tcPr>
            <w:tcW w:w="3118" w:type="dxa"/>
            <w:tcBorders>
              <w:top w:val="nil"/>
              <w:left w:val="nil"/>
              <w:bottom w:val="nil"/>
              <w:right w:val="nil"/>
            </w:tcBorders>
            <w:noWrap/>
            <w:hideMark/>
          </w:tcPr>
          <w:p w14:paraId="647E8365" w14:textId="77777777" w:rsidR="00041C8B" w:rsidRPr="001A5891" w:rsidRDefault="00041C8B" w:rsidP="00041C8B">
            <w:pPr>
              <w:jc w:val="center"/>
              <w:rPr>
                <w:color w:val="auto"/>
              </w:rPr>
            </w:pPr>
            <w:r w:rsidRPr="001A5891">
              <w:rPr>
                <w:color w:val="auto"/>
              </w:rPr>
              <w:t>279 (59.3)</w:t>
            </w:r>
          </w:p>
        </w:tc>
        <w:tc>
          <w:tcPr>
            <w:tcW w:w="1500" w:type="dxa"/>
            <w:tcBorders>
              <w:top w:val="nil"/>
              <w:left w:val="nil"/>
              <w:bottom w:val="nil"/>
              <w:right w:val="nil"/>
            </w:tcBorders>
            <w:noWrap/>
            <w:hideMark/>
          </w:tcPr>
          <w:p w14:paraId="6483AF7A" w14:textId="77777777" w:rsidR="00041C8B" w:rsidRPr="001A5891" w:rsidRDefault="00041C8B" w:rsidP="00041C8B">
            <w:pPr>
              <w:jc w:val="center"/>
              <w:rPr>
                <w:color w:val="auto"/>
              </w:rPr>
            </w:pPr>
            <w:r w:rsidRPr="001A5891">
              <w:rPr>
                <w:color w:val="auto"/>
              </w:rPr>
              <w:t>1298 (34.1)</w:t>
            </w:r>
          </w:p>
        </w:tc>
        <w:tc>
          <w:tcPr>
            <w:tcW w:w="819" w:type="dxa"/>
            <w:tcBorders>
              <w:top w:val="nil"/>
              <w:left w:val="nil"/>
              <w:bottom w:val="nil"/>
              <w:right w:val="single" w:sz="4" w:space="0" w:color="auto"/>
            </w:tcBorders>
          </w:tcPr>
          <w:p w14:paraId="2AEFC9D7" w14:textId="77777777" w:rsidR="00041C8B" w:rsidRPr="001A5891" w:rsidRDefault="00041C8B" w:rsidP="00041C8B">
            <w:pPr>
              <w:jc w:val="center"/>
              <w:rPr>
                <w:color w:val="auto"/>
              </w:rPr>
            </w:pPr>
          </w:p>
        </w:tc>
      </w:tr>
      <w:tr w:rsidR="001A5891" w:rsidRPr="001A5891" w14:paraId="6AE81F8B" w14:textId="77777777" w:rsidTr="009C772B">
        <w:trPr>
          <w:trHeight w:val="320"/>
        </w:trPr>
        <w:tc>
          <w:tcPr>
            <w:tcW w:w="2014" w:type="dxa"/>
            <w:tcBorders>
              <w:top w:val="nil"/>
              <w:bottom w:val="single" w:sz="4" w:space="0" w:color="auto"/>
              <w:right w:val="nil"/>
            </w:tcBorders>
            <w:noWrap/>
            <w:hideMark/>
          </w:tcPr>
          <w:p w14:paraId="5F4A38E3" w14:textId="77777777" w:rsidR="00041C8B" w:rsidRPr="001A5891" w:rsidRDefault="00041C8B" w:rsidP="00041C8B">
            <w:pPr>
              <w:rPr>
                <w:color w:val="auto"/>
              </w:rPr>
            </w:pPr>
            <w:r w:rsidRPr="001A5891">
              <w:rPr>
                <w:color w:val="auto"/>
              </w:rPr>
              <w:sym w:font="Symbol" w:char="F0B3"/>
            </w:r>
            <w:r w:rsidRPr="001A5891">
              <w:rPr>
                <w:color w:val="auto"/>
              </w:rPr>
              <w:t xml:space="preserve"> Some College</w:t>
            </w:r>
          </w:p>
        </w:tc>
        <w:tc>
          <w:tcPr>
            <w:tcW w:w="1761" w:type="dxa"/>
            <w:tcBorders>
              <w:top w:val="nil"/>
              <w:left w:val="nil"/>
              <w:bottom w:val="single" w:sz="4" w:space="0" w:color="auto"/>
              <w:right w:val="nil"/>
            </w:tcBorders>
            <w:noWrap/>
            <w:hideMark/>
          </w:tcPr>
          <w:p w14:paraId="3D75455D" w14:textId="77777777" w:rsidR="00041C8B" w:rsidRPr="001A5891" w:rsidRDefault="00041C8B" w:rsidP="00041C8B">
            <w:pPr>
              <w:jc w:val="center"/>
              <w:rPr>
                <w:color w:val="auto"/>
              </w:rPr>
            </w:pPr>
            <w:r w:rsidRPr="001A5891">
              <w:rPr>
                <w:color w:val="auto"/>
              </w:rPr>
              <w:t>1737 (63.2)</w:t>
            </w:r>
          </w:p>
        </w:tc>
        <w:tc>
          <w:tcPr>
            <w:tcW w:w="3118" w:type="dxa"/>
            <w:tcBorders>
              <w:top w:val="nil"/>
              <w:left w:val="nil"/>
              <w:bottom w:val="single" w:sz="4" w:space="0" w:color="auto"/>
              <w:right w:val="nil"/>
            </w:tcBorders>
            <w:noWrap/>
            <w:hideMark/>
          </w:tcPr>
          <w:p w14:paraId="56F2E603" w14:textId="77777777" w:rsidR="00041C8B" w:rsidRPr="001A5891" w:rsidRDefault="00041C8B" w:rsidP="00041C8B">
            <w:pPr>
              <w:jc w:val="center"/>
              <w:rPr>
                <w:color w:val="auto"/>
              </w:rPr>
            </w:pPr>
            <w:r w:rsidRPr="001A5891">
              <w:rPr>
                <w:color w:val="auto"/>
              </w:rPr>
              <w:t>152 (40.7)</w:t>
            </w:r>
          </w:p>
        </w:tc>
        <w:tc>
          <w:tcPr>
            <w:tcW w:w="1500" w:type="dxa"/>
            <w:tcBorders>
              <w:top w:val="nil"/>
              <w:left w:val="nil"/>
              <w:bottom w:val="single" w:sz="4" w:space="0" w:color="auto"/>
              <w:right w:val="nil"/>
            </w:tcBorders>
            <w:noWrap/>
            <w:hideMark/>
          </w:tcPr>
          <w:p w14:paraId="3F6EEA24" w14:textId="77777777" w:rsidR="00041C8B" w:rsidRPr="001A5891" w:rsidRDefault="00041C8B" w:rsidP="00041C8B">
            <w:pPr>
              <w:jc w:val="center"/>
              <w:rPr>
                <w:color w:val="auto"/>
              </w:rPr>
            </w:pPr>
            <w:r w:rsidRPr="001A5891">
              <w:rPr>
                <w:color w:val="auto"/>
              </w:rPr>
              <w:t>1585 (65.9)</w:t>
            </w:r>
          </w:p>
        </w:tc>
        <w:tc>
          <w:tcPr>
            <w:tcW w:w="819" w:type="dxa"/>
            <w:tcBorders>
              <w:top w:val="nil"/>
              <w:left w:val="nil"/>
              <w:bottom w:val="single" w:sz="4" w:space="0" w:color="auto"/>
              <w:right w:val="single" w:sz="4" w:space="0" w:color="auto"/>
            </w:tcBorders>
          </w:tcPr>
          <w:p w14:paraId="1D1933E2" w14:textId="77777777" w:rsidR="00041C8B" w:rsidRPr="001A5891" w:rsidRDefault="00041C8B" w:rsidP="00041C8B">
            <w:pPr>
              <w:jc w:val="center"/>
              <w:rPr>
                <w:color w:val="auto"/>
              </w:rPr>
            </w:pPr>
          </w:p>
        </w:tc>
      </w:tr>
      <w:tr w:rsidR="001A5891" w:rsidRPr="001A5891" w14:paraId="24A15939" w14:textId="77777777" w:rsidTr="009C772B">
        <w:trPr>
          <w:trHeight w:val="320"/>
        </w:trPr>
        <w:tc>
          <w:tcPr>
            <w:tcW w:w="8393" w:type="dxa"/>
            <w:gridSpan w:val="4"/>
            <w:tcBorders>
              <w:bottom w:val="nil"/>
              <w:right w:val="nil"/>
            </w:tcBorders>
            <w:noWrap/>
            <w:hideMark/>
          </w:tcPr>
          <w:p w14:paraId="660F0B68" w14:textId="77777777" w:rsidR="00041C8B" w:rsidRPr="001A5891" w:rsidRDefault="00041C8B" w:rsidP="00041C8B">
            <w:pPr>
              <w:rPr>
                <w:color w:val="auto"/>
              </w:rPr>
            </w:pPr>
            <w:r w:rsidRPr="001A5891">
              <w:rPr>
                <w:color w:val="auto"/>
              </w:rPr>
              <w:t>FIPR</w:t>
            </w:r>
          </w:p>
        </w:tc>
        <w:tc>
          <w:tcPr>
            <w:tcW w:w="819" w:type="dxa"/>
            <w:tcBorders>
              <w:left w:val="nil"/>
              <w:bottom w:val="nil"/>
              <w:right w:val="single" w:sz="4" w:space="0" w:color="auto"/>
            </w:tcBorders>
          </w:tcPr>
          <w:p w14:paraId="6A3594FB" w14:textId="77777777" w:rsidR="00041C8B" w:rsidRPr="001A5891" w:rsidRDefault="00041C8B" w:rsidP="00041C8B">
            <w:pPr>
              <w:jc w:val="center"/>
              <w:rPr>
                <w:color w:val="auto"/>
              </w:rPr>
            </w:pPr>
            <w:r w:rsidRPr="001A5891">
              <w:rPr>
                <w:color w:val="auto"/>
              </w:rPr>
              <w:t>&lt; 0.01</w:t>
            </w:r>
          </w:p>
        </w:tc>
      </w:tr>
      <w:tr w:rsidR="001A5891" w:rsidRPr="001A5891" w14:paraId="734F2A13" w14:textId="77777777" w:rsidTr="009C772B">
        <w:trPr>
          <w:trHeight w:val="320"/>
        </w:trPr>
        <w:tc>
          <w:tcPr>
            <w:tcW w:w="2014" w:type="dxa"/>
            <w:tcBorders>
              <w:top w:val="nil"/>
              <w:bottom w:val="nil"/>
              <w:right w:val="nil"/>
            </w:tcBorders>
            <w:noWrap/>
            <w:hideMark/>
          </w:tcPr>
          <w:p w14:paraId="5CE892BB" w14:textId="77777777" w:rsidR="00041C8B" w:rsidRPr="001A5891" w:rsidRDefault="00041C8B" w:rsidP="00041C8B">
            <w:pPr>
              <w:rPr>
                <w:color w:val="auto"/>
              </w:rPr>
            </w:pPr>
            <w:r w:rsidRPr="001A5891">
              <w:rPr>
                <w:color w:val="auto"/>
              </w:rPr>
              <w:sym w:font="Symbol" w:char="F0B3"/>
            </w:r>
            <w:r w:rsidRPr="001A5891">
              <w:rPr>
                <w:color w:val="auto"/>
              </w:rPr>
              <w:t xml:space="preserve"> 1.3</w:t>
            </w:r>
          </w:p>
        </w:tc>
        <w:tc>
          <w:tcPr>
            <w:tcW w:w="1761" w:type="dxa"/>
            <w:tcBorders>
              <w:top w:val="nil"/>
              <w:left w:val="nil"/>
              <w:bottom w:val="nil"/>
              <w:right w:val="nil"/>
            </w:tcBorders>
            <w:noWrap/>
            <w:hideMark/>
          </w:tcPr>
          <w:p w14:paraId="61520485" w14:textId="77777777" w:rsidR="00041C8B" w:rsidRPr="001A5891" w:rsidRDefault="00041C8B" w:rsidP="00041C8B">
            <w:pPr>
              <w:jc w:val="center"/>
              <w:rPr>
                <w:color w:val="auto"/>
              </w:rPr>
            </w:pPr>
            <w:r w:rsidRPr="001A5891">
              <w:rPr>
                <w:color w:val="auto"/>
              </w:rPr>
              <w:t>2279 (82.2)</w:t>
            </w:r>
          </w:p>
        </w:tc>
        <w:tc>
          <w:tcPr>
            <w:tcW w:w="3118" w:type="dxa"/>
            <w:tcBorders>
              <w:top w:val="nil"/>
              <w:left w:val="nil"/>
              <w:bottom w:val="nil"/>
              <w:right w:val="nil"/>
            </w:tcBorders>
            <w:noWrap/>
            <w:hideMark/>
          </w:tcPr>
          <w:p w14:paraId="2284546F" w14:textId="77777777" w:rsidR="00041C8B" w:rsidRPr="001A5891" w:rsidRDefault="00041C8B" w:rsidP="00041C8B">
            <w:pPr>
              <w:jc w:val="center"/>
              <w:rPr>
                <w:color w:val="auto"/>
              </w:rPr>
            </w:pPr>
            <w:r w:rsidRPr="001A5891">
              <w:rPr>
                <w:color w:val="auto"/>
              </w:rPr>
              <w:t>128 (39.1)</w:t>
            </w:r>
          </w:p>
        </w:tc>
        <w:tc>
          <w:tcPr>
            <w:tcW w:w="1500" w:type="dxa"/>
            <w:tcBorders>
              <w:top w:val="nil"/>
              <w:left w:val="nil"/>
              <w:bottom w:val="nil"/>
              <w:right w:val="nil"/>
            </w:tcBorders>
            <w:noWrap/>
            <w:hideMark/>
          </w:tcPr>
          <w:p w14:paraId="49A7F24D" w14:textId="77777777" w:rsidR="00041C8B" w:rsidRPr="001A5891" w:rsidRDefault="00041C8B" w:rsidP="00041C8B">
            <w:pPr>
              <w:jc w:val="center"/>
              <w:rPr>
                <w:color w:val="auto"/>
              </w:rPr>
            </w:pPr>
            <w:r w:rsidRPr="001A5891">
              <w:rPr>
                <w:color w:val="auto"/>
              </w:rPr>
              <w:t>2151 (87.6)</w:t>
            </w:r>
          </w:p>
        </w:tc>
        <w:tc>
          <w:tcPr>
            <w:tcW w:w="819" w:type="dxa"/>
            <w:tcBorders>
              <w:top w:val="nil"/>
              <w:left w:val="nil"/>
              <w:bottom w:val="nil"/>
              <w:right w:val="single" w:sz="4" w:space="0" w:color="auto"/>
            </w:tcBorders>
          </w:tcPr>
          <w:p w14:paraId="4B0754DB" w14:textId="77777777" w:rsidR="00041C8B" w:rsidRPr="001A5891" w:rsidRDefault="00041C8B" w:rsidP="00041C8B">
            <w:pPr>
              <w:jc w:val="center"/>
              <w:rPr>
                <w:color w:val="auto"/>
              </w:rPr>
            </w:pPr>
          </w:p>
        </w:tc>
      </w:tr>
      <w:tr w:rsidR="001A5891" w:rsidRPr="001A5891" w14:paraId="10EF159D" w14:textId="77777777" w:rsidTr="009C772B">
        <w:trPr>
          <w:trHeight w:val="320"/>
        </w:trPr>
        <w:tc>
          <w:tcPr>
            <w:tcW w:w="2014" w:type="dxa"/>
            <w:tcBorders>
              <w:top w:val="nil"/>
              <w:bottom w:val="single" w:sz="4" w:space="0" w:color="auto"/>
              <w:right w:val="nil"/>
            </w:tcBorders>
            <w:noWrap/>
            <w:hideMark/>
          </w:tcPr>
          <w:p w14:paraId="3F0E16E9" w14:textId="77777777" w:rsidR="00041C8B" w:rsidRPr="001A5891" w:rsidRDefault="00041C8B" w:rsidP="00041C8B">
            <w:pPr>
              <w:rPr>
                <w:color w:val="auto"/>
              </w:rPr>
            </w:pPr>
            <w:r w:rsidRPr="001A5891">
              <w:rPr>
                <w:color w:val="auto"/>
              </w:rPr>
              <w:t>&lt; 1.3</w:t>
            </w:r>
          </w:p>
        </w:tc>
        <w:tc>
          <w:tcPr>
            <w:tcW w:w="1761" w:type="dxa"/>
            <w:tcBorders>
              <w:top w:val="nil"/>
              <w:left w:val="nil"/>
              <w:bottom w:val="single" w:sz="4" w:space="0" w:color="auto"/>
              <w:right w:val="nil"/>
            </w:tcBorders>
            <w:noWrap/>
            <w:hideMark/>
          </w:tcPr>
          <w:p w14:paraId="1A91B3CD" w14:textId="77777777" w:rsidR="00041C8B" w:rsidRPr="001A5891" w:rsidRDefault="00041C8B" w:rsidP="00041C8B">
            <w:pPr>
              <w:jc w:val="center"/>
              <w:rPr>
                <w:color w:val="auto"/>
              </w:rPr>
            </w:pPr>
            <w:r w:rsidRPr="001A5891">
              <w:rPr>
                <w:color w:val="auto"/>
              </w:rPr>
              <w:t>800 (17.8)</w:t>
            </w:r>
          </w:p>
        </w:tc>
        <w:tc>
          <w:tcPr>
            <w:tcW w:w="3118" w:type="dxa"/>
            <w:tcBorders>
              <w:top w:val="nil"/>
              <w:left w:val="nil"/>
              <w:bottom w:val="single" w:sz="4" w:space="0" w:color="auto"/>
              <w:right w:val="nil"/>
            </w:tcBorders>
            <w:noWrap/>
            <w:hideMark/>
          </w:tcPr>
          <w:p w14:paraId="62AB7A11" w14:textId="77777777" w:rsidR="00041C8B" w:rsidRPr="001A5891" w:rsidRDefault="00041C8B" w:rsidP="00041C8B">
            <w:pPr>
              <w:jc w:val="center"/>
              <w:rPr>
                <w:color w:val="auto"/>
              </w:rPr>
            </w:pPr>
            <w:r w:rsidRPr="001A5891">
              <w:rPr>
                <w:color w:val="auto"/>
              </w:rPr>
              <w:t>288 (60.9)</w:t>
            </w:r>
          </w:p>
        </w:tc>
        <w:tc>
          <w:tcPr>
            <w:tcW w:w="1500" w:type="dxa"/>
            <w:tcBorders>
              <w:top w:val="nil"/>
              <w:left w:val="nil"/>
              <w:bottom w:val="single" w:sz="4" w:space="0" w:color="auto"/>
              <w:right w:val="nil"/>
            </w:tcBorders>
            <w:noWrap/>
            <w:hideMark/>
          </w:tcPr>
          <w:p w14:paraId="6776B9A9" w14:textId="77777777" w:rsidR="00041C8B" w:rsidRPr="001A5891" w:rsidRDefault="00041C8B" w:rsidP="00041C8B">
            <w:pPr>
              <w:jc w:val="center"/>
              <w:rPr>
                <w:color w:val="auto"/>
              </w:rPr>
            </w:pPr>
            <w:r w:rsidRPr="001A5891">
              <w:rPr>
                <w:color w:val="auto"/>
              </w:rPr>
              <w:t>512 (12.4)</w:t>
            </w:r>
          </w:p>
        </w:tc>
        <w:tc>
          <w:tcPr>
            <w:tcW w:w="819" w:type="dxa"/>
            <w:tcBorders>
              <w:top w:val="nil"/>
              <w:left w:val="nil"/>
              <w:bottom w:val="single" w:sz="4" w:space="0" w:color="auto"/>
              <w:right w:val="single" w:sz="4" w:space="0" w:color="auto"/>
            </w:tcBorders>
          </w:tcPr>
          <w:p w14:paraId="50BD8047" w14:textId="77777777" w:rsidR="00041C8B" w:rsidRPr="001A5891" w:rsidRDefault="00041C8B" w:rsidP="00041C8B">
            <w:pPr>
              <w:jc w:val="center"/>
              <w:rPr>
                <w:color w:val="auto"/>
              </w:rPr>
            </w:pPr>
          </w:p>
        </w:tc>
      </w:tr>
      <w:tr w:rsidR="001A5891" w:rsidRPr="001A5891" w14:paraId="38579E7E" w14:textId="77777777" w:rsidTr="009C772B">
        <w:trPr>
          <w:trHeight w:val="320"/>
        </w:trPr>
        <w:tc>
          <w:tcPr>
            <w:tcW w:w="2014" w:type="dxa"/>
            <w:tcBorders>
              <w:top w:val="single" w:sz="4" w:space="0" w:color="auto"/>
              <w:bottom w:val="nil"/>
              <w:right w:val="nil"/>
            </w:tcBorders>
            <w:noWrap/>
          </w:tcPr>
          <w:p w14:paraId="3F1CD824" w14:textId="77777777" w:rsidR="00041C8B" w:rsidRPr="001A5891" w:rsidRDefault="00041C8B" w:rsidP="00041C8B">
            <w:pPr>
              <w:rPr>
                <w:color w:val="auto"/>
              </w:rPr>
            </w:pPr>
            <w:r w:rsidRPr="001A5891">
              <w:rPr>
                <w:color w:val="auto"/>
              </w:rPr>
              <w:t>Household Size</w:t>
            </w:r>
          </w:p>
        </w:tc>
        <w:tc>
          <w:tcPr>
            <w:tcW w:w="1761" w:type="dxa"/>
            <w:tcBorders>
              <w:top w:val="single" w:sz="4" w:space="0" w:color="auto"/>
              <w:left w:val="nil"/>
              <w:bottom w:val="nil"/>
              <w:right w:val="nil"/>
            </w:tcBorders>
            <w:noWrap/>
          </w:tcPr>
          <w:p w14:paraId="509CA815"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24E900A7"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19CAC409"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12CF5E0C" w14:textId="77777777" w:rsidR="00041C8B" w:rsidRPr="001A5891" w:rsidRDefault="00041C8B" w:rsidP="00041C8B">
            <w:pPr>
              <w:jc w:val="center"/>
              <w:rPr>
                <w:color w:val="auto"/>
              </w:rPr>
            </w:pPr>
            <w:r w:rsidRPr="001A5891">
              <w:rPr>
                <w:color w:val="auto"/>
              </w:rPr>
              <w:t>&lt; 0.01</w:t>
            </w:r>
          </w:p>
        </w:tc>
      </w:tr>
      <w:tr w:rsidR="001A5891" w:rsidRPr="001A5891" w14:paraId="51E95ECA" w14:textId="77777777" w:rsidTr="009C772B">
        <w:trPr>
          <w:trHeight w:val="320"/>
        </w:trPr>
        <w:tc>
          <w:tcPr>
            <w:tcW w:w="2014" w:type="dxa"/>
            <w:tcBorders>
              <w:top w:val="nil"/>
              <w:bottom w:val="nil"/>
              <w:right w:val="nil"/>
            </w:tcBorders>
            <w:noWrap/>
          </w:tcPr>
          <w:p w14:paraId="14682117" w14:textId="77777777" w:rsidR="00041C8B" w:rsidRPr="001A5891" w:rsidRDefault="00041C8B" w:rsidP="00041C8B">
            <w:pPr>
              <w:rPr>
                <w:color w:val="auto"/>
              </w:rPr>
            </w:pPr>
            <w:r w:rsidRPr="001A5891">
              <w:rPr>
                <w:color w:val="auto"/>
              </w:rPr>
              <w:t>&lt; 5 Persons</w:t>
            </w:r>
          </w:p>
        </w:tc>
        <w:tc>
          <w:tcPr>
            <w:tcW w:w="1761" w:type="dxa"/>
            <w:tcBorders>
              <w:top w:val="nil"/>
              <w:left w:val="nil"/>
              <w:bottom w:val="nil"/>
              <w:right w:val="nil"/>
            </w:tcBorders>
            <w:noWrap/>
          </w:tcPr>
          <w:p w14:paraId="79CA369C" w14:textId="77777777" w:rsidR="00041C8B" w:rsidRPr="001A5891" w:rsidRDefault="00041C8B" w:rsidP="00041C8B">
            <w:pPr>
              <w:jc w:val="center"/>
              <w:rPr>
                <w:color w:val="auto"/>
              </w:rPr>
            </w:pPr>
            <w:r w:rsidRPr="001A5891">
              <w:rPr>
                <w:color w:val="auto"/>
              </w:rPr>
              <w:t>3027 (92.3)</w:t>
            </w:r>
          </w:p>
        </w:tc>
        <w:tc>
          <w:tcPr>
            <w:tcW w:w="3118" w:type="dxa"/>
            <w:tcBorders>
              <w:top w:val="nil"/>
              <w:left w:val="nil"/>
              <w:bottom w:val="nil"/>
              <w:right w:val="nil"/>
            </w:tcBorders>
            <w:noWrap/>
          </w:tcPr>
          <w:p w14:paraId="5D9DF4E8" w14:textId="77777777" w:rsidR="00041C8B" w:rsidRPr="001A5891" w:rsidRDefault="00041C8B" w:rsidP="00041C8B">
            <w:pPr>
              <w:jc w:val="center"/>
              <w:rPr>
                <w:color w:val="auto"/>
              </w:rPr>
            </w:pPr>
            <w:r w:rsidRPr="001A5891">
              <w:rPr>
                <w:color w:val="auto"/>
              </w:rPr>
              <w:t>345 (79.3)</w:t>
            </w:r>
          </w:p>
        </w:tc>
        <w:tc>
          <w:tcPr>
            <w:tcW w:w="1500" w:type="dxa"/>
            <w:tcBorders>
              <w:top w:val="nil"/>
              <w:left w:val="nil"/>
              <w:bottom w:val="nil"/>
              <w:right w:val="nil"/>
            </w:tcBorders>
            <w:noWrap/>
          </w:tcPr>
          <w:p w14:paraId="0FC95A66" w14:textId="77777777" w:rsidR="00041C8B" w:rsidRPr="001A5891" w:rsidRDefault="00041C8B" w:rsidP="00041C8B">
            <w:pPr>
              <w:jc w:val="center"/>
              <w:rPr>
                <w:color w:val="auto"/>
              </w:rPr>
            </w:pPr>
            <w:r w:rsidRPr="001A5891">
              <w:rPr>
                <w:color w:val="auto"/>
              </w:rPr>
              <w:t>2682 (93.9)</w:t>
            </w:r>
          </w:p>
        </w:tc>
        <w:tc>
          <w:tcPr>
            <w:tcW w:w="819" w:type="dxa"/>
            <w:tcBorders>
              <w:top w:val="nil"/>
              <w:left w:val="nil"/>
              <w:bottom w:val="nil"/>
              <w:right w:val="single" w:sz="4" w:space="0" w:color="auto"/>
            </w:tcBorders>
          </w:tcPr>
          <w:p w14:paraId="3A9DC708" w14:textId="77777777" w:rsidR="00041C8B" w:rsidRPr="001A5891" w:rsidRDefault="00041C8B" w:rsidP="00041C8B">
            <w:pPr>
              <w:jc w:val="center"/>
              <w:rPr>
                <w:color w:val="auto"/>
              </w:rPr>
            </w:pPr>
          </w:p>
        </w:tc>
      </w:tr>
      <w:tr w:rsidR="001A5891" w:rsidRPr="001A5891" w14:paraId="5DFB4691" w14:textId="77777777" w:rsidTr="009C772B">
        <w:trPr>
          <w:trHeight w:val="320"/>
        </w:trPr>
        <w:tc>
          <w:tcPr>
            <w:tcW w:w="2014" w:type="dxa"/>
            <w:tcBorders>
              <w:top w:val="nil"/>
              <w:bottom w:val="single" w:sz="4" w:space="0" w:color="auto"/>
              <w:right w:val="nil"/>
            </w:tcBorders>
            <w:noWrap/>
          </w:tcPr>
          <w:p w14:paraId="00E63FE8" w14:textId="77777777" w:rsidR="00041C8B" w:rsidRPr="001A5891" w:rsidRDefault="00041C8B" w:rsidP="00041C8B">
            <w:pPr>
              <w:rPr>
                <w:color w:val="auto"/>
              </w:rPr>
            </w:pPr>
            <w:r w:rsidRPr="001A5891">
              <w:rPr>
                <w:color w:val="auto"/>
              </w:rPr>
              <w:sym w:font="Symbol" w:char="F0B3"/>
            </w:r>
            <w:r w:rsidRPr="001A5891">
              <w:rPr>
                <w:color w:val="auto"/>
              </w:rPr>
              <w:t xml:space="preserve"> 5 Persons</w:t>
            </w:r>
          </w:p>
        </w:tc>
        <w:tc>
          <w:tcPr>
            <w:tcW w:w="1761" w:type="dxa"/>
            <w:tcBorders>
              <w:top w:val="nil"/>
              <w:left w:val="nil"/>
              <w:bottom w:val="single" w:sz="4" w:space="0" w:color="auto"/>
              <w:right w:val="nil"/>
            </w:tcBorders>
            <w:noWrap/>
          </w:tcPr>
          <w:p w14:paraId="1C2E5690" w14:textId="77777777" w:rsidR="00041C8B" w:rsidRPr="001A5891" w:rsidRDefault="00041C8B" w:rsidP="00041C8B">
            <w:pPr>
              <w:jc w:val="center"/>
              <w:rPr>
                <w:color w:val="auto"/>
              </w:rPr>
            </w:pPr>
            <w:r w:rsidRPr="001A5891">
              <w:rPr>
                <w:color w:val="auto"/>
              </w:rPr>
              <w:t>290 (7.7)</w:t>
            </w:r>
          </w:p>
        </w:tc>
        <w:tc>
          <w:tcPr>
            <w:tcW w:w="3118" w:type="dxa"/>
            <w:tcBorders>
              <w:top w:val="nil"/>
              <w:left w:val="nil"/>
              <w:bottom w:val="single" w:sz="4" w:space="0" w:color="auto"/>
              <w:right w:val="nil"/>
            </w:tcBorders>
            <w:noWrap/>
          </w:tcPr>
          <w:p w14:paraId="38BB9D65" w14:textId="77777777" w:rsidR="00041C8B" w:rsidRPr="001A5891" w:rsidRDefault="00041C8B" w:rsidP="00041C8B">
            <w:pPr>
              <w:jc w:val="center"/>
              <w:rPr>
                <w:color w:val="auto"/>
              </w:rPr>
            </w:pPr>
            <w:r w:rsidRPr="001A5891">
              <w:rPr>
                <w:color w:val="auto"/>
              </w:rPr>
              <w:t>88 (20.7)</w:t>
            </w:r>
          </w:p>
        </w:tc>
        <w:tc>
          <w:tcPr>
            <w:tcW w:w="1500" w:type="dxa"/>
            <w:tcBorders>
              <w:top w:val="nil"/>
              <w:left w:val="nil"/>
              <w:bottom w:val="single" w:sz="4" w:space="0" w:color="auto"/>
              <w:right w:val="nil"/>
            </w:tcBorders>
            <w:noWrap/>
          </w:tcPr>
          <w:p w14:paraId="1091EAD2" w14:textId="77777777" w:rsidR="00041C8B" w:rsidRPr="001A5891" w:rsidRDefault="00041C8B" w:rsidP="00041C8B">
            <w:pPr>
              <w:jc w:val="center"/>
              <w:rPr>
                <w:color w:val="auto"/>
              </w:rPr>
            </w:pPr>
            <w:r w:rsidRPr="001A5891">
              <w:rPr>
                <w:color w:val="auto"/>
              </w:rPr>
              <w:t>202 (6.1)</w:t>
            </w:r>
          </w:p>
        </w:tc>
        <w:tc>
          <w:tcPr>
            <w:tcW w:w="819" w:type="dxa"/>
            <w:tcBorders>
              <w:top w:val="nil"/>
              <w:left w:val="nil"/>
              <w:bottom w:val="single" w:sz="4" w:space="0" w:color="auto"/>
              <w:right w:val="single" w:sz="4" w:space="0" w:color="auto"/>
            </w:tcBorders>
          </w:tcPr>
          <w:p w14:paraId="48EA4238" w14:textId="77777777" w:rsidR="00041C8B" w:rsidRPr="001A5891" w:rsidRDefault="00041C8B" w:rsidP="00041C8B">
            <w:pPr>
              <w:jc w:val="center"/>
              <w:rPr>
                <w:color w:val="auto"/>
              </w:rPr>
            </w:pPr>
          </w:p>
        </w:tc>
      </w:tr>
      <w:tr w:rsidR="001A5891" w:rsidRPr="001A5891" w14:paraId="6C099CEA" w14:textId="77777777" w:rsidTr="009C772B">
        <w:trPr>
          <w:trHeight w:val="320"/>
        </w:trPr>
        <w:tc>
          <w:tcPr>
            <w:tcW w:w="8393" w:type="dxa"/>
            <w:gridSpan w:val="4"/>
            <w:tcBorders>
              <w:top w:val="single" w:sz="4" w:space="0" w:color="auto"/>
              <w:bottom w:val="nil"/>
              <w:right w:val="nil"/>
            </w:tcBorders>
            <w:noWrap/>
          </w:tcPr>
          <w:p w14:paraId="0BCF1BEB" w14:textId="77777777" w:rsidR="00041C8B" w:rsidRPr="001A5891" w:rsidRDefault="00041C8B" w:rsidP="00041C8B">
            <w:pPr>
              <w:rPr>
                <w:color w:val="auto"/>
              </w:rPr>
            </w:pPr>
            <w:r w:rsidRPr="001A5891">
              <w:rPr>
                <w:color w:val="auto"/>
              </w:rPr>
              <w:t>BMI (kg/m</w:t>
            </w:r>
            <w:r w:rsidRPr="001A5891">
              <w:rPr>
                <w:color w:val="auto"/>
                <w:vertAlign w:val="superscript"/>
              </w:rPr>
              <w:t>2</w:t>
            </w:r>
            <w:r w:rsidRPr="001A5891">
              <w:rPr>
                <w:color w:val="auto"/>
              </w:rPr>
              <w:t>)</w:t>
            </w:r>
          </w:p>
        </w:tc>
        <w:tc>
          <w:tcPr>
            <w:tcW w:w="819" w:type="dxa"/>
            <w:tcBorders>
              <w:top w:val="single" w:sz="4" w:space="0" w:color="auto"/>
              <w:left w:val="nil"/>
              <w:bottom w:val="nil"/>
              <w:right w:val="single" w:sz="4" w:space="0" w:color="auto"/>
            </w:tcBorders>
          </w:tcPr>
          <w:p w14:paraId="236EC7C9" w14:textId="77777777" w:rsidR="00041C8B" w:rsidRPr="001A5891" w:rsidRDefault="00041C8B" w:rsidP="00041C8B">
            <w:pPr>
              <w:jc w:val="center"/>
              <w:rPr>
                <w:color w:val="auto"/>
              </w:rPr>
            </w:pPr>
            <w:r w:rsidRPr="001A5891">
              <w:rPr>
                <w:color w:val="auto"/>
              </w:rPr>
              <w:t>0.23</w:t>
            </w:r>
          </w:p>
          <w:p w14:paraId="6BF33372" w14:textId="77777777" w:rsidR="00041C8B" w:rsidRPr="001A5891" w:rsidRDefault="00041C8B" w:rsidP="00041C8B">
            <w:pPr>
              <w:jc w:val="center"/>
              <w:rPr>
                <w:color w:val="auto"/>
              </w:rPr>
            </w:pPr>
          </w:p>
        </w:tc>
      </w:tr>
      <w:tr w:rsidR="001A5891" w:rsidRPr="001A5891" w14:paraId="6603824B" w14:textId="77777777" w:rsidTr="009C772B">
        <w:trPr>
          <w:trHeight w:val="320"/>
        </w:trPr>
        <w:tc>
          <w:tcPr>
            <w:tcW w:w="2014" w:type="dxa"/>
            <w:tcBorders>
              <w:top w:val="nil"/>
              <w:bottom w:val="single" w:sz="4" w:space="0" w:color="auto"/>
              <w:right w:val="nil"/>
            </w:tcBorders>
            <w:noWrap/>
          </w:tcPr>
          <w:p w14:paraId="47D5AAA1"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tcPr>
          <w:p w14:paraId="6AFFB26F" w14:textId="77777777" w:rsidR="00041C8B" w:rsidRPr="001A5891" w:rsidRDefault="00041C8B" w:rsidP="00041C8B">
            <w:pPr>
              <w:jc w:val="center"/>
              <w:rPr>
                <w:color w:val="auto"/>
              </w:rPr>
            </w:pPr>
            <w:r w:rsidRPr="001A5891">
              <w:rPr>
                <w:color w:val="auto"/>
              </w:rPr>
              <w:t>29.2 (6.6)</w:t>
            </w:r>
          </w:p>
        </w:tc>
        <w:tc>
          <w:tcPr>
            <w:tcW w:w="3118" w:type="dxa"/>
            <w:tcBorders>
              <w:top w:val="nil"/>
              <w:left w:val="nil"/>
              <w:bottom w:val="single" w:sz="4" w:space="0" w:color="auto"/>
              <w:right w:val="nil"/>
            </w:tcBorders>
            <w:noWrap/>
          </w:tcPr>
          <w:p w14:paraId="6E6D4542" w14:textId="77777777" w:rsidR="00041C8B" w:rsidRPr="001A5891" w:rsidRDefault="00041C8B" w:rsidP="00041C8B">
            <w:pPr>
              <w:jc w:val="center"/>
              <w:rPr>
                <w:color w:val="auto"/>
              </w:rPr>
            </w:pPr>
            <w:r w:rsidRPr="001A5891">
              <w:rPr>
                <w:color w:val="auto"/>
              </w:rPr>
              <w:t>29.7 (7.2)</w:t>
            </w:r>
          </w:p>
        </w:tc>
        <w:tc>
          <w:tcPr>
            <w:tcW w:w="1500" w:type="dxa"/>
            <w:tcBorders>
              <w:top w:val="nil"/>
              <w:left w:val="nil"/>
              <w:bottom w:val="single" w:sz="4" w:space="0" w:color="auto"/>
              <w:right w:val="nil"/>
            </w:tcBorders>
            <w:noWrap/>
          </w:tcPr>
          <w:p w14:paraId="7106D568" w14:textId="77777777" w:rsidR="00041C8B" w:rsidRPr="001A5891" w:rsidRDefault="00041C8B" w:rsidP="00041C8B">
            <w:pPr>
              <w:jc w:val="center"/>
              <w:rPr>
                <w:color w:val="auto"/>
              </w:rPr>
            </w:pPr>
            <w:r w:rsidRPr="001A5891">
              <w:rPr>
                <w:color w:val="auto"/>
              </w:rPr>
              <w:t>29.1 (6.5)</w:t>
            </w:r>
          </w:p>
        </w:tc>
        <w:tc>
          <w:tcPr>
            <w:tcW w:w="819" w:type="dxa"/>
            <w:tcBorders>
              <w:top w:val="nil"/>
              <w:left w:val="nil"/>
              <w:bottom w:val="single" w:sz="4" w:space="0" w:color="auto"/>
              <w:right w:val="single" w:sz="4" w:space="0" w:color="auto"/>
            </w:tcBorders>
          </w:tcPr>
          <w:p w14:paraId="2E35EE4B" w14:textId="77777777" w:rsidR="00041C8B" w:rsidRPr="001A5891" w:rsidRDefault="00041C8B" w:rsidP="00041C8B">
            <w:pPr>
              <w:jc w:val="center"/>
              <w:rPr>
                <w:color w:val="auto"/>
              </w:rPr>
            </w:pPr>
          </w:p>
        </w:tc>
      </w:tr>
      <w:tr w:rsidR="001A5891" w:rsidRPr="001A5891" w14:paraId="1D8F9928" w14:textId="77777777" w:rsidTr="009C772B">
        <w:trPr>
          <w:trHeight w:val="320"/>
        </w:trPr>
        <w:tc>
          <w:tcPr>
            <w:tcW w:w="2014" w:type="dxa"/>
            <w:tcBorders>
              <w:top w:val="single" w:sz="4" w:space="0" w:color="auto"/>
              <w:bottom w:val="nil"/>
              <w:right w:val="nil"/>
            </w:tcBorders>
            <w:noWrap/>
          </w:tcPr>
          <w:p w14:paraId="2FAA694A" w14:textId="27A9554C" w:rsidR="00041C8B" w:rsidRPr="001A5891" w:rsidRDefault="00041C8B" w:rsidP="00AA5056">
            <w:pPr>
              <w:jc w:val="left"/>
              <w:rPr>
                <w:color w:val="auto"/>
              </w:rPr>
            </w:pPr>
            <w:r w:rsidRPr="001A5891">
              <w:rPr>
                <w:color w:val="auto"/>
              </w:rPr>
              <w:t>Weekly</w:t>
            </w:r>
            <w:r w:rsidR="00AA5056" w:rsidRPr="001A5891">
              <w:rPr>
                <w:color w:val="auto"/>
              </w:rPr>
              <w:t xml:space="preserve"> </w:t>
            </w:r>
            <w:r w:rsidRPr="001A5891">
              <w:rPr>
                <w:color w:val="auto"/>
              </w:rPr>
              <w:t>MET Minutes</w:t>
            </w:r>
          </w:p>
        </w:tc>
        <w:tc>
          <w:tcPr>
            <w:tcW w:w="1761" w:type="dxa"/>
            <w:tcBorders>
              <w:top w:val="single" w:sz="4" w:space="0" w:color="auto"/>
              <w:left w:val="nil"/>
              <w:bottom w:val="nil"/>
              <w:right w:val="nil"/>
            </w:tcBorders>
            <w:noWrap/>
          </w:tcPr>
          <w:p w14:paraId="379600E5"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10AD0FD6"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5A453286"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2BB017D9" w14:textId="77777777" w:rsidR="00041C8B" w:rsidRPr="001A5891" w:rsidRDefault="00041C8B" w:rsidP="00041C8B">
            <w:pPr>
              <w:jc w:val="center"/>
              <w:rPr>
                <w:color w:val="auto"/>
              </w:rPr>
            </w:pPr>
            <w:r w:rsidRPr="001A5891">
              <w:rPr>
                <w:color w:val="auto"/>
              </w:rPr>
              <w:t>&lt;0.01</w:t>
            </w:r>
          </w:p>
        </w:tc>
      </w:tr>
      <w:tr w:rsidR="001A5891" w:rsidRPr="001A5891" w14:paraId="32E62702" w14:textId="77777777" w:rsidTr="009C772B">
        <w:trPr>
          <w:trHeight w:val="320"/>
        </w:trPr>
        <w:tc>
          <w:tcPr>
            <w:tcW w:w="2014" w:type="dxa"/>
            <w:tcBorders>
              <w:top w:val="nil"/>
              <w:bottom w:val="single" w:sz="4" w:space="0" w:color="auto"/>
              <w:right w:val="nil"/>
            </w:tcBorders>
            <w:noWrap/>
          </w:tcPr>
          <w:p w14:paraId="28F34549"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tcPr>
          <w:p w14:paraId="17B5CC60" w14:textId="77777777" w:rsidR="00041C8B" w:rsidRPr="001A5891" w:rsidRDefault="00041C8B" w:rsidP="00041C8B">
            <w:pPr>
              <w:jc w:val="center"/>
              <w:rPr>
                <w:color w:val="auto"/>
              </w:rPr>
            </w:pPr>
            <w:r w:rsidRPr="001A5891">
              <w:rPr>
                <w:color w:val="auto"/>
              </w:rPr>
              <w:t>2314.2 (4475.2)</w:t>
            </w:r>
          </w:p>
        </w:tc>
        <w:tc>
          <w:tcPr>
            <w:tcW w:w="3118" w:type="dxa"/>
            <w:tcBorders>
              <w:top w:val="nil"/>
              <w:left w:val="nil"/>
              <w:bottom w:val="single" w:sz="4" w:space="0" w:color="auto"/>
              <w:right w:val="nil"/>
            </w:tcBorders>
            <w:noWrap/>
          </w:tcPr>
          <w:p w14:paraId="346E43F6" w14:textId="77777777" w:rsidR="00041C8B" w:rsidRPr="001A5891" w:rsidRDefault="00041C8B" w:rsidP="00041C8B">
            <w:pPr>
              <w:jc w:val="center"/>
              <w:rPr>
                <w:color w:val="auto"/>
              </w:rPr>
            </w:pPr>
            <w:r w:rsidRPr="001A5891">
              <w:rPr>
                <w:color w:val="auto"/>
              </w:rPr>
              <w:t>4641.1 (7771)</w:t>
            </w:r>
          </w:p>
        </w:tc>
        <w:tc>
          <w:tcPr>
            <w:tcW w:w="1500" w:type="dxa"/>
            <w:tcBorders>
              <w:top w:val="nil"/>
              <w:left w:val="nil"/>
              <w:bottom w:val="single" w:sz="4" w:space="0" w:color="auto"/>
              <w:right w:val="nil"/>
            </w:tcBorders>
            <w:noWrap/>
          </w:tcPr>
          <w:p w14:paraId="0531F9FB" w14:textId="77777777" w:rsidR="00041C8B" w:rsidRPr="001A5891" w:rsidRDefault="00041C8B" w:rsidP="00041C8B">
            <w:pPr>
              <w:jc w:val="center"/>
              <w:rPr>
                <w:color w:val="auto"/>
              </w:rPr>
            </w:pPr>
            <w:r w:rsidRPr="001A5891">
              <w:rPr>
                <w:color w:val="auto"/>
              </w:rPr>
              <w:t>2034.9 (3804.1)</w:t>
            </w:r>
          </w:p>
        </w:tc>
        <w:tc>
          <w:tcPr>
            <w:tcW w:w="819" w:type="dxa"/>
            <w:tcBorders>
              <w:top w:val="nil"/>
              <w:left w:val="nil"/>
              <w:bottom w:val="single" w:sz="4" w:space="0" w:color="auto"/>
              <w:right w:val="single" w:sz="4" w:space="0" w:color="auto"/>
            </w:tcBorders>
          </w:tcPr>
          <w:p w14:paraId="694FBBD7" w14:textId="77777777" w:rsidR="00041C8B" w:rsidRPr="001A5891" w:rsidRDefault="00041C8B" w:rsidP="00041C8B">
            <w:pPr>
              <w:jc w:val="center"/>
              <w:rPr>
                <w:color w:val="auto"/>
              </w:rPr>
            </w:pPr>
          </w:p>
        </w:tc>
      </w:tr>
      <w:tr w:rsidR="001A5891" w:rsidRPr="001A5891" w14:paraId="304D7755" w14:textId="77777777" w:rsidTr="009C772B">
        <w:trPr>
          <w:trHeight w:val="320"/>
        </w:trPr>
        <w:tc>
          <w:tcPr>
            <w:tcW w:w="8393" w:type="dxa"/>
            <w:gridSpan w:val="4"/>
            <w:tcBorders>
              <w:top w:val="single" w:sz="4" w:space="0" w:color="auto"/>
              <w:bottom w:val="nil"/>
              <w:right w:val="nil"/>
            </w:tcBorders>
            <w:noWrap/>
          </w:tcPr>
          <w:p w14:paraId="427353E3" w14:textId="77777777" w:rsidR="00041C8B" w:rsidRPr="001A5891" w:rsidRDefault="00041C8B" w:rsidP="00041C8B">
            <w:pPr>
              <w:rPr>
                <w:color w:val="auto"/>
              </w:rPr>
            </w:pPr>
            <w:r w:rsidRPr="001A5891">
              <w:rPr>
                <w:color w:val="auto"/>
              </w:rPr>
              <w:t>Daily Caloric Intake (kcal)</w:t>
            </w:r>
          </w:p>
        </w:tc>
        <w:tc>
          <w:tcPr>
            <w:tcW w:w="819" w:type="dxa"/>
            <w:tcBorders>
              <w:top w:val="single" w:sz="4" w:space="0" w:color="auto"/>
              <w:left w:val="nil"/>
              <w:bottom w:val="nil"/>
              <w:right w:val="single" w:sz="4" w:space="0" w:color="auto"/>
            </w:tcBorders>
          </w:tcPr>
          <w:p w14:paraId="5D661556" w14:textId="77777777" w:rsidR="00041C8B" w:rsidRPr="001A5891" w:rsidRDefault="00041C8B" w:rsidP="00041C8B">
            <w:pPr>
              <w:jc w:val="center"/>
              <w:rPr>
                <w:color w:val="auto"/>
              </w:rPr>
            </w:pPr>
            <w:r w:rsidRPr="001A5891">
              <w:rPr>
                <w:color w:val="auto"/>
              </w:rPr>
              <w:t>&lt;0.01</w:t>
            </w:r>
          </w:p>
        </w:tc>
      </w:tr>
      <w:tr w:rsidR="001A5891" w:rsidRPr="001A5891" w14:paraId="630C3C59" w14:textId="77777777" w:rsidTr="009C772B">
        <w:trPr>
          <w:trHeight w:val="320"/>
        </w:trPr>
        <w:tc>
          <w:tcPr>
            <w:tcW w:w="2014" w:type="dxa"/>
            <w:tcBorders>
              <w:top w:val="nil"/>
              <w:bottom w:val="single" w:sz="4" w:space="0" w:color="auto"/>
              <w:right w:val="nil"/>
            </w:tcBorders>
            <w:noWrap/>
          </w:tcPr>
          <w:p w14:paraId="26E7D1B8"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tcPr>
          <w:p w14:paraId="26655184" w14:textId="77777777" w:rsidR="00041C8B" w:rsidRPr="001A5891" w:rsidRDefault="00041C8B" w:rsidP="00041C8B">
            <w:pPr>
              <w:jc w:val="center"/>
              <w:rPr>
                <w:color w:val="auto"/>
              </w:rPr>
            </w:pPr>
            <w:r w:rsidRPr="001A5891">
              <w:rPr>
                <w:color w:val="auto"/>
              </w:rPr>
              <w:t>1894.6 (687)</w:t>
            </w:r>
          </w:p>
        </w:tc>
        <w:tc>
          <w:tcPr>
            <w:tcW w:w="3118" w:type="dxa"/>
            <w:tcBorders>
              <w:top w:val="nil"/>
              <w:left w:val="nil"/>
              <w:bottom w:val="single" w:sz="4" w:space="0" w:color="auto"/>
              <w:right w:val="nil"/>
            </w:tcBorders>
            <w:noWrap/>
          </w:tcPr>
          <w:p w14:paraId="17F50E58" w14:textId="77777777" w:rsidR="00041C8B" w:rsidRPr="001A5891" w:rsidRDefault="00041C8B" w:rsidP="00041C8B">
            <w:pPr>
              <w:jc w:val="center"/>
              <w:rPr>
                <w:color w:val="auto"/>
              </w:rPr>
            </w:pPr>
            <w:r w:rsidRPr="001A5891">
              <w:rPr>
                <w:color w:val="auto"/>
              </w:rPr>
              <w:t>1711.1 (740.2)</w:t>
            </w:r>
          </w:p>
        </w:tc>
        <w:tc>
          <w:tcPr>
            <w:tcW w:w="1500" w:type="dxa"/>
            <w:tcBorders>
              <w:top w:val="nil"/>
              <w:left w:val="nil"/>
              <w:bottom w:val="single" w:sz="4" w:space="0" w:color="auto"/>
              <w:right w:val="nil"/>
            </w:tcBorders>
            <w:noWrap/>
          </w:tcPr>
          <w:p w14:paraId="2F341432" w14:textId="77777777" w:rsidR="00041C8B" w:rsidRPr="001A5891" w:rsidRDefault="00041C8B" w:rsidP="00041C8B">
            <w:pPr>
              <w:jc w:val="center"/>
              <w:rPr>
                <w:color w:val="auto"/>
              </w:rPr>
            </w:pPr>
            <w:r w:rsidRPr="001A5891">
              <w:rPr>
                <w:color w:val="auto"/>
              </w:rPr>
              <w:t>1917 (677.0)</w:t>
            </w:r>
          </w:p>
        </w:tc>
        <w:tc>
          <w:tcPr>
            <w:tcW w:w="819" w:type="dxa"/>
            <w:tcBorders>
              <w:top w:val="nil"/>
              <w:left w:val="nil"/>
              <w:bottom w:val="single" w:sz="4" w:space="0" w:color="auto"/>
              <w:right w:val="single" w:sz="4" w:space="0" w:color="auto"/>
            </w:tcBorders>
          </w:tcPr>
          <w:p w14:paraId="7BF78DEA" w14:textId="77777777" w:rsidR="00041C8B" w:rsidRPr="001A5891" w:rsidRDefault="00041C8B" w:rsidP="00041C8B">
            <w:pPr>
              <w:jc w:val="center"/>
              <w:rPr>
                <w:color w:val="auto"/>
              </w:rPr>
            </w:pPr>
          </w:p>
        </w:tc>
      </w:tr>
      <w:tr w:rsidR="001A5891" w:rsidRPr="001A5891" w14:paraId="0C4DBCEE" w14:textId="77777777" w:rsidTr="009C772B">
        <w:trPr>
          <w:trHeight w:val="320"/>
        </w:trPr>
        <w:tc>
          <w:tcPr>
            <w:tcW w:w="8393" w:type="dxa"/>
            <w:gridSpan w:val="4"/>
            <w:tcBorders>
              <w:bottom w:val="nil"/>
              <w:right w:val="nil"/>
            </w:tcBorders>
            <w:noWrap/>
          </w:tcPr>
          <w:p w14:paraId="6774035D" w14:textId="6664ED8A" w:rsidR="00041C8B" w:rsidRPr="001A5891" w:rsidRDefault="00041C8B" w:rsidP="00041C8B">
            <w:pPr>
              <w:rPr>
                <w:color w:val="auto"/>
              </w:rPr>
            </w:pPr>
            <w:proofErr w:type="spellStart"/>
            <w:r w:rsidRPr="001A5891">
              <w:rPr>
                <w:color w:val="auto"/>
              </w:rPr>
              <w:t>C</w:t>
            </w:r>
            <w:r w:rsidR="006F5C17" w:rsidRPr="001A5891">
              <w:rPr>
                <w:color w:val="auto"/>
              </w:rPr>
              <w:t>harlson</w:t>
            </w:r>
            <w:proofErr w:type="spellEnd"/>
            <w:r w:rsidR="006F5C17" w:rsidRPr="001A5891">
              <w:rPr>
                <w:color w:val="auto"/>
              </w:rPr>
              <w:t xml:space="preserve"> Comorbidity Score</w:t>
            </w:r>
          </w:p>
        </w:tc>
        <w:tc>
          <w:tcPr>
            <w:tcW w:w="819" w:type="dxa"/>
            <w:tcBorders>
              <w:left w:val="nil"/>
              <w:bottom w:val="nil"/>
              <w:right w:val="single" w:sz="4" w:space="0" w:color="auto"/>
            </w:tcBorders>
          </w:tcPr>
          <w:p w14:paraId="68B1E93D" w14:textId="77777777" w:rsidR="00041C8B" w:rsidRPr="001A5891" w:rsidRDefault="00041C8B" w:rsidP="00041C8B">
            <w:pPr>
              <w:jc w:val="center"/>
              <w:rPr>
                <w:color w:val="auto"/>
              </w:rPr>
            </w:pPr>
            <w:r w:rsidRPr="001A5891">
              <w:rPr>
                <w:color w:val="auto"/>
              </w:rPr>
              <w:t>&lt; 0.01</w:t>
            </w:r>
          </w:p>
        </w:tc>
      </w:tr>
      <w:tr w:rsidR="001A5891" w:rsidRPr="001A5891" w14:paraId="59707C78" w14:textId="77777777" w:rsidTr="009C772B">
        <w:trPr>
          <w:trHeight w:val="320"/>
        </w:trPr>
        <w:tc>
          <w:tcPr>
            <w:tcW w:w="2014" w:type="dxa"/>
            <w:tcBorders>
              <w:top w:val="nil"/>
              <w:bottom w:val="single" w:sz="4" w:space="0" w:color="auto"/>
              <w:right w:val="nil"/>
            </w:tcBorders>
            <w:noWrap/>
            <w:hideMark/>
          </w:tcPr>
          <w:p w14:paraId="1D559BED"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hideMark/>
          </w:tcPr>
          <w:p w14:paraId="784BA60A" w14:textId="77777777" w:rsidR="00041C8B" w:rsidRPr="001A5891" w:rsidRDefault="00041C8B" w:rsidP="00041C8B">
            <w:pPr>
              <w:jc w:val="center"/>
              <w:rPr>
                <w:color w:val="auto"/>
              </w:rPr>
            </w:pPr>
            <w:r w:rsidRPr="001A5891">
              <w:rPr>
                <w:color w:val="auto"/>
              </w:rPr>
              <w:t>3.0 (1.4)</w:t>
            </w:r>
          </w:p>
        </w:tc>
        <w:tc>
          <w:tcPr>
            <w:tcW w:w="3118" w:type="dxa"/>
            <w:tcBorders>
              <w:top w:val="nil"/>
              <w:left w:val="nil"/>
              <w:bottom w:val="single" w:sz="4" w:space="0" w:color="auto"/>
              <w:right w:val="nil"/>
            </w:tcBorders>
            <w:noWrap/>
            <w:hideMark/>
          </w:tcPr>
          <w:p w14:paraId="092DD0C3" w14:textId="77777777" w:rsidR="00041C8B" w:rsidRPr="001A5891" w:rsidRDefault="00041C8B" w:rsidP="00041C8B">
            <w:pPr>
              <w:jc w:val="center"/>
              <w:rPr>
                <w:color w:val="auto"/>
              </w:rPr>
            </w:pPr>
            <w:r w:rsidRPr="001A5891">
              <w:rPr>
                <w:color w:val="auto"/>
              </w:rPr>
              <w:t>3.3 (1.8)</w:t>
            </w:r>
          </w:p>
        </w:tc>
        <w:tc>
          <w:tcPr>
            <w:tcW w:w="1500" w:type="dxa"/>
            <w:tcBorders>
              <w:top w:val="nil"/>
              <w:left w:val="nil"/>
              <w:bottom w:val="single" w:sz="4" w:space="0" w:color="auto"/>
              <w:right w:val="nil"/>
            </w:tcBorders>
            <w:noWrap/>
            <w:hideMark/>
          </w:tcPr>
          <w:p w14:paraId="3DAE7785" w14:textId="77777777" w:rsidR="00041C8B" w:rsidRPr="001A5891" w:rsidRDefault="00041C8B" w:rsidP="00041C8B">
            <w:pPr>
              <w:jc w:val="center"/>
              <w:rPr>
                <w:color w:val="auto"/>
              </w:rPr>
            </w:pPr>
            <w:r w:rsidRPr="001A5891">
              <w:rPr>
                <w:color w:val="auto"/>
              </w:rPr>
              <w:t>3.0 (1.4)</w:t>
            </w:r>
          </w:p>
        </w:tc>
        <w:tc>
          <w:tcPr>
            <w:tcW w:w="819" w:type="dxa"/>
            <w:tcBorders>
              <w:top w:val="nil"/>
              <w:left w:val="nil"/>
              <w:bottom w:val="single" w:sz="4" w:space="0" w:color="auto"/>
              <w:right w:val="single" w:sz="4" w:space="0" w:color="auto"/>
            </w:tcBorders>
          </w:tcPr>
          <w:p w14:paraId="692C095F" w14:textId="77777777" w:rsidR="00041C8B" w:rsidRPr="001A5891" w:rsidRDefault="00041C8B" w:rsidP="00041C8B">
            <w:pPr>
              <w:jc w:val="center"/>
              <w:rPr>
                <w:color w:val="auto"/>
              </w:rPr>
            </w:pPr>
          </w:p>
        </w:tc>
      </w:tr>
      <w:tr w:rsidR="001A5891" w:rsidRPr="001A5891" w14:paraId="1F3223F9" w14:textId="77777777" w:rsidTr="009C772B">
        <w:trPr>
          <w:trHeight w:val="320"/>
        </w:trPr>
        <w:tc>
          <w:tcPr>
            <w:tcW w:w="3775" w:type="dxa"/>
            <w:gridSpan w:val="2"/>
            <w:tcBorders>
              <w:bottom w:val="nil"/>
              <w:right w:val="nil"/>
            </w:tcBorders>
            <w:noWrap/>
            <w:hideMark/>
          </w:tcPr>
          <w:p w14:paraId="4B63E434" w14:textId="77777777" w:rsidR="00041C8B" w:rsidRPr="001A5891" w:rsidRDefault="00041C8B" w:rsidP="00041C8B">
            <w:pPr>
              <w:rPr>
                <w:color w:val="auto"/>
              </w:rPr>
            </w:pPr>
            <w:r w:rsidRPr="001A5891">
              <w:rPr>
                <w:color w:val="auto"/>
              </w:rPr>
              <w:t>SNAP Assistance</w:t>
            </w:r>
          </w:p>
        </w:tc>
        <w:tc>
          <w:tcPr>
            <w:tcW w:w="3118" w:type="dxa"/>
            <w:tcBorders>
              <w:left w:val="nil"/>
              <w:bottom w:val="nil"/>
              <w:right w:val="nil"/>
            </w:tcBorders>
            <w:noWrap/>
            <w:hideMark/>
          </w:tcPr>
          <w:p w14:paraId="52368C36" w14:textId="77777777" w:rsidR="00041C8B" w:rsidRPr="001A5891" w:rsidRDefault="00041C8B" w:rsidP="00041C8B">
            <w:pPr>
              <w:jc w:val="center"/>
              <w:rPr>
                <w:color w:val="auto"/>
              </w:rPr>
            </w:pPr>
          </w:p>
        </w:tc>
        <w:tc>
          <w:tcPr>
            <w:tcW w:w="1500" w:type="dxa"/>
            <w:tcBorders>
              <w:left w:val="nil"/>
              <w:bottom w:val="nil"/>
              <w:right w:val="nil"/>
            </w:tcBorders>
            <w:noWrap/>
            <w:hideMark/>
          </w:tcPr>
          <w:p w14:paraId="11ADCDFC" w14:textId="77777777" w:rsidR="00041C8B" w:rsidRPr="001A5891" w:rsidRDefault="00041C8B" w:rsidP="00041C8B">
            <w:pPr>
              <w:jc w:val="center"/>
              <w:rPr>
                <w:color w:val="auto"/>
              </w:rPr>
            </w:pPr>
          </w:p>
        </w:tc>
        <w:tc>
          <w:tcPr>
            <w:tcW w:w="819" w:type="dxa"/>
            <w:tcBorders>
              <w:left w:val="nil"/>
              <w:bottom w:val="nil"/>
              <w:right w:val="single" w:sz="4" w:space="0" w:color="auto"/>
            </w:tcBorders>
          </w:tcPr>
          <w:p w14:paraId="53C3F245" w14:textId="77777777" w:rsidR="00041C8B" w:rsidRPr="001A5891" w:rsidRDefault="00041C8B" w:rsidP="00041C8B">
            <w:pPr>
              <w:jc w:val="center"/>
              <w:rPr>
                <w:color w:val="auto"/>
              </w:rPr>
            </w:pPr>
            <w:r w:rsidRPr="001A5891">
              <w:rPr>
                <w:color w:val="auto"/>
              </w:rPr>
              <w:t>&lt; 0.01</w:t>
            </w:r>
          </w:p>
        </w:tc>
      </w:tr>
      <w:tr w:rsidR="001A5891" w:rsidRPr="001A5891" w14:paraId="74EAFBAA" w14:textId="77777777" w:rsidTr="009C772B">
        <w:trPr>
          <w:trHeight w:val="320"/>
        </w:trPr>
        <w:tc>
          <w:tcPr>
            <w:tcW w:w="2014" w:type="dxa"/>
            <w:tcBorders>
              <w:top w:val="nil"/>
              <w:bottom w:val="nil"/>
              <w:right w:val="nil"/>
            </w:tcBorders>
            <w:noWrap/>
            <w:hideMark/>
          </w:tcPr>
          <w:p w14:paraId="619AD84E" w14:textId="77777777" w:rsidR="00041C8B" w:rsidRPr="001A5891" w:rsidRDefault="00041C8B" w:rsidP="00041C8B">
            <w:pPr>
              <w:rPr>
                <w:color w:val="auto"/>
              </w:rPr>
            </w:pPr>
            <w:r w:rsidRPr="001A5891">
              <w:rPr>
                <w:color w:val="auto"/>
              </w:rPr>
              <w:t>No</w:t>
            </w:r>
          </w:p>
        </w:tc>
        <w:tc>
          <w:tcPr>
            <w:tcW w:w="1761" w:type="dxa"/>
            <w:tcBorders>
              <w:top w:val="nil"/>
              <w:left w:val="nil"/>
              <w:bottom w:val="nil"/>
              <w:right w:val="nil"/>
            </w:tcBorders>
            <w:noWrap/>
            <w:hideMark/>
          </w:tcPr>
          <w:p w14:paraId="0C6901CE" w14:textId="77777777" w:rsidR="00041C8B" w:rsidRPr="001A5891" w:rsidRDefault="00041C8B" w:rsidP="00041C8B">
            <w:pPr>
              <w:jc w:val="center"/>
              <w:rPr>
                <w:color w:val="auto"/>
              </w:rPr>
            </w:pPr>
            <w:r w:rsidRPr="001A5891">
              <w:rPr>
                <w:color w:val="auto"/>
              </w:rPr>
              <w:t>2839 (88.6)</w:t>
            </w:r>
          </w:p>
        </w:tc>
        <w:tc>
          <w:tcPr>
            <w:tcW w:w="3118" w:type="dxa"/>
            <w:tcBorders>
              <w:top w:val="nil"/>
              <w:left w:val="nil"/>
              <w:bottom w:val="nil"/>
              <w:right w:val="nil"/>
            </w:tcBorders>
            <w:noWrap/>
            <w:hideMark/>
          </w:tcPr>
          <w:p w14:paraId="3376EAAB" w14:textId="77777777" w:rsidR="00041C8B" w:rsidRPr="001A5891" w:rsidRDefault="00041C8B" w:rsidP="00041C8B">
            <w:pPr>
              <w:jc w:val="center"/>
              <w:rPr>
                <w:color w:val="auto"/>
              </w:rPr>
            </w:pPr>
            <w:r w:rsidRPr="001A5891">
              <w:rPr>
                <w:color w:val="auto"/>
              </w:rPr>
              <w:t>220 (49.9)</w:t>
            </w:r>
          </w:p>
        </w:tc>
        <w:tc>
          <w:tcPr>
            <w:tcW w:w="1500" w:type="dxa"/>
            <w:tcBorders>
              <w:top w:val="nil"/>
              <w:left w:val="nil"/>
              <w:bottom w:val="nil"/>
              <w:right w:val="nil"/>
            </w:tcBorders>
            <w:noWrap/>
            <w:hideMark/>
          </w:tcPr>
          <w:p w14:paraId="741569C0" w14:textId="77777777" w:rsidR="00041C8B" w:rsidRPr="001A5891" w:rsidRDefault="00041C8B" w:rsidP="00041C8B">
            <w:pPr>
              <w:jc w:val="center"/>
              <w:rPr>
                <w:color w:val="auto"/>
              </w:rPr>
            </w:pPr>
            <w:r w:rsidRPr="001A5891">
              <w:rPr>
                <w:color w:val="auto"/>
              </w:rPr>
              <w:t>2619 (93.3)</w:t>
            </w:r>
          </w:p>
        </w:tc>
        <w:tc>
          <w:tcPr>
            <w:tcW w:w="819" w:type="dxa"/>
            <w:tcBorders>
              <w:top w:val="nil"/>
              <w:left w:val="nil"/>
              <w:bottom w:val="nil"/>
              <w:right w:val="single" w:sz="4" w:space="0" w:color="auto"/>
            </w:tcBorders>
          </w:tcPr>
          <w:p w14:paraId="7486DD76" w14:textId="77777777" w:rsidR="00041C8B" w:rsidRPr="001A5891" w:rsidRDefault="00041C8B" w:rsidP="00041C8B">
            <w:pPr>
              <w:jc w:val="center"/>
              <w:rPr>
                <w:color w:val="auto"/>
              </w:rPr>
            </w:pPr>
          </w:p>
        </w:tc>
      </w:tr>
      <w:tr w:rsidR="001A5891" w:rsidRPr="001A5891" w14:paraId="1FE553E6" w14:textId="77777777" w:rsidTr="009C772B">
        <w:trPr>
          <w:trHeight w:val="320"/>
        </w:trPr>
        <w:tc>
          <w:tcPr>
            <w:tcW w:w="2014" w:type="dxa"/>
            <w:tcBorders>
              <w:top w:val="nil"/>
              <w:bottom w:val="single" w:sz="4" w:space="0" w:color="auto"/>
              <w:right w:val="nil"/>
            </w:tcBorders>
            <w:noWrap/>
            <w:hideMark/>
          </w:tcPr>
          <w:p w14:paraId="75C59613" w14:textId="77777777" w:rsidR="00041C8B" w:rsidRPr="001A5891" w:rsidRDefault="00041C8B" w:rsidP="00041C8B">
            <w:pPr>
              <w:rPr>
                <w:color w:val="auto"/>
              </w:rPr>
            </w:pPr>
            <w:r w:rsidRPr="001A5891">
              <w:rPr>
                <w:color w:val="auto"/>
              </w:rPr>
              <w:t>Yes</w:t>
            </w:r>
          </w:p>
        </w:tc>
        <w:tc>
          <w:tcPr>
            <w:tcW w:w="1761" w:type="dxa"/>
            <w:tcBorders>
              <w:top w:val="nil"/>
              <w:left w:val="nil"/>
              <w:bottom w:val="single" w:sz="4" w:space="0" w:color="auto"/>
              <w:right w:val="nil"/>
            </w:tcBorders>
            <w:noWrap/>
            <w:hideMark/>
          </w:tcPr>
          <w:p w14:paraId="381B57B4" w14:textId="77777777" w:rsidR="00041C8B" w:rsidRPr="001A5891" w:rsidRDefault="00041C8B" w:rsidP="00041C8B">
            <w:pPr>
              <w:jc w:val="center"/>
              <w:rPr>
                <w:color w:val="auto"/>
              </w:rPr>
            </w:pPr>
            <w:r w:rsidRPr="001A5891">
              <w:rPr>
                <w:color w:val="auto"/>
              </w:rPr>
              <w:t>478 (11.4)</w:t>
            </w:r>
          </w:p>
        </w:tc>
        <w:tc>
          <w:tcPr>
            <w:tcW w:w="3118" w:type="dxa"/>
            <w:tcBorders>
              <w:top w:val="nil"/>
              <w:left w:val="nil"/>
              <w:bottom w:val="single" w:sz="4" w:space="0" w:color="auto"/>
              <w:right w:val="nil"/>
            </w:tcBorders>
            <w:noWrap/>
            <w:hideMark/>
          </w:tcPr>
          <w:p w14:paraId="0C007786" w14:textId="77777777" w:rsidR="00041C8B" w:rsidRPr="001A5891" w:rsidRDefault="00041C8B" w:rsidP="00041C8B">
            <w:pPr>
              <w:jc w:val="center"/>
              <w:rPr>
                <w:color w:val="auto"/>
              </w:rPr>
            </w:pPr>
            <w:r w:rsidRPr="001A5891">
              <w:rPr>
                <w:color w:val="auto"/>
              </w:rPr>
              <w:t>213 (50.1)</w:t>
            </w:r>
          </w:p>
        </w:tc>
        <w:tc>
          <w:tcPr>
            <w:tcW w:w="1500" w:type="dxa"/>
            <w:tcBorders>
              <w:top w:val="nil"/>
              <w:left w:val="nil"/>
              <w:bottom w:val="single" w:sz="4" w:space="0" w:color="auto"/>
              <w:right w:val="nil"/>
            </w:tcBorders>
            <w:noWrap/>
            <w:hideMark/>
          </w:tcPr>
          <w:p w14:paraId="08F60F13" w14:textId="77777777" w:rsidR="00041C8B" w:rsidRPr="001A5891" w:rsidRDefault="00041C8B" w:rsidP="00041C8B">
            <w:pPr>
              <w:jc w:val="center"/>
              <w:rPr>
                <w:color w:val="auto"/>
              </w:rPr>
            </w:pPr>
            <w:r w:rsidRPr="001A5891">
              <w:rPr>
                <w:color w:val="auto"/>
              </w:rPr>
              <w:t>265 (6.7)</w:t>
            </w:r>
          </w:p>
        </w:tc>
        <w:tc>
          <w:tcPr>
            <w:tcW w:w="819" w:type="dxa"/>
            <w:tcBorders>
              <w:top w:val="nil"/>
              <w:left w:val="nil"/>
              <w:bottom w:val="single" w:sz="4" w:space="0" w:color="auto"/>
              <w:right w:val="single" w:sz="4" w:space="0" w:color="auto"/>
            </w:tcBorders>
          </w:tcPr>
          <w:p w14:paraId="62ACF2A3" w14:textId="77777777" w:rsidR="00041C8B" w:rsidRPr="001A5891" w:rsidRDefault="00041C8B" w:rsidP="00041C8B">
            <w:pPr>
              <w:jc w:val="center"/>
              <w:rPr>
                <w:color w:val="auto"/>
              </w:rPr>
            </w:pPr>
          </w:p>
        </w:tc>
      </w:tr>
      <w:tr w:rsidR="001A5891" w:rsidRPr="001A5891" w14:paraId="1821CF2A" w14:textId="77777777" w:rsidTr="009C772B">
        <w:trPr>
          <w:trHeight w:val="320"/>
        </w:trPr>
        <w:tc>
          <w:tcPr>
            <w:tcW w:w="8393" w:type="dxa"/>
            <w:gridSpan w:val="4"/>
            <w:tcBorders>
              <w:bottom w:val="nil"/>
              <w:right w:val="nil"/>
            </w:tcBorders>
            <w:noWrap/>
            <w:hideMark/>
          </w:tcPr>
          <w:p w14:paraId="3BD05B9F" w14:textId="77777777" w:rsidR="00041C8B" w:rsidRPr="001A5891" w:rsidRDefault="00041C8B" w:rsidP="00041C8B">
            <w:pPr>
              <w:rPr>
                <w:color w:val="auto"/>
              </w:rPr>
            </w:pPr>
            <w:r w:rsidRPr="001A5891">
              <w:rPr>
                <w:color w:val="auto"/>
              </w:rPr>
              <w:t>Cancer Site</w:t>
            </w:r>
          </w:p>
        </w:tc>
        <w:tc>
          <w:tcPr>
            <w:tcW w:w="819" w:type="dxa"/>
            <w:tcBorders>
              <w:left w:val="nil"/>
              <w:bottom w:val="nil"/>
              <w:right w:val="single" w:sz="4" w:space="0" w:color="auto"/>
            </w:tcBorders>
          </w:tcPr>
          <w:p w14:paraId="4357BE06" w14:textId="77777777" w:rsidR="00041C8B" w:rsidRPr="001A5891" w:rsidRDefault="00041C8B" w:rsidP="00041C8B">
            <w:pPr>
              <w:jc w:val="center"/>
              <w:rPr>
                <w:color w:val="auto"/>
              </w:rPr>
            </w:pPr>
            <w:r w:rsidRPr="001A5891">
              <w:rPr>
                <w:color w:val="auto"/>
              </w:rPr>
              <w:t>&lt; 0.01</w:t>
            </w:r>
          </w:p>
        </w:tc>
      </w:tr>
      <w:tr w:rsidR="001A5891" w:rsidRPr="001A5891" w14:paraId="7C800193" w14:textId="77777777" w:rsidTr="009C772B">
        <w:trPr>
          <w:trHeight w:val="320"/>
        </w:trPr>
        <w:tc>
          <w:tcPr>
            <w:tcW w:w="2014" w:type="dxa"/>
            <w:tcBorders>
              <w:top w:val="nil"/>
              <w:bottom w:val="nil"/>
              <w:right w:val="nil"/>
            </w:tcBorders>
            <w:noWrap/>
            <w:hideMark/>
          </w:tcPr>
          <w:p w14:paraId="64152FB5" w14:textId="77777777" w:rsidR="00041C8B" w:rsidRPr="001A5891" w:rsidRDefault="00041C8B" w:rsidP="00041C8B">
            <w:pPr>
              <w:rPr>
                <w:color w:val="auto"/>
              </w:rPr>
            </w:pPr>
            <w:r w:rsidRPr="001A5891">
              <w:rPr>
                <w:color w:val="auto"/>
              </w:rPr>
              <w:t>Breast</w:t>
            </w:r>
          </w:p>
        </w:tc>
        <w:tc>
          <w:tcPr>
            <w:tcW w:w="1761" w:type="dxa"/>
            <w:tcBorders>
              <w:top w:val="nil"/>
              <w:left w:val="nil"/>
              <w:bottom w:val="nil"/>
              <w:right w:val="nil"/>
            </w:tcBorders>
            <w:noWrap/>
            <w:hideMark/>
          </w:tcPr>
          <w:p w14:paraId="1BD42E77" w14:textId="77777777" w:rsidR="00041C8B" w:rsidRPr="001A5891" w:rsidRDefault="00041C8B" w:rsidP="00041C8B">
            <w:pPr>
              <w:jc w:val="center"/>
              <w:rPr>
                <w:color w:val="auto"/>
              </w:rPr>
            </w:pPr>
            <w:r w:rsidRPr="001A5891">
              <w:rPr>
                <w:color w:val="auto"/>
              </w:rPr>
              <w:t xml:space="preserve"> 563 (17.2)</w:t>
            </w:r>
          </w:p>
        </w:tc>
        <w:tc>
          <w:tcPr>
            <w:tcW w:w="3118" w:type="dxa"/>
            <w:tcBorders>
              <w:top w:val="nil"/>
              <w:left w:val="nil"/>
              <w:bottom w:val="nil"/>
              <w:right w:val="nil"/>
            </w:tcBorders>
            <w:noWrap/>
            <w:hideMark/>
          </w:tcPr>
          <w:p w14:paraId="36073A70" w14:textId="77777777" w:rsidR="00041C8B" w:rsidRPr="001A5891" w:rsidRDefault="00041C8B" w:rsidP="00041C8B">
            <w:pPr>
              <w:jc w:val="center"/>
              <w:rPr>
                <w:color w:val="auto"/>
              </w:rPr>
            </w:pPr>
            <w:r w:rsidRPr="001A5891">
              <w:rPr>
                <w:color w:val="auto"/>
              </w:rPr>
              <w:t xml:space="preserve"> 58 (10.2)</w:t>
            </w:r>
          </w:p>
        </w:tc>
        <w:tc>
          <w:tcPr>
            <w:tcW w:w="1500" w:type="dxa"/>
            <w:tcBorders>
              <w:top w:val="nil"/>
              <w:left w:val="nil"/>
              <w:bottom w:val="nil"/>
              <w:right w:val="nil"/>
            </w:tcBorders>
            <w:noWrap/>
            <w:hideMark/>
          </w:tcPr>
          <w:p w14:paraId="4E599ECC" w14:textId="77777777" w:rsidR="00041C8B" w:rsidRPr="001A5891" w:rsidRDefault="00041C8B" w:rsidP="00041C8B">
            <w:pPr>
              <w:jc w:val="center"/>
              <w:rPr>
                <w:color w:val="auto"/>
              </w:rPr>
            </w:pPr>
            <w:r w:rsidRPr="001A5891">
              <w:rPr>
                <w:color w:val="auto"/>
              </w:rPr>
              <w:t xml:space="preserve"> 505 (18.0)</w:t>
            </w:r>
          </w:p>
        </w:tc>
        <w:tc>
          <w:tcPr>
            <w:tcW w:w="819" w:type="dxa"/>
            <w:tcBorders>
              <w:top w:val="nil"/>
              <w:left w:val="nil"/>
              <w:bottom w:val="nil"/>
              <w:right w:val="single" w:sz="4" w:space="0" w:color="auto"/>
            </w:tcBorders>
          </w:tcPr>
          <w:p w14:paraId="5F2DD638" w14:textId="77777777" w:rsidR="00041C8B" w:rsidRPr="001A5891" w:rsidRDefault="00041C8B" w:rsidP="00041C8B">
            <w:pPr>
              <w:jc w:val="center"/>
              <w:rPr>
                <w:color w:val="auto"/>
              </w:rPr>
            </w:pPr>
          </w:p>
        </w:tc>
      </w:tr>
      <w:tr w:rsidR="001A5891" w:rsidRPr="001A5891" w14:paraId="74BB92B2" w14:textId="77777777" w:rsidTr="009C772B">
        <w:trPr>
          <w:trHeight w:val="320"/>
        </w:trPr>
        <w:tc>
          <w:tcPr>
            <w:tcW w:w="2014" w:type="dxa"/>
            <w:tcBorders>
              <w:top w:val="nil"/>
              <w:bottom w:val="nil"/>
              <w:right w:val="nil"/>
            </w:tcBorders>
            <w:noWrap/>
            <w:hideMark/>
          </w:tcPr>
          <w:p w14:paraId="55C95F6F" w14:textId="77777777" w:rsidR="00041C8B" w:rsidRPr="001A5891" w:rsidRDefault="00041C8B" w:rsidP="00041C8B">
            <w:pPr>
              <w:rPr>
                <w:color w:val="auto"/>
              </w:rPr>
            </w:pPr>
            <w:r w:rsidRPr="001A5891">
              <w:rPr>
                <w:color w:val="auto"/>
              </w:rPr>
              <w:t>Gastrointestinal</w:t>
            </w:r>
          </w:p>
        </w:tc>
        <w:tc>
          <w:tcPr>
            <w:tcW w:w="1761" w:type="dxa"/>
            <w:tcBorders>
              <w:top w:val="nil"/>
              <w:left w:val="nil"/>
              <w:bottom w:val="nil"/>
              <w:right w:val="nil"/>
            </w:tcBorders>
            <w:noWrap/>
            <w:hideMark/>
          </w:tcPr>
          <w:p w14:paraId="295F090E" w14:textId="77777777" w:rsidR="00041C8B" w:rsidRPr="001A5891" w:rsidRDefault="00041C8B" w:rsidP="00041C8B">
            <w:pPr>
              <w:jc w:val="center"/>
              <w:rPr>
                <w:color w:val="auto"/>
              </w:rPr>
            </w:pPr>
            <w:r w:rsidRPr="001A5891">
              <w:rPr>
                <w:color w:val="auto"/>
              </w:rPr>
              <w:t xml:space="preserve"> 321 (7.7)</w:t>
            </w:r>
          </w:p>
        </w:tc>
        <w:tc>
          <w:tcPr>
            <w:tcW w:w="3118" w:type="dxa"/>
            <w:tcBorders>
              <w:top w:val="nil"/>
              <w:left w:val="nil"/>
              <w:bottom w:val="nil"/>
              <w:right w:val="nil"/>
            </w:tcBorders>
            <w:noWrap/>
            <w:hideMark/>
          </w:tcPr>
          <w:p w14:paraId="3DEB2EDC" w14:textId="77777777" w:rsidR="00041C8B" w:rsidRPr="001A5891" w:rsidRDefault="00041C8B" w:rsidP="00041C8B">
            <w:pPr>
              <w:jc w:val="center"/>
              <w:rPr>
                <w:color w:val="auto"/>
              </w:rPr>
            </w:pPr>
            <w:r w:rsidRPr="001A5891">
              <w:rPr>
                <w:color w:val="auto"/>
              </w:rPr>
              <w:t xml:space="preserve"> 45 (11.3)</w:t>
            </w:r>
          </w:p>
        </w:tc>
        <w:tc>
          <w:tcPr>
            <w:tcW w:w="1500" w:type="dxa"/>
            <w:tcBorders>
              <w:top w:val="nil"/>
              <w:left w:val="nil"/>
              <w:bottom w:val="nil"/>
              <w:right w:val="nil"/>
            </w:tcBorders>
            <w:noWrap/>
            <w:hideMark/>
          </w:tcPr>
          <w:p w14:paraId="0271806C" w14:textId="77777777" w:rsidR="00041C8B" w:rsidRPr="001A5891" w:rsidRDefault="00041C8B" w:rsidP="00041C8B">
            <w:pPr>
              <w:jc w:val="center"/>
              <w:rPr>
                <w:color w:val="auto"/>
              </w:rPr>
            </w:pPr>
            <w:r w:rsidRPr="001A5891">
              <w:rPr>
                <w:color w:val="auto"/>
              </w:rPr>
              <w:t xml:space="preserve"> 276 (7.3)</w:t>
            </w:r>
          </w:p>
        </w:tc>
        <w:tc>
          <w:tcPr>
            <w:tcW w:w="819" w:type="dxa"/>
            <w:tcBorders>
              <w:top w:val="nil"/>
              <w:left w:val="nil"/>
              <w:bottom w:val="nil"/>
              <w:right w:val="single" w:sz="4" w:space="0" w:color="auto"/>
            </w:tcBorders>
          </w:tcPr>
          <w:p w14:paraId="5758622F" w14:textId="77777777" w:rsidR="00041C8B" w:rsidRPr="001A5891" w:rsidRDefault="00041C8B" w:rsidP="00041C8B">
            <w:pPr>
              <w:jc w:val="center"/>
              <w:rPr>
                <w:color w:val="auto"/>
              </w:rPr>
            </w:pPr>
          </w:p>
        </w:tc>
      </w:tr>
      <w:tr w:rsidR="001A5891" w:rsidRPr="001A5891" w14:paraId="177BC986" w14:textId="77777777" w:rsidTr="009C772B">
        <w:trPr>
          <w:trHeight w:val="320"/>
        </w:trPr>
        <w:tc>
          <w:tcPr>
            <w:tcW w:w="2014" w:type="dxa"/>
            <w:tcBorders>
              <w:top w:val="nil"/>
              <w:bottom w:val="nil"/>
              <w:right w:val="nil"/>
            </w:tcBorders>
            <w:noWrap/>
            <w:hideMark/>
          </w:tcPr>
          <w:p w14:paraId="5AF79D8A" w14:textId="77777777" w:rsidR="00041C8B" w:rsidRPr="001A5891" w:rsidRDefault="00041C8B" w:rsidP="00041C8B">
            <w:pPr>
              <w:rPr>
                <w:color w:val="auto"/>
              </w:rPr>
            </w:pPr>
            <w:r w:rsidRPr="001A5891">
              <w:rPr>
                <w:color w:val="auto"/>
              </w:rPr>
              <w:t>Genitourinary</w:t>
            </w:r>
          </w:p>
        </w:tc>
        <w:tc>
          <w:tcPr>
            <w:tcW w:w="1761" w:type="dxa"/>
            <w:tcBorders>
              <w:top w:val="nil"/>
              <w:left w:val="nil"/>
              <w:bottom w:val="nil"/>
              <w:right w:val="nil"/>
            </w:tcBorders>
            <w:noWrap/>
            <w:hideMark/>
          </w:tcPr>
          <w:p w14:paraId="6863A01B" w14:textId="77777777" w:rsidR="00041C8B" w:rsidRPr="001A5891" w:rsidRDefault="00041C8B" w:rsidP="00041C8B">
            <w:pPr>
              <w:jc w:val="center"/>
              <w:rPr>
                <w:color w:val="auto"/>
              </w:rPr>
            </w:pPr>
            <w:r w:rsidRPr="001A5891">
              <w:rPr>
                <w:color w:val="auto"/>
              </w:rPr>
              <w:t xml:space="preserve"> 145 (3.7)</w:t>
            </w:r>
          </w:p>
        </w:tc>
        <w:tc>
          <w:tcPr>
            <w:tcW w:w="3118" w:type="dxa"/>
            <w:tcBorders>
              <w:top w:val="nil"/>
              <w:left w:val="nil"/>
              <w:bottom w:val="nil"/>
              <w:right w:val="nil"/>
            </w:tcBorders>
            <w:noWrap/>
            <w:hideMark/>
          </w:tcPr>
          <w:p w14:paraId="51021801" w14:textId="77777777" w:rsidR="00041C8B" w:rsidRPr="001A5891" w:rsidRDefault="00041C8B" w:rsidP="00041C8B">
            <w:pPr>
              <w:jc w:val="center"/>
              <w:rPr>
                <w:color w:val="auto"/>
              </w:rPr>
            </w:pPr>
            <w:r w:rsidRPr="001A5891">
              <w:rPr>
                <w:color w:val="auto"/>
              </w:rPr>
              <w:t xml:space="preserve"> 15 (3.7)</w:t>
            </w:r>
          </w:p>
        </w:tc>
        <w:tc>
          <w:tcPr>
            <w:tcW w:w="1500" w:type="dxa"/>
            <w:tcBorders>
              <w:top w:val="nil"/>
              <w:left w:val="nil"/>
              <w:bottom w:val="nil"/>
              <w:right w:val="nil"/>
            </w:tcBorders>
            <w:noWrap/>
            <w:hideMark/>
          </w:tcPr>
          <w:p w14:paraId="585FC34A" w14:textId="77777777" w:rsidR="00041C8B" w:rsidRPr="001A5891" w:rsidRDefault="00041C8B" w:rsidP="00041C8B">
            <w:pPr>
              <w:jc w:val="center"/>
              <w:rPr>
                <w:color w:val="auto"/>
              </w:rPr>
            </w:pPr>
            <w:r w:rsidRPr="001A5891">
              <w:rPr>
                <w:color w:val="auto"/>
              </w:rPr>
              <w:t xml:space="preserve"> 130 (3.7)</w:t>
            </w:r>
          </w:p>
        </w:tc>
        <w:tc>
          <w:tcPr>
            <w:tcW w:w="819" w:type="dxa"/>
            <w:tcBorders>
              <w:top w:val="nil"/>
              <w:left w:val="nil"/>
              <w:bottom w:val="nil"/>
              <w:right w:val="single" w:sz="4" w:space="0" w:color="auto"/>
            </w:tcBorders>
          </w:tcPr>
          <w:p w14:paraId="6CD3E16B" w14:textId="77777777" w:rsidR="00041C8B" w:rsidRPr="001A5891" w:rsidRDefault="00041C8B" w:rsidP="00041C8B">
            <w:pPr>
              <w:jc w:val="center"/>
              <w:rPr>
                <w:color w:val="auto"/>
              </w:rPr>
            </w:pPr>
          </w:p>
        </w:tc>
      </w:tr>
      <w:tr w:rsidR="001A5891" w:rsidRPr="001A5891" w14:paraId="3849968C" w14:textId="77777777" w:rsidTr="009C772B">
        <w:trPr>
          <w:trHeight w:val="320"/>
        </w:trPr>
        <w:tc>
          <w:tcPr>
            <w:tcW w:w="2014" w:type="dxa"/>
            <w:tcBorders>
              <w:top w:val="nil"/>
              <w:bottom w:val="nil"/>
              <w:right w:val="nil"/>
            </w:tcBorders>
            <w:noWrap/>
            <w:hideMark/>
          </w:tcPr>
          <w:p w14:paraId="02EED2B4" w14:textId="77777777" w:rsidR="00041C8B" w:rsidRPr="001A5891" w:rsidRDefault="00041C8B" w:rsidP="00041C8B">
            <w:pPr>
              <w:rPr>
                <w:color w:val="auto"/>
              </w:rPr>
            </w:pPr>
            <w:r w:rsidRPr="001A5891">
              <w:rPr>
                <w:color w:val="auto"/>
              </w:rPr>
              <w:t>Gynecological</w:t>
            </w:r>
          </w:p>
        </w:tc>
        <w:tc>
          <w:tcPr>
            <w:tcW w:w="1761" w:type="dxa"/>
            <w:tcBorders>
              <w:top w:val="nil"/>
              <w:left w:val="nil"/>
              <w:bottom w:val="nil"/>
              <w:right w:val="nil"/>
            </w:tcBorders>
            <w:noWrap/>
            <w:hideMark/>
          </w:tcPr>
          <w:p w14:paraId="1F15FFA3" w14:textId="77777777" w:rsidR="00041C8B" w:rsidRPr="001A5891" w:rsidRDefault="00041C8B" w:rsidP="00041C8B">
            <w:pPr>
              <w:jc w:val="center"/>
              <w:rPr>
                <w:color w:val="auto"/>
              </w:rPr>
            </w:pPr>
            <w:r w:rsidRPr="001A5891">
              <w:rPr>
                <w:color w:val="auto"/>
              </w:rPr>
              <w:t xml:space="preserve"> 522 (17.8)</w:t>
            </w:r>
          </w:p>
        </w:tc>
        <w:tc>
          <w:tcPr>
            <w:tcW w:w="3118" w:type="dxa"/>
            <w:tcBorders>
              <w:top w:val="nil"/>
              <w:left w:val="nil"/>
              <w:bottom w:val="nil"/>
              <w:right w:val="nil"/>
            </w:tcBorders>
            <w:noWrap/>
            <w:hideMark/>
          </w:tcPr>
          <w:p w14:paraId="29FCC531" w14:textId="77777777" w:rsidR="00041C8B" w:rsidRPr="001A5891" w:rsidRDefault="00041C8B" w:rsidP="00041C8B">
            <w:pPr>
              <w:jc w:val="center"/>
              <w:rPr>
                <w:color w:val="auto"/>
              </w:rPr>
            </w:pPr>
            <w:r w:rsidRPr="001A5891">
              <w:rPr>
                <w:color w:val="auto"/>
              </w:rPr>
              <w:t xml:space="preserve"> 132 (38.1)</w:t>
            </w:r>
          </w:p>
        </w:tc>
        <w:tc>
          <w:tcPr>
            <w:tcW w:w="1500" w:type="dxa"/>
            <w:tcBorders>
              <w:top w:val="nil"/>
              <w:left w:val="nil"/>
              <w:bottom w:val="nil"/>
              <w:right w:val="nil"/>
            </w:tcBorders>
            <w:noWrap/>
            <w:hideMark/>
          </w:tcPr>
          <w:p w14:paraId="6125C363" w14:textId="77777777" w:rsidR="00041C8B" w:rsidRPr="001A5891" w:rsidRDefault="00041C8B" w:rsidP="00041C8B">
            <w:pPr>
              <w:jc w:val="center"/>
              <w:rPr>
                <w:color w:val="auto"/>
              </w:rPr>
            </w:pPr>
            <w:r w:rsidRPr="001A5891">
              <w:rPr>
                <w:color w:val="auto"/>
              </w:rPr>
              <w:t xml:space="preserve"> 390 (15.3)</w:t>
            </w:r>
          </w:p>
        </w:tc>
        <w:tc>
          <w:tcPr>
            <w:tcW w:w="819" w:type="dxa"/>
            <w:tcBorders>
              <w:top w:val="nil"/>
              <w:left w:val="nil"/>
              <w:bottom w:val="nil"/>
              <w:right w:val="single" w:sz="4" w:space="0" w:color="auto"/>
            </w:tcBorders>
          </w:tcPr>
          <w:p w14:paraId="00C59DF6" w14:textId="77777777" w:rsidR="00041C8B" w:rsidRPr="001A5891" w:rsidRDefault="00041C8B" w:rsidP="00041C8B">
            <w:pPr>
              <w:jc w:val="center"/>
              <w:rPr>
                <w:color w:val="auto"/>
              </w:rPr>
            </w:pPr>
          </w:p>
        </w:tc>
      </w:tr>
      <w:tr w:rsidR="001A5891" w:rsidRPr="001A5891" w14:paraId="5A62DF67" w14:textId="77777777" w:rsidTr="009C772B">
        <w:trPr>
          <w:trHeight w:val="320"/>
        </w:trPr>
        <w:tc>
          <w:tcPr>
            <w:tcW w:w="2014" w:type="dxa"/>
            <w:tcBorders>
              <w:top w:val="nil"/>
              <w:bottom w:val="nil"/>
              <w:right w:val="nil"/>
            </w:tcBorders>
            <w:noWrap/>
            <w:hideMark/>
          </w:tcPr>
          <w:p w14:paraId="7A214AD4" w14:textId="77777777" w:rsidR="00041C8B" w:rsidRPr="001A5891" w:rsidRDefault="00041C8B" w:rsidP="00041C8B">
            <w:pPr>
              <w:rPr>
                <w:color w:val="auto"/>
              </w:rPr>
            </w:pPr>
            <w:r w:rsidRPr="001A5891">
              <w:rPr>
                <w:color w:val="auto"/>
              </w:rPr>
              <w:t>Male Reproductive</w:t>
            </w:r>
          </w:p>
        </w:tc>
        <w:tc>
          <w:tcPr>
            <w:tcW w:w="1761" w:type="dxa"/>
            <w:tcBorders>
              <w:top w:val="nil"/>
              <w:left w:val="nil"/>
              <w:bottom w:val="nil"/>
              <w:right w:val="nil"/>
            </w:tcBorders>
            <w:noWrap/>
            <w:hideMark/>
          </w:tcPr>
          <w:p w14:paraId="6A40A7BD" w14:textId="77777777" w:rsidR="00041C8B" w:rsidRPr="001A5891" w:rsidRDefault="00041C8B" w:rsidP="00041C8B">
            <w:pPr>
              <w:jc w:val="center"/>
              <w:rPr>
                <w:color w:val="auto"/>
              </w:rPr>
            </w:pPr>
            <w:r w:rsidRPr="001A5891">
              <w:rPr>
                <w:color w:val="auto"/>
              </w:rPr>
              <w:t xml:space="preserve"> 620 (13.8)</w:t>
            </w:r>
          </w:p>
        </w:tc>
        <w:tc>
          <w:tcPr>
            <w:tcW w:w="3118" w:type="dxa"/>
            <w:tcBorders>
              <w:top w:val="nil"/>
              <w:left w:val="nil"/>
              <w:bottom w:val="nil"/>
              <w:right w:val="nil"/>
            </w:tcBorders>
            <w:noWrap/>
            <w:hideMark/>
          </w:tcPr>
          <w:p w14:paraId="4D700042" w14:textId="77777777" w:rsidR="00041C8B" w:rsidRPr="001A5891" w:rsidRDefault="00041C8B" w:rsidP="00041C8B">
            <w:pPr>
              <w:jc w:val="center"/>
              <w:rPr>
                <w:color w:val="auto"/>
              </w:rPr>
            </w:pPr>
            <w:r w:rsidRPr="001A5891">
              <w:rPr>
                <w:color w:val="auto"/>
              </w:rPr>
              <w:t xml:space="preserve"> 50 (6.0)</w:t>
            </w:r>
          </w:p>
        </w:tc>
        <w:tc>
          <w:tcPr>
            <w:tcW w:w="1500" w:type="dxa"/>
            <w:tcBorders>
              <w:top w:val="nil"/>
              <w:left w:val="nil"/>
              <w:bottom w:val="nil"/>
              <w:right w:val="nil"/>
            </w:tcBorders>
            <w:noWrap/>
            <w:hideMark/>
          </w:tcPr>
          <w:p w14:paraId="5CC6D4D1" w14:textId="77777777" w:rsidR="00041C8B" w:rsidRPr="001A5891" w:rsidRDefault="00041C8B" w:rsidP="00041C8B">
            <w:pPr>
              <w:jc w:val="center"/>
              <w:rPr>
                <w:color w:val="auto"/>
              </w:rPr>
            </w:pPr>
            <w:r w:rsidRPr="001A5891">
              <w:rPr>
                <w:color w:val="auto"/>
              </w:rPr>
              <w:t xml:space="preserve"> 570 (14.7)</w:t>
            </w:r>
          </w:p>
        </w:tc>
        <w:tc>
          <w:tcPr>
            <w:tcW w:w="819" w:type="dxa"/>
            <w:tcBorders>
              <w:top w:val="nil"/>
              <w:left w:val="nil"/>
              <w:bottom w:val="nil"/>
              <w:right w:val="single" w:sz="4" w:space="0" w:color="auto"/>
            </w:tcBorders>
          </w:tcPr>
          <w:p w14:paraId="52DF44E5" w14:textId="77777777" w:rsidR="00041C8B" w:rsidRPr="001A5891" w:rsidRDefault="00041C8B" w:rsidP="00041C8B">
            <w:pPr>
              <w:jc w:val="center"/>
              <w:rPr>
                <w:color w:val="auto"/>
              </w:rPr>
            </w:pPr>
          </w:p>
        </w:tc>
      </w:tr>
      <w:tr w:rsidR="001A5891" w:rsidRPr="001A5891" w14:paraId="7EB3893E" w14:textId="77777777" w:rsidTr="009C772B">
        <w:trPr>
          <w:trHeight w:val="320"/>
        </w:trPr>
        <w:tc>
          <w:tcPr>
            <w:tcW w:w="2014" w:type="dxa"/>
            <w:tcBorders>
              <w:top w:val="nil"/>
              <w:bottom w:val="nil"/>
              <w:right w:val="nil"/>
            </w:tcBorders>
            <w:noWrap/>
          </w:tcPr>
          <w:p w14:paraId="1E2166EF" w14:textId="77777777" w:rsidR="00041C8B" w:rsidRPr="001A5891" w:rsidRDefault="00041C8B" w:rsidP="00041C8B">
            <w:pPr>
              <w:rPr>
                <w:color w:val="auto"/>
              </w:rPr>
            </w:pPr>
            <w:r w:rsidRPr="001A5891">
              <w:rPr>
                <w:color w:val="auto"/>
              </w:rPr>
              <w:t>Melanoma</w:t>
            </w:r>
          </w:p>
        </w:tc>
        <w:tc>
          <w:tcPr>
            <w:tcW w:w="1761" w:type="dxa"/>
            <w:tcBorders>
              <w:top w:val="nil"/>
              <w:left w:val="nil"/>
              <w:bottom w:val="nil"/>
              <w:right w:val="nil"/>
            </w:tcBorders>
            <w:noWrap/>
          </w:tcPr>
          <w:p w14:paraId="0276A39D" w14:textId="77777777" w:rsidR="00041C8B" w:rsidRPr="001A5891" w:rsidRDefault="00041C8B" w:rsidP="00041C8B">
            <w:pPr>
              <w:jc w:val="center"/>
              <w:rPr>
                <w:color w:val="auto"/>
              </w:rPr>
            </w:pPr>
            <w:r w:rsidRPr="001A5891">
              <w:rPr>
                <w:color w:val="auto"/>
              </w:rPr>
              <w:t xml:space="preserve"> 240 (9.3)</w:t>
            </w:r>
          </w:p>
        </w:tc>
        <w:tc>
          <w:tcPr>
            <w:tcW w:w="3118" w:type="dxa"/>
            <w:tcBorders>
              <w:top w:val="nil"/>
              <w:left w:val="nil"/>
              <w:bottom w:val="nil"/>
              <w:right w:val="nil"/>
            </w:tcBorders>
            <w:noWrap/>
          </w:tcPr>
          <w:p w14:paraId="1C6F67C6" w14:textId="77777777" w:rsidR="00041C8B" w:rsidRPr="001A5891" w:rsidRDefault="00041C8B" w:rsidP="00041C8B">
            <w:pPr>
              <w:jc w:val="center"/>
              <w:rPr>
                <w:color w:val="auto"/>
              </w:rPr>
            </w:pPr>
            <w:r w:rsidRPr="001A5891">
              <w:rPr>
                <w:color w:val="auto"/>
              </w:rPr>
              <w:t xml:space="preserve"> 15 (2.0)</w:t>
            </w:r>
          </w:p>
        </w:tc>
        <w:tc>
          <w:tcPr>
            <w:tcW w:w="1500" w:type="dxa"/>
            <w:tcBorders>
              <w:top w:val="nil"/>
              <w:left w:val="nil"/>
              <w:bottom w:val="nil"/>
              <w:right w:val="nil"/>
            </w:tcBorders>
            <w:noWrap/>
          </w:tcPr>
          <w:p w14:paraId="78ECD113" w14:textId="77777777" w:rsidR="00041C8B" w:rsidRPr="001A5891" w:rsidRDefault="00041C8B" w:rsidP="00041C8B">
            <w:pPr>
              <w:jc w:val="center"/>
              <w:rPr>
                <w:color w:val="auto"/>
              </w:rPr>
            </w:pPr>
            <w:r w:rsidRPr="001A5891">
              <w:rPr>
                <w:color w:val="auto"/>
              </w:rPr>
              <w:t xml:space="preserve"> 225 (10.2)</w:t>
            </w:r>
          </w:p>
        </w:tc>
        <w:tc>
          <w:tcPr>
            <w:tcW w:w="819" w:type="dxa"/>
            <w:tcBorders>
              <w:top w:val="nil"/>
              <w:left w:val="nil"/>
              <w:bottom w:val="nil"/>
              <w:right w:val="single" w:sz="4" w:space="0" w:color="auto"/>
            </w:tcBorders>
          </w:tcPr>
          <w:p w14:paraId="301DB4F3" w14:textId="77777777" w:rsidR="00041C8B" w:rsidRPr="001A5891" w:rsidRDefault="00041C8B" w:rsidP="00041C8B">
            <w:pPr>
              <w:jc w:val="center"/>
              <w:rPr>
                <w:color w:val="auto"/>
              </w:rPr>
            </w:pPr>
          </w:p>
        </w:tc>
      </w:tr>
      <w:tr w:rsidR="001A5891" w:rsidRPr="001A5891" w14:paraId="17F61636" w14:textId="77777777" w:rsidTr="009C772B">
        <w:trPr>
          <w:trHeight w:val="320"/>
        </w:trPr>
        <w:tc>
          <w:tcPr>
            <w:tcW w:w="2014" w:type="dxa"/>
            <w:tcBorders>
              <w:top w:val="nil"/>
              <w:bottom w:val="single" w:sz="4" w:space="0" w:color="auto"/>
              <w:right w:val="nil"/>
            </w:tcBorders>
            <w:noWrap/>
          </w:tcPr>
          <w:p w14:paraId="48A50DDA" w14:textId="77777777" w:rsidR="00041C8B" w:rsidRPr="001A5891" w:rsidRDefault="00041C8B" w:rsidP="00041C8B">
            <w:pPr>
              <w:rPr>
                <w:color w:val="auto"/>
              </w:rPr>
            </w:pPr>
            <w:r w:rsidRPr="001A5891">
              <w:rPr>
                <w:color w:val="auto"/>
              </w:rPr>
              <w:t>Other</w:t>
            </w:r>
          </w:p>
        </w:tc>
        <w:tc>
          <w:tcPr>
            <w:tcW w:w="1761" w:type="dxa"/>
            <w:tcBorders>
              <w:top w:val="nil"/>
              <w:left w:val="nil"/>
              <w:bottom w:val="single" w:sz="4" w:space="0" w:color="auto"/>
              <w:right w:val="nil"/>
            </w:tcBorders>
            <w:noWrap/>
          </w:tcPr>
          <w:p w14:paraId="7F11479F" w14:textId="77777777" w:rsidR="00041C8B" w:rsidRPr="001A5891" w:rsidRDefault="00041C8B" w:rsidP="00041C8B">
            <w:pPr>
              <w:jc w:val="center"/>
              <w:rPr>
                <w:color w:val="auto"/>
              </w:rPr>
            </w:pPr>
            <w:r w:rsidRPr="001A5891">
              <w:rPr>
                <w:color w:val="auto"/>
              </w:rPr>
              <w:t xml:space="preserve"> 592 (19.1)</w:t>
            </w:r>
          </w:p>
        </w:tc>
        <w:tc>
          <w:tcPr>
            <w:tcW w:w="3118" w:type="dxa"/>
            <w:tcBorders>
              <w:top w:val="nil"/>
              <w:left w:val="nil"/>
              <w:bottom w:val="single" w:sz="4" w:space="0" w:color="auto"/>
              <w:right w:val="nil"/>
            </w:tcBorders>
            <w:noWrap/>
          </w:tcPr>
          <w:p w14:paraId="54F5A063" w14:textId="77777777" w:rsidR="00041C8B" w:rsidRPr="001A5891" w:rsidRDefault="00041C8B" w:rsidP="00041C8B">
            <w:pPr>
              <w:jc w:val="center"/>
              <w:rPr>
                <w:color w:val="auto"/>
              </w:rPr>
            </w:pPr>
            <w:r w:rsidRPr="001A5891">
              <w:rPr>
                <w:color w:val="auto"/>
              </w:rPr>
              <w:t xml:space="preserve"> 99 (23.1)</w:t>
            </w:r>
          </w:p>
        </w:tc>
        <w:tc>
          <w:tcPr>
            <w:tcW w:w="1500" w:type="dxa"/>
            <w:tcBorders>
              <w:top w:val="nil"/>
              <w:left w:val="nil"/>
              <w:bottom w:val="single" w:sz="4" w:space="0" w:color="auto"/>
              <w:right w:val="nil"/>
            </w:tcBorders>
            <w:noWrap/>
          </w:tcPr>
          <w:p w14:paraId="6E16D918" w14:textId="77777777" w:rsidR="00041C8B" w:rsidRPr="001A5891" w:rsidRDefault="00041C8B" w:rsidP="00041C8B">
            <w:pPr>
              <w:jc w:val="center"/>
              <w:rPr>
                <w:color w:val="auto"/>
              </w:rPr>
            </w:pPr>
            <w:r w:rsidRPr="001A5891">
              <w:rPr>
                <w:color w:val="auto"/>
              </w:rPr>
              <w:t xml:space="preserve"> 493 (18.6)</w:t>
            </w:r>
          </w:p>
        </w:tc>
        <w:tc>
          <w:tcPr>
            <w:tcW w:w="819" w:type="dxa"/>
            <w:tcBorders>
              <w:top w:val="nil"/>
              <w:left w:val="nil"/>
              <w:bottom w:val="single" w:sz="4" w:space="0" w:color="auto"/>
              <w:right w:val="single" w:sz="4" w:space="0" w:color="auto"/>
            </w:tcBorders>
          </w:tcPr>
          <w:p w14:paraId="7D935378" w14:textId="77777777" w:rsidR="00041C8B" w:rsidRPr="001A5891" w:rsidRDefault="00041C8B" w:rsidP="00041C8B">
            <w:pPr>
              <w:jc w:val="center"/>
              <w:rPr>
                <w:color w:val="auto"/>
              </w:rPr>
            </w:pPr>
          </w:p>
        </w:tc>
      </w:tr>
      <w:tr w:rsidR="001A5891" w:rsidRPr="001A5891" w14:paraId="1B81116A" w14:textId="77777777" w:rsidTr="009C772B">
        <w:trPr>
          <w:trHeight w:val="320"/>
        </w:trPr>
        <w:tc>
          <w:tcPr>
            <w:tcW w:w="8393" w:type="dxa"/>
            <w:gridSpan w:val="4"/>
            <w:tcBorders>
              <w:bottom w:val="nil"/>
              <w:right w:val="nil"/>
            </w:tcBorders>
            <w:noWrap/>
            <w:hideMark/>
          </w:tcPr>
          <w:p w14:paraId="56BED395" w14:textId="77777777" w:rsidR="00041C8B" w:rsidRPr="001A5891" w:rsidRDefault="00041C8B" w:rsidP="00041C8B">
            <w:pPr>
              <w:rPr>
                <w:color w:val="auto"/>
              </w:rPr>
            </w:pPr>
            <w:r w:rsidRPr="001A5891">
              <w:rPr>
                <w:color w:val="auto"/>
              </w:rPr>
              <w:t>Years Since Diagnosis</w:t>
            </w:r>
          </w:p>
        </w:tc>
        <w:tc>
          <w:tcPr>
            <w:tcW w:w="819" w:type="dxa"/>
            <w:tcBorders>
              <w:left w:val="nil"/>
              <w:bottom w:val="nil"/>
              <w:right w:val="single" w:sz="4" w:space="0" w:color="auto"/>
            </w:tcBorders>
          </w:tcPr>
          <w:p w14:paraId="71C7DD48" w14:textId="77777777" w:rsidR="00041C8B" w:rsidRPr="001A5891" w:rsidRDefault="00041C8B" w:rsidP="00041C8B">
            <w:pPr>
              <w:jc w:val="center"/>
              <w:rPr>
                <w:color w:val="auto"/>
              </w:rPr>
            </w:pPr>
            <w:r w:rsidRPr="001A5891">
              <w:rPr>
                <w:color w:val="auto"/>
              </w:rPr>
              <w:t>0.53</w:t>
            </w:r>
          </w:p>
        </w:tc>
      </w:tr>
      <w:tr w:rsidR="001A5891" w:rsidRPr="001A5891" w14:paraId="623F6B1E" w14:textId="77777777" w:rsidTr="009C772B">
        <w:trPr>
          <w:trHeight w:val="320"/>
        </w:trPr>
        <w:tc>
          <w:tcPr>
            <w:tcW w:w="2014" w:type="dxa"/>
            <w:tcBorders>
              <w:top w:val="nil"/>
              <w:bottom w:val="nil"/>
              <w:right w:val="nil"/>
            </w:tcBorders>
            <w:noWrap/>
            <w:hideMark/>
          </w:tcPr>
          <w:p w14:paraId="4185C588" w14:textId="77777777" w:rsidR="00041C8B" w:rsidRPr="001A5891" w:rsidRDefault="00041C8B" w:rsidP="00041C8B">
            <w:pPr>
              <w:rPr>
                <w:color w:val="auto"/>
              </w:rPr>
            </w:pPr>
            <w:r w:rsidRPr="001A5891">
              <w:rPr>
                <w:color w:val="auto"/>
              </w:rPr>
              <w:t>&lt; 2 years</w:t>
            </w:r>
          </w:p>
        </w:tc>
        <w:tc>
          <w:tcPr>
            <w:tcW w:w="1761" w:type="dxa"/>
            <w:tcBorders>
              <w:top w:val="nil"/>
              <w:left w:val="nil"/>
              <w:bottom w:val="nil"/>
              <w:right w:val="nil"/>
            </w:tcBorders>
            <w:noWrap/>
            <w:hideMark/>
          </w:tcPr>
          <w:p w14:paraId="43F7CAD2" w14:textId="77777777" w:rsidR="00041C8B" w:rsidRPr="001A5891" w:rsidRDefault="00041C8B" w:rsidP="00041C8B">
            <w:pPr>
              <w:jc w:val="center"/>
              <w:rPr>
                <w:color w:val="auto"/>
              </w:rPr>
            </w:pPr>
            <w:r w:rsidRPr="001A5891">
              <w:rPr>
                <w:color w:val="auto"/>
              </w:rPr>
              <w:t xml:space="preserve"> 817 (22.0)</w:t>
            </w:r>
          </w:p>
        </w:tc>
        <w:tc>
          <w:tcPr>
            <w:tcW w:w="3118" w:type="dxa"/>
            <w:tcBorders>
              <w:top w:val="nil"/>
              <w:left w:val="nil"/>
              <w:bottom w:val="nil"/>
              <w:right w:val="nil"/>
            </w:tcBorders>
            <w:noWrap/>
            <w:hideMark/>
          </w:tcPr>
          <w:p w14:paraId="142CC105" w14:textId="77777777" w:rsidR="00041C8B" w:rsidRPr="001A5891" w:rsidRDefault="00041C8B" w:rsidP="00041C8B">
            <w:pPr>
              <w:jc w:val="center"/>
              <w:rPr>
                <w:color w:val="auto"/>
              </w:rPr>
            </w:pPr>
            <w:r w:rsidRPr="001A5891">
              <w:rPr>
                <w:color w:val="auto"/>
              </w:rPr>
              <w:t xml:space="preserve"> 113 (21.4)</w:t>
            </w:r>
          </w:p>
        </w:tc>
        <w:tc>
          <w:tcPr>
            <w:tcW w:w="1500" w:type="dxa"/>
            <w:tcBorders>
              <w:top w:val="nil"/>
              <w:left w:val="nil"/>
              <w:bottom w:val="nil"/>
              <w:right w:val="nil"/>
            </w:tcBorders>
            <w:noWrap/>
            <w:hideMark/>
          </w:tcPr>
          <w:p w14:paraId="13F5916B" w14:textId="77777777" w:rsidR="00041C8B" w:rsidRPr="001A5891" w:rsidRDefault="00041C8B" w:rsidP="00041C8B">
            <w:pPr>
              <w:jc w:val="center"/>
              <w:rPr>
                <w:color w:val="auto"/>
              </w:rPr>
            </w:pPr>
            <w:r w:rsidRPr="001A5891">
              <w:rPr>
                <w:color w:val="auto"/>
              </w:rPr>
              <w:t xml:space="preserve"> 704 (22)</w:t>
            </w:r>
          </w:p>
        </w:tc>
        <w:tc>
          <w:tcPr>
            <w:tcW w:w="819" w:type="dxa"/>
            <w:tcBorders>
              <w:top w:val="nil"/>
              <w:left w:val="nil"/>
              <w:bottom w:val="nil"/>
              <w:right w:val="single" w:sz="4" w:space="0" w:color="auto"/>
            </w:tcBorders>
          </w:tcPr>
          <w:p w14:paraId="4ED87CFA" w14:textId="77777777" w:rsidR="00041C8B" w:rsidRPr="001A5891" w:rsidRDefault="00041C8B" w:rsidP="00041C8B">
            <w:pPr>
              <w:jc w:val="center"/>
              <w:rPr>
                <w:color w:val="auto"/>
              </w:rPr>
            </w:pPr>
          </w:p>
        </w:tc>
      </w:tr>
      <w:tr w:rsidR="001A5891" w:rsidRPr="001A5891" w14:paraId="59BE428F" w14:textId="77777777" w:rsidTr="009C772B">
        <w:trPr>
          <w:trHeight w:val="320"/>
        </w:trPr>
        <w:tc>
          <w:tcPr>
            <w:tcW w:w="2014" w:type="dxa"/>
            <w:tcBorders>
              <w:top w:val="nil"/>
              <w:bottom w:val="nil"/>
              <w:right w:val="nil"/>
            </w:tcBorders>
            <w:noWrap/>
            <w:hideMark/>
          </w:tcPr>
          <w:p w14:paraId="35FD581B" w14:textId="77777777" w:rsidR="00041C8B" w:rsidRPr="001A5891" w:rsidRDefault="00041C8B" w:rsidP="00041C8B">
            <w:pPr>
              <w:rPr>
                <w:color w:val="auto"/>
              </w:rPr>
            </w:pPr>
            <w:r w:rsidRPr="001A5891">
              <w:rPr>
                <w:color w:val="auto"/>
              </w:rPr>
              <w:sym w:font="Symbol" w:char="F0B3"/>
            </w:r>
            <w:r w:rsidRPr="001A5891">
              <w:rPr>
                <w:color w:val="auto"/>
              </w:rPr>
              <w:t xml:space="preserve"> 2 and &lt; 6 years</w:t>
            </w:r>
          </w:p>
        </w:tc>
        <w:tc>
          <w:tcPr>
            <w:tcW w:w="1761" w:type="dxa"/>
            <w:tcBorders>
              <w:top w:val="nil"/>
              <w:left w:val="nil"/>
              <w:bottom w:val="nil"/>
              <w:right w:val="nil"/>
            </w:tcBorders>
            <w:noWrap/>
            <w:hideMark/>
          </w:tcPr>
          <w:p w14:paraId="5329E776" w14:textId="77777777" w:rsidR="00041C8B" w:rsidRPr="001A5891" w:rsidRDefault="00041C8B" w:rsidP="00041C8B">
            <w:pPr>
              <w:jc w:val="center"/>
              <w:rPr>
                <w:color w:val="auto"/>
              </w:rPr>
            </w:pPr>
            <w:r w:rsidRPr="001A5891">
              <w:rPr>
                <w:color w:val="auto"/>
              </w:rPr>
              <w:t xml:space="preserve"> 1991 (64.4)</w:t>
            </w:r>
          </w:p>
        </w:tc>
        <w:tc>
          <w:tcPr>
            <w:tcW w:w="3118" w:type="dxa"/>
            <w:tcBorders>
              <w:top w:val="nil"/>
              <w:left w:val="nil"/>
              <w:bottom w:val="nil"/>
              <w:right w:val="nil"/>
            </w:tcBorders>
            <w:noWrap/>
            <w:hideMark/>
          </w:tcPr>
          <w:p w14:paraId="09A18A0A" w14:textId="77777777" w:rsidR="00041C8B" w:rsidRPr="001A5891" w:rsidRDefault="00041C8B" w:rsidP="00041C8B">
            <w:pPr>
              <w:jc w:val="center"/>
              <w:rPr>
                <w:color w:val="auto"/>
              </w:rPr>
            </w:pPr>
            <w:r w:rsidRPr="001A5891">
              <w:rPr>
                <w:color w:val="auto"/>
              </w:rPr>
              <w:t xml:space="preserve"> 257 (67.4)</w:t>
            </w:r>
          </w:p>
        </w:tc>
        <w:tc>
          <w:tcPr>
            <w:tcW w:w="1500" w:type="dxa"/>
            <w:tcBorders>
              <w:top w:val="nil"/>
              <w:left w:val="nil"/>
              <w:bottom w:val="nil"/>
              <w:right w:val="nil"/>
            </w:tcBorders>
            <w:noWrap/>
            <w:hideMark/>
          </w:tcPr>
          <w:p w14:paraId="153951E4" w14:textId="77777777" w:rsidR="00041C8B" w:rsidRPr="001A5891" w:rsidRDefault="00041C8B" w:rsidP="00041C8B">
            <w:pPr>
              <w:jc w:val="center"/>
              <w:rPr>
                <w:color w:val="auto"/>
              </w:rPr>
            </w:pPr>
            <w:r w:rsidRPr="001A5891">
              <w:rPr>
                <w:color w:val="auto"/>
              </w:rPr>
              <w:t xml:space="preserve"> 1734 (64.1)</w:t>
            </w:r>
          </w:p>
        </w:tc>
        <w:tc>
          <w:tcPr>
            <w:tcW w:w="819" w:type="dxa"/>
            <w:tcBorders>
              <w:top w:val="nil"/>
              <w:left w:val="nil"/>
              <w:bottom w:val="nil"/>
              <w:right w:val="single" w:sz="4" w:space="0" w:color="auto"/>
            </w:tcBorders>
          </w:tcPr>
          <w:p w14:paraId="53074A67" w14:textId="77777777" w:rsidR="00041C8B" w:rsidRPr="001A5891" w:rsidRDefault="00041C8B" w:rsidP="00041C8B">
            <w:pPr>
              <w:jc w:val="center"/>
              <w:rPr>
                <w:color w:val="auto"/>
              </w:rPr>
            </w:pPr>
          </w:p>
        </w:tc>
      </w:tr>
      <w:tr w:rsidR="001A5891" w:rsidRPr="001A5891" w14:paraId="0A0A51BB" w14:textId="77777777" w:rsidTr="009C772B">
        <w:trPr>
          <w:trHeight w:val="320"/>
        </w:trPr>
        <w:tc>
          <w:tcPr>
            <w:tcW w:w="2014" w:type="dxa"/>
            <w:tcBorders>
              <w:top w:val="nil"/>
              <w:bottom w:val="single" w:sz="4" w:space="0" w:color="auto"/>
              <w:right w:val="nil"/>
            </w:tcBorders>
            <w:noWrap/>
            <w:hideMark/>
          </w:tcPr>
          <w:p w14:paraId="730C4C6D" w14:textId="77777777" w:rsidR="00041C8B" w:rsidRPr="001A5891" w:rsidRDefault="00041C8B" w:rsidP="00041C8B">
            <w:pPr>
              <w:rPr>
                <w:color w:val="auto"/>
              </w:rPr>
            </w:pPr>
            <w:r w:rsidRPr="001A5891">
              <w:rPr>
                <w:color w:val="auto"/>
              </w:rPr>
              <w:sym w:font="Symbol" w:char="F0B3"/>
            </w:r>
            <w:r w:rsidRPr="001A5891">
              <w:rPr>
                <w:color w:val="auto"/>
              </w:rPr>
              <w:t xml:space="preserve"> 6 years</w:t>
            </w:r>
          </w:p>
        </w:tc>
        <w:tc>
          <w:tcPr>
            <w:tcW w:w="1761" w:type="dxa"/>
            <w:tcBorders>
              <w:top w:val="nil"/>
              <w:left w:val="nil"/>
              <w:bottom w:val="single" w:sz="4" w:space="0" w:color="auto"/>
              <w:right w:val="nil"/>
            </w:tcBorders>
            <w:noWrap/>
            <w:hideMark/>
          </w:tcPr>
          <w:p w14:paraId="39DCE1B1" w14:textId="77777777" w:rsidR="00041C8B" w:rsidRPr="001A5891" w:rsidRDefault="00041C8B" w:rsidP="00041C8B">
            <w:pPr>
              <w:jc w:val="center"/>
              <w:rPr>
                <w:color w:val="auto"/>
              </w:rPr>
            </w:pPr>
            <w:r w:rsidRPr="001A5891">
              <w:rPr>
                <w:color w:val="auto"/>
              </w:rPr>
              <w:t xml:space="preserve"> 497 (13.6)</w:t>
            </w:r>
          </w:p>
        </w:tc>
        <w:tc>
          <w:tcPr>
            <w:tcW w:w="3118" w:type="dxa"/>
            <w:tcBorders>
              <w:top w:val="nil"/>
              <w:left w:val="nil"/>
              <w:bottom w:val="single" w:sz="4" w:space="0" w:color="auto"/>
              <w:right w:val="nil"/>
            </w:tcBorders>
            <w:noWrap/>
            <w:hideMark/>
          </w:tcPr>
          <w:p w14:paraId="69CB12F3" w14:textId="77777777" w:rsidR="00041C8B" w:rsidRPr="001A5891" w:rsidRDefault="00041C8B" w:rsidP="00041C8B">
            <w:pPr>
              <w:jc w:val="center"/>
              <w:rPr>
                <w:color w:val="auto"/>
              </w:rPr>
            </w:pPr>
            <w:r w:rsidRPr="001A5891">
              <w:rPr>
                <w:color w:val="auto"/>
              </w:rPr>
              <w:t xml:space="preserve"> 60 (11.2)</w:t>
            </w:r>
          </w:p>
        </w:tc>
        <w:tc>
          <w:tcPr>
            <w:tcW w:w="1500" w:type="dxa"/>
            <w:tcBorders>
              <w:top w:val="nil"/>
              <w:left w:val="nil"/>
              <w:bottom w:val="single" w:sz="4" w:space="0" w:color="auto"/>
              <w:right w:val="nil"/>
            </w:tcBorders>
            <w:noWrap/>
            <w:hideMark/>
          </w:tcPr>
          <w:p w14:paraId="2EA2D157" w14:textId="77777777" w:rsidR="00041C8B" w:rsidRPr="001A5891" w:rsidRDefault="00041C8B" w:rsidP="00041C8B">
            <w:pPr>
              <w:jc w:val="center"/>
              <w:rPr>
                <w:color w:val="auto"/>
              </w:rPr>
            </w:pPr>
            <w:r w:rsidRPr="001A5891">
              <w:rPr>
                <w:color w:val="auto"/>
              </w:rPr>
              <w:t xml:space="preserve"> 437 (13.9)</w:t>
            </w:r>
          </w:p>
        </w:tc>
        <w:tc>
          <w:tcPr>
            <w:tcW w:w="819" w:type="dxa"/>
            <w:tcBorders>
              <w:top w:val="nil"/>
              <w:left w:val="nil"/>
              <w:bottom w:val="single" w:sz="4" w:space="0" w:color="auto"/>
              <w:right w:val="single" w:sz="4" w:space="0" w:color="auto"/>
            </w:tcBorders>
          </w:tcPr>
          <w:p w14:paraId="3745C103" w14:textId="77777777" w:rsidR="00041C8B" w:rsidRPr="001A5891" w:rsidRDefault="00041C8B" w:rsidP="00041C8B">
            <w:pPr>
              <w:jc w:val="center"/>
              <w:rPr>
                <w:color w:val="auto"/>
              </w:rPr>
            </w:pPr>
          </w:p>
        </w:tc>
      </w:tr>
      <w:tr w:rsidR="001A5891" w:rsidRPr="001A5891" w14:paraId="638B4381" w14:textId="77777777" w:rsidTr="009C772B">
        <w:trPr>
          <w:trHeight w:val="320"/>
        </w:trPr>
        <w:tc>
          <w:tcPr>
            <w:tcW w:w="3775" w:type="dxa"/>
            <w:gridSpan w:val="2"/>
            <w:tcBorders>
              <w:bottom w:val="nil"/>
              <w:right w:val="nil"/>
            </w:tcBorders>
            <w:noWrap/>
            <w:hideMark/>
          </w:tcPr>
          <w:p w14:paraId="48EE2AE8" w14:textId="77777777" w:rsidR="00041C8B" w:rsidRPr="001A5891" w:rsidRDefault="00041C8B" w:rsidP="00041C8B">
            <w:pPr>
              <w:rPr>
                <w:color w:val="auto"/>
              </w:rPr>
            </w:pPr>
            <w:r w:rsidRPr="001A5891">
              <w:rPr>
                <w:color w:val="auto"/>
              </w:rPr>
              <w:t>Smoking Status</w:t>
            </w:r>
          </w:p>
        </w:tc>
        <w:tc>
          <w:tcPr>
            <w:tcW w:w="3118" w:type="dxa"/>
            <w:tcBorders>
              <w:left w:val="nil"/>
              <w:bottom w:val="nil"/>
              <w:right w:val="nil"/>
            </w:tcBorders>
            <w:noWrap/>
            <w:hideMark/>
          </w:tcPr>
          <w:p w14:paraId="73F0D40E" w14:textId="77777777" w:rsidR="00041C8B" w:rsidRPr="001A5891" w:rsidRDefault="00041C8B" w:rsidP="00041C8B">
            <w:pPr>
              <w:jc w:val="center"/>
              <w:rPr>
                <w:color w:val="auto"/>
              </w:rPr>
            </w:pPr>
          </w:p>
        </w:tc>
        <w:tc>
          <w:tcPr>
            <w:tcW w:w="1500" w:type="dxa"/>
            <w:tcBorders>
              <w:left w:val="nil"/>
              <w:bottom w:val="nil"/>
              <w:right w:val="nil"/>
            </w:tcBorders>
            <w:noWrap/>
            <w:hideMark/>
          </w:tcPr>
          <w:p w14:paraId="79040BC0" w14:textId="77777777" w:rsidR="00041C8B" w:rsidRPr="001A5891" w:rsidRDefault="00041C8B" w:rsidP="00041C8B">
            <w:pPr>
              <w:jc w:val="center"/>
              <w:rPr>
                <w:color w:val="auto"/>
              </w:rPr>
            </w:pPr>
          </w:p>
        </w:tc>
        <w:tc>
          <w:tcPr>
            <w:tcW w:w="819" w:type="dxa"/>
            <w:tcBorders>
              <w:left w:val="nil"/>
              <w:bottom w:val="nil"/>
              <w:right w:val="single" w:sz="4" w:space="0" w:color="auto"/>
            </w:tcBorders>
          </w:tcPr>
          <w:p w14:paraId="2B43CFE5" w14:textId="77777777" w:rsidR="00041C8B" w:rsidRPr="001A5891" w:rsidRDefault="00041C8B" w:rsidP="00041C8B">
            <w:pPr>
              <w:jc w:val="center"/>
              <w:rPr>
                <w:color w:val="auto"/>
              </w:rPr>
            </w:pPr>
            <w:r w:rsidRPr="001A5891">
              <w:rPr>
                <w:color w:val="auto"/>
              </w:rPr>
              <w:t>&lt; 0.01</w:t>
            </w:r>
          </w:p>
        </w:tc>
      </w:tr>
      <w:tr w:rsidR="001A5891" w:rsidRPr="001A5891" w14:paraId="2B9E104B" w14:textId="77777777" w:rsidTr="009C772B">
        <w:trPr>
          <w:trHeight w:val="320"/>
        </w:trPr>
        <w:tc>
          <w:tcPr>
            <w:tcW w:w="2014" w:type="dxa"/>
            <w:tcBorders>
              <w:top w:val="nil"/>
              <w:bottom w:val="nil"/>
              <w:right w:val="nil"/>
            </w:tcBorders>
            <w:noWrap/>
            <w:hideMark/>
          </w:tcPr>
          <w:p w14:paraId="70A9985B" w14:textId="77777777" w:rsidR="00041C8B" w:rsidRPr="001A5891" w:rsidRDefault="00041C8B" w:rsidP="00041C8B">
            <w:pPr>
              <w:rPr>
                <w:color w:val="auto"/>
              </w:rPr>
            </w:pPr>
            <w:r w:rsidRPr="001A5891">
              <w:rPr>
                <w:color w:val="auto"/>
              </w:rPr>
              <w:t>Current</w:t>
            </w:r>
          </w:p>
        </w:tc>
        <w:tc>
          <w:tcPr>
            <w:tcW w:w="1761" w:type="dxa"/>
            <w:tcBorders>
              <w:top w:val="nil"/>
              <w:left w:val="nil"/>
              <w:bottom w:val="nil"/>
              <w:right w:val="nil"/>
            </w:tcBorders>
            <w:noWrap/>
            <w:hideMark/>
          </w:tcPr>
          <w:p w14:paraId="3546DBDC" w14:textId="77777777" w:rsidR="00041C8B" w:rsidRPr="001A5891" w:rsidRDefault="00041C8B" w:rsidP="00041C8B">
            <w:pPr>
              <w:jc w:val="center"/>
              <w:rPr>
                <w:color w:val="auto"/>
              </w:rPr>
            </w:pPr>
            <w:r w:rsidRPr="001A5891">
              <w:rPr>
                <w:color w:val="auto"/>
              </w:rPr>
              <w:t>517 (16.4)</w:t>
            </w:r>
          </w:p>
        </w:tc>
        <w:tc>
          <w:tcPr>
            <w:tcW w:w="3118" w:type="dxa"/>
            <w:tcBorders>
              <w:top w:val="nil"/>
              <w:left w:val="nil"/>
              <w:bottom w:val="nil"/>
              <w:right w:val="nil"/>
            </w:tcBorders>
            <w:noWrap/>
            <w:hideMark/>
          </w:tcPr>
          <w:p w14:paraId="7A6D6A0C" w14:textId="77777777" w:rsidR="00041C8B" w:rsidRPr="001A5891" w:rsidRDefault="00041C8B" w:rsidP="00041C8B">
            <w:pPr>
              <w:jc w:val="center"/>
              <w:rPr>
                <w:color w:val="auto"/>
              </w:rPr>
            </w:pPr>
            <w:r w:rsidRPr="001A5891">
              <w:rPr>
                <w:color w:val="auto"/>
              </w:rPr>
              <w:t>142 (37.8)</w:t>
            </w:r>
          </w:p>
        </w:tc>
        <w:tc>
          <w:tcPr>
            <w:tcW w:w="1500" w:type="dxa"/>
            <w:tcBorders>
              <w:top w:val="nil"/>
              <w:left w:val="nil"/>
              <w:bottom w:val="nil"/>
              <w:right w:val="nil"/>
            </w:tcBorders>
            <w:noWrap/>
            <w:hideMark/>
          </w:tcPr>
          <w:p w14:paraId="528A5A79" w14:textId="77777777" w:rsidR="00041C8B" w:rsidRPr="001A5891" w:rsidRDefault="00041C8B" w:rsidP="00041C8B">
            <w:pPr>
              <w:jc w:val="center"/>
              <w:rPr>
                <w:color w:val="auto"/>
              </w:rPr>
            </w:pPr>
            <w:r w:rsidRPr="001A5891">
              <w:rPr>
                <w:color w:val="auto"/>
              </w:rPr>
              <w:t>375 (13.8)</w:t>
            </w:r>
          </w:p>
        </w:tc>
        <w:tc>
          <w:tcPr>
            <w:tcW w:w="819" w:type="dxa"/>
            <w:tcBorders>
              <w:top w:val="nil"/>
              <w:left w:val="nil"/>
              <w:bottom w:val="nil"/>
              <w:right w:val="single" w:sz="4" w:space="0" w:color="auto"/>
            </w:tcBorders>
          </w:tcPr>
          <w:p w14:paraId="20BDC793" w14:textId="77777777" w:rsidR="00041C8B" w:rsidRPr="001A5891" w:rsidRDefault="00041C8B" w:rsidP="00041C8B">
            <w:pPr>
              <w:jc w:val="center"/>
              <w:rPr>
                <w:color w:val="auto"/>
              </w:rPr>
            </w:pPr>
          </w:p>
        </w:tc>
      </w:tr>
      <w:tr w:rsidR="001A5891" w:rsidRPr="001A5891" w14:paraId="0131C0B1" w14:textId="77777777" w:rsidTr="009C772B">
        <w:trPr>
          <w:trHeight w:val="320"/>
        </w:trPr>
        <w:tc>
          <w:tcPr>
            <w:tcW w:w="2014" w:type="dxa"/>
            <w:tcBorders>
              <w:top w:val="nil"/>
              <w:bottom w:val="nil"/>
              <w:right w:val="nil"/>
            </w:tcBorders>
            <w:noWrap/>
            <w:hideMark/>
          </w:tcPr>
          <w:p w14:paraId="69E3E86E" w14:textId="77777777" w:rsidR="00041C8B" w:rsidRPr="001A5891" w:rsidRDefault="00041C8B" w:rsidP="00041C8B">
            <w:pPr>
              <w:rPr>
                <w:color w:val="auto"/>
              </w:rPr>
            </w:pPr>
            <w:r w:rsidRPr="001A5891">
              <w:rPr>
                <w:color w:val="auto"/>
              </w:rPr>
              <w:t>Former</w:t>
            </w:r>
          </w:p>
        </w:tc>
        <w:tc>
          <w:tcPr>
            <w:tcW w:w="1761" w:type="dxa"/>
            <w:tcBorders>
              <w:top w:val="nil"/>
              <w:left w:val="nil"/>
              <w:bottom w:val="nil"/>
              <w:right w:val="nil"/>
            </w:tcBorders>
            <w:noWrap/>
            <w:hideMark/>
          </w:tcPr>
          <w:p w14:paraId="6758C656" w14:textId="77777777" w:rsidR="00041C8B" w:rsidRPr="001A5891" w:rsidRDefault="00041C8B" w:rsidP="00041C8B">
            <w:pPr>
              <w:jc w:val="center"/>
              <w:rPr>
                <w:color w:val="auto"/>
              </w:rPr>
            </w:pPr>
            <w:r w:rsidRPr="001A5891">
              <w:rPr>
                <w:color w:val="auto"/>
              </w:rPr>
              <w:t>1347 (38.9)</w:t>
            </w:r>
          </w:p>
        </w:tc>
        <w:tc>
          <w:tcPr>
            <w:tcW w:w="3118" w:type="dxa"/>
            <w:tcBorders>
              <w:top w:val="nil"/>
              <w:left w:val="nil"/>
              <w:bottom w:val="nil"/>
              <w:right w:val="nil"/>
            </w:tcBorders>
            <w:noWrap/>
            <w:hideMark/>
          </w:tcPr>
          <w:p w14:paraId="53BDAD2E" w14:textId="77777777" w:rsidR="00041C8B" w:rsidRPr="001A5891" w:rsidRDefault="00041C8B" w:rsidP="00041C8B">
            <w:pPr>
              <w:jc w:val="center"/>
              <w:rPr>
                <w:color w:val="auto"/>
              </w:rPr>
            </w:pPr>
            <w:r w:rsidRPr="001A5891">
              <w:rPr>
                <w:color w:val="auto"/>
              </w:rPr>
              <w:t>120 (26.8)</w:t>
            </w:r>
          </w:p>
        </w:tc>
        <w:tc>
          <w:tcPr>
            <w:tcW w:w="1500" w:type="dxa"/>
            <w:tcBorders>
              <w:top w:val="nil"/>
              <w:left w:val="nil"/>
              <w:bottom w:val="nil"/>
              <w:right w:val="nil"/>
            </w:tcBorders>
            <w:noWrap/>
            <w:hideMark/>
          </w:tcPr>
          <w:p w14:paraId="2EA992AE" w14:textId="77777777" w:rsidR="00041C8B" w:rsidRPr="001A5891" w:rsidRDefault="00041C8B" w:rsidP="00041C8B">
            <w:pPr>
              <w:jc w:val="center"/>
              <w:rPr>
                <w:color w:val="auto"/>
              </w:rPr>
            </w:pPr>
            <w:r w:rsidRPr="001A5891">
              <w:rPr>
                <w:color w:val="auto"/>
              </w:rPr>
              <w:t>1227 (40.4)</w:t>
            </w:r>
          </w:p>
        </w:tc>
        <w:tc>
          <w:tcPr>
            <w:tcW w:w="819" w:type="dxa"/>
            <w:tcBorders>
              <w:top w:val="nil"/>
              <w:left w:val="nil"/>
              <w:bottom w:val="nil"/>
              <w:right w:val="single" w:sz="4" w:space="0" w:color="auto"/>
            </w:tcBorders>
          </w:tcPr>
          <w:p w14:paraId="3A6CF64D" w14:textId="77777777" w:rsidR="00041C8B" w:rsidRPr="001A5891" w:rsidRDefault="00041C8B" w:rsidP="00041C8B">
            <w:pPr>
              <w:jc w:val="center"/>
              <w:rPr>
                <w:color w:val="auto"/>
              </w:rPr>
            </w:pPr>
          </w:p>
        </w:tc>
      </w:tr>
      <w:tr w:rsidR="001A5891" w:rsidRPr="001A5891" w14:paraId="6DE8F277" w14:textId="77777777" w:rsidTr="009C772B">
        <w:trPr>
          <w:trHeight w:val="320"/>
        </w:trPr>
        <w:tc>
          <w:tcPr>
            <w:tcW w:w="2014" w:type="dxa"/>
            <w:tcBorders>
              <w:top w:val="nil"/>
              <w:bottom w:val="single" w:sz="4" w:space="0" w:color="auto"/>
              <w:right w:val="nil"/>
            </w:tcBorders>
            <w:noWrap/>
            <w:hideMark/>
          </w:tcPr>
          <w:p w14:paraId="6CB9FC2C" w14:textId="77777777" w:rsidR="00041C8B" w:rsidRPr="001A5891" w:rsidRDefault="00041C8B" w:rsidP="00041C8B">
            <w:pPr>
              <w:rPr>
                <w:color w:val="auto"/>
              </w:rPr>
            </w:pPr>
            <w:r w:rsidRPr="001A5891">
              <w:rPr>
                <w:color w:val="auto"/>
              </w:rPr>
              <w:t>Never</w:t>
            </w:r>
          </w:p>
        </w:tc>
        <w:tc>
          <w:tcPr>
            <w:tcW w:w="1761" w:type="dxa"/>
            <w:tcBorders>
              <w:top w:val="nil"/>
              <w:left w:val="nil"/>
              <w:bottom w:val="single" w:sz="4" w:space="0" w:color="auto"/>
              <w:right w:val="nil"/>
            </w:tcBorders>
            <w:noWrap/>
            <w:hideMark/>
          </w:tcPr>
          <w:p w14:paraId="360C14D4" w14:textId="77777777" w:rsidR="00041C8B" w:rsidRPr="001A5891" w:rsidRDefault="00041C8B" w:rsidP="00041C8B">
            <w:pPr>
              <w:jc w:val="center"/>
              <w:rPr>
                <w:color w:val="auto"/>
              </w:rPr>
            </w:pPr>
            <w:r w:rsidRPr="001A5891">
              <w:rPr>
                <w:color w:val="auto"/>
              </w:rPr>
              <w:t>1451 (44.7)</w:t>
            </w:r>
          </w:p>
        </w:tc>
        <w:tc>
          <w:tcPr>
            <w:tcW w:w="3118" w:type="dxa"/>
            <w:tcBorders>
              <w:top w:val="nil"/>
              <w:left w:val="nil"/>
              <w:bottom w:val="single" w:sz="4" w:space="0" w:color="auto"/>
              <w:right w:val="nil"/>
            </w:tcBorders>
            <w:noWrap/>
            <w:hideMark/>
          </w:tcPr>
          <w:p w14:paraId="0887DD2A" w14:textId="77777777" w:rsidR="00041C8B" w:rsidRPr="001A5891" w:rsidRDefault="00041C8B" w:rsidP="00041C8B">
            <w:pPr>
              <w:jc w:val="center"/>
              <w:rPr>
                <w:color w:val="auto"/>
              </w:rPr>
            </w:pPr>
            <w:r w:rsidRPr="001A5891">
              <w:rPr>
                <w:color w:val="auto"/>
              </w:rPr>
              <w:t>170 (35.4)</w:t>
            </w:r>
          </w:p>
        </w:tc>
        <w:tc>
          <w:tcPr>
            <w:tcW w:w="1500" w:type="dxa"/>
            <w:tcBorders>
              <w:top w:val="nil"/>
              <w:left w:val="nil"/>
              <w:bottom w:val="single" w:sz="4" w:space="0" w:color="auto"/>
              <w:right w:val="nil"/>
            </w:tcBorders>
            <w:noWrap/>
            <w:hideMark/>
          </w:tcPr>
          <w:p w14:paraId="5F3C470F" w14:textId="77777777" w:rsidR="00041C8B" w:rsidRPr="001A5891" w:rsidRDefault="00041C8B" w:rsidP="00041C8B">
            <w:pPr>
              <w:jc w:val="center"/>
              <w:rPr>
                <w:color w:val="auto"/>
              </w:rPr>
            </w:pPr>
            <w:r w:rsidRPr="001A5891">
              <w:rPr>
                <w:color w:val="auto"/>
              </w:rPr>
              <w:t>1281 (45.8)</w:t>
            </w:r>
          </w:p>
        </w:tc>
        <w:tc>
          <w:tcPr>
            <w:tcW w:w="819" w:type="dxa"/>
            <w:tcBorders>
              <w:top w:val="nil"/>
              <w:left w:val="nil"/>
              <w:bottom w:val="single" w:sz="4" w:space="0" w:color="auto"/>
              <w:right w:val="single" w:sz="4" w:space="0" w:color="auto"/>
            </w:tcBorders>
          </w:tcPr>
          <w:p w14:paraId="267EEA22" w14:textId="77777777" w:rsidR="00041C8B" w:rsidRPr="001A5891" w:rsidRDefault="00041C8B" w:rsidP="00041C8B">
            <w:pPr>
              <w:jc w:val="center"/>
              <w:rPr>
                <w:color w:val="auto"/>
              </w:rPr>
            </w:pPr>
          </w:p>
        </w:tc>
      </w:tr>
      <w:tr w:rsidR="001A5891" w:rsidRPr="001A5891" w14:paraId="0F3344DA" w14:textId="77777777" w:rsidTr="009C772B">
        <w:trPr>
          <w:trHeight w:val="320"/>
        </w:trPr>
        <w:tc>
          <w:tcPr>
            <w:tcW w:w="2014" w:type="dxa"/>
            <w:tcBorders>
              <w:top w:val="single" w:sz="4" w:space="0" w:color="auto"/>
              <w:bottom w:val="nil"/>
              <w:right w:val="nil"/>
            </w:tcBorders>
            <w:noWrap/>
          </w:tcPr>
          <w:p w14:paraId="1CAAB073" w14:textId="77777777" w:rsidR="00041C8B" w:rsidRPr="001A5891" w:rsidRDefault="00041C8B" w:rsidP="00041C8B">
            <w:pPr>
              <w:rPr>
                <w:color w:val="auto"/>
              </w:rPr>
            </w:pPr>
            <w:r w:rsidRPr="001A5891">
              <w:rPr>
                <w:color w:val="auto"/>
              </w:rPr>
              <w:t>Alcohol Use</w:t>
            </w:r>
          </w:p>
        </w:tc>
        <w:tc>
          <w:tcPr>
            <w:tcW w:w="1761" w:type="dxa"/>
            <w:tcBorders>
              <w:top w:val="single" w:sz="4" w:space="0" w:color="auto"/>
              <w:left w:val="nil"/>
              <w:bottom w:val="nil"/>
              <w:right w:val="nil"/>
            </w:tcBorders>
            <w:noWrap/>
          </w:tcPr>
          <w:p w14:paraId="5B3FF0EF"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3F0AF3C4"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2236721C"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1DC44FBA" w14:textId="77777777" w:rsidR="00041C8B" w:rsidRPr="001A5891" w:rsidRDefault="00041C8B" w:rsidP="00041C8B">
            <w:pPr>
              <w:jc w:val="center"/>
              <w:rPr>
                <w:color w:val="auto"/>
              </w:rPr>
            </w:pPr>
            <w:r w:rsidRPr="001A5891">
              <w:rPr>
                <w:color w:val="auto"/>
              </w:rPr>
              <w:t>0.13</w:t>
            </w:r>
          </w:p>
        </w:tc>
      </w:tr>
      <w:tr w:rsidR="001A5891" w:rsidRPr="001A5891" w14:paraId="13AE9CF3" w14:textId="77777777" w:rsidTr="009C772B">
        <w:trPr>
          <w:trHeight w:val="320"/>
        </w:trPr>
        <w:tc>
          <w:tcPr>
            <w:tcW w:w="2014" w:type="dxa"/>
            <w:tcBorders>
              <w:top w:val="nil"/>
              <w:bottom w:val="nil"/>
              <w:right w:val="nil"/>
            </w:tcBorders>
            <w:noWrap/>
          </w:tcPr>
          <w:p w14:paraId="3CE50E1A" w14:textId="77777777" w:rsidR="00041C8B" w:rsidRPr="001A5891" w:rsidRDefault="00041C8B" w:rsidP="00041C8B">
            <w:pPr>
              <w:rPr>
                <w:color w:val="auto"/>
              </w:rPr>
            </w:pPr>
            <w:r w:rsidRPr="001A5891">
              <w:rPr>
                <w:color w:val="auto"/>
              </w:rPr>
              <w:t>Heavy</w:t>
            </w:r>
          </w:p>
        </w:tc>
        <w:tc>
          <w:tcPr>
            <w:tcW w:w="1761" w:type="dxa"/>
            <w:tcBorders>
              <w:top w:val="nil"/>
              <w:left w:val="nil"/>
              <w:bottom w:val="nil"/>
              <w:right w:val="nil"/>
            </w:tcBorders>
            <w:noWrap/>
          </w:tcPr>
          <w:p w14:paraId="3A5ACA0C" w14:textId="77777777" w:rsidR="00041C8B" w:rsidRPr="001A5891" w:rsidRDefault="00041C8B" w:rsidP="00041C8B">
            <w:pPr>
              <w:jc w:val="center"/>
              <w:rPr>
                <w:color w:val="auto"/>
              </w:rPr>
            </w:pPr>
            <w:r w:rsidRPr="001A5891">
              <w:rPr>
                <w:color w:val="auto"/>
              </w:rPr>
              <w:t>323 (12.8)</w:t>
            </w:r>
          </w:p>
        </w:tc>
        <w:tc>
          <w:tcPr>
            <w:tcW w:w="3118" w:type="dxa"/>
            <w:tcBorders>
              <w:top w:val="nil"/>
              <w:left w:val="nil"/>
              <w:bottom w:val="nil"/>
              <w:right w:val="nil"/>
            </w:tcBorders>
            <w:noWrap/>
          </w:tcPr>
          <w:p w14:paraId="4805F697" w14:textId="77777777" w:rsidR="00041C8B" w:rsidRPr="001A5891" w:rsidRDefault="00041C8B" w:rsidP="00041C8B">
            <w:pPr>
              <w:jc w:val="center"/>
              <w:rPr>
                <w:color w:val="auto"/>
              </w:rPr>
            </w:pPr>
            <w:r w:rsidRPr="001A5891">
              <w:rPr>
                <w:color w:val="auto"/>
              </w:rPr>
              <w:t>29 (6.6)</w:t>
            </w:r>
          </w:p>
        </w:tc>
        <w:tc>
          <w:tcPr>
            <w:tcW w:w="1500" w:type="dxa"/>
            <w:tcBorders>
              <w:top w:val="nil"/>
              <w:left w:val="nil"/>
              <w:bottom w:val="nil"/>
              <w:right w:val="nil"/>
            </w:tcBorders>
            <w:noWrap/>
          </w:tcPr>
          <w:p w14:paraId="27D1DC98" w14:textId="77777777" w:rsidR="00041C8B" w:rsidRPr="001A5891" w:rsidRDefault="00041C8B" w:rsidP="00041C8B">
            <w:pPr>
              <w:jc w:val="center"/>
              <w:rPr>
                <w:color w:val="auto"/>
              </w:rPr>
            </w:pPr>
            <w:r w:rsidRPr="001A5891">
              <w:rPr>
                <w:color w:val="auto"/>
              </w:rPr>
              <w:t>294 (13.6)</w:t>
            </w:r>
          </w:p>
        </w:tc>
        <w:tc>
          <w:tcPr>
            <w:tcW w:w="819" w:type="dxa"/>
            <w:tcBorders>
              <w:top w:val="nil"/>
              <w:left w:val="nil"/>
              <w:bottom w:val="nil"/>
              <w:right w:val="single" w:sz="4" w:space="0" w:color="auto"/>
            </w:tcBorders>
          </w:tcPr>
          <w:p w14:paraId="39086F9D" w14:textId="77777777" w:rsidR="00041C8B" w:rsidRPr="001A5891" w:rsidRDefault="00041C8B" w:rsidP="00041C8B">
            <w:pPr>
              <w:jc w:val="center"/>
              <w:rPr>
                <w:color w:val="auto"/>
              </w:rPr>
            </w:pPr>
          </w:p>
        </w:tc>
      </w:tr>
      <w:tr w:rsidR="001A5891" w:rsidRPr="001A5891" w14:paraId="5E9AE9DB" w14:textId="77777777" w:rsidTr="009C772B">
        <w:trPr>
          <w:trHeight w:val="320"/>
        </w:trPr>
        <w:tc>
          <w:tcPr>
            <w:tcW w:w="2014" w:type="dxa"/>
            <w:tcBorders>
              <w:top w:val="nil"/>
              <w:bottom w:val="nil"/>
              <w:right w:val="nil"/>
            </w:tcBorders>
            <w:noWrap/>
          </w:tcPr>
          <w:p w14:paraId="2CC7D19F" w14:textId="77777777" w:rsidR="00041C8B" w:rsidRPr="001A5891" w:rsidRDefault="00041C8B" w:rsidP="00041C8B">
            <w:pPr>
              <w:rPr>
                <w:color w:val="auto"/>
              </w:rPr>
            </w:pPr>
            <w:r w:rsidRPr="001A5891">
              <w:rPr>
                <w:color w:val="auto"/>
              </w:rPr>
              <w:t>Moderate</w:t>
            </w:r>
          </w:p>
        </w:tc>
        <w:tc>
          <w:tcPr>
            <w:tcW w:w="1761" w:type="dxa"/>
            <w:tcBorders>
              <w:top w:val="nil"/>
              <w:left w:val="nil"/>
              <w:bottom w:val="nil"/>
              <w:right w:val="nil"/>
            </w:tcBorders>
            <w:noWrap/>
          </w:tcPr>
          <w:p w14:paraId="08C19536" w14:textId="77777777" w:rsidR="00041C8B" w:rsidRPr="001A5891" w:rsidRDefault="00041C8B" w:rsidP="00041C8B">
            <w:pPr>
              <w:jc w:val="center"/>
              <w:rPr>
                <w:color w:val="auto"/>
              </w:rPr>
            </w:pPr>
            <w:r w:rsidRPr="001A5891">
              <w:rPr>
                <w:color w:val="auto"/>
              </w:rPr>
              <w:t>498 (16.1)</w:t>
            </w:r>
          </w:p>
        </w:tc>
        <w:tc>
          <w:tcPr>
            <w:tcW w:w="3118" w:type="dxa"/>
            <w:tcBorders>
              <w:top w:val="nil"/>
              <w:left w:val="nil"/>
              <w:bottom w:val="nil"/>
              <w:right w:val="nil"/>
            </w:tcBorders>
            <w:noWrap/>
          </w:tcPr>
          <w:p w14:paraId="0585E0EF" w14:textId="77777777" w:rsidR="00041C8B" w:rsidRPr="001A5891" w:rsidRDefault="00041C8B" w:rsidP="00041C8B">
            <w:pPr>
              <w:jc w:val="center"/>
              <w:rPr>
                <w:color w:val="auto"/>
              </w:rPr>
            </w:pPr>
            <w:r w:rsidRPr="001A5891">
              <w:rPr>
                <w:color w:val="auto"/>
              </w:rPr>
              <w:t>48 (15.0)</w:t>
            </w:r>
          </w:p>
        </w:tc>
        <w:tc>
          <w:tcPr>
            <w:tcW w:w="1500" w:type="dxa"/>
            <w:tcBorders>
              <w:top w:val="nil"/>
              <w:left w:val="nil"/>
              <w:bottom w:val="nil"/>
              <w:right w:val="nil"/>
            </w:tcBorders>
            <w:noWrap/>
          </w:tcPr>
          <w:p w14:paraId="7C12D9A8" w14:textId="77777777" w:rsidR="00041C8B" w:rsidRPr="001A5891" w:rsidRDefault="00041C8B" w:rsidP="00041C8B">
            <w:pPr>
              <w:jc w:val="center"/>
              <w:rPr>
                <w:color w:val="auto"/>
              </w:rPr>
            </w:pPr>
            <w:r w:rsidRPr="001A5891">
              <w:rPr>
                <w:color w:val="auto"/>
              </w:rPr>
              <w:t>450 (16.2)</w:t>
            </w:r>
          </w:p>
        </w:tc>
        <w:tc>
          <w:tcPr>
            <w:tcW w:w="819" w:type="dxa"/>
            <w:tcBorders>
              <w:top w:val="nil"/>
              <w:left w:val="nil"/>
              <w:bottom w:val="nil"/>
              <w:right w:val="single" w:sz="4" w:space="0" w:color="auto"/>
            </w:tcBorders>
          </w:tcPr>
          <w:p w14:paraId="7A350201" w14:textId="77777777" w:rsidR="00041C8B" w:rsidRPr="001A5891" w:rsidRDefault="00041C8B" w:rsidP="00041C8B">
            <w:pPr>
              <w:jc w:val="center"/>
              <w:rPr>
                <w:color w:val="auto"/>
              </w:rPr>
            </w:pPr>
          </w:p>
        </w:tc>
      </w:tr>
      <w:tr w:rsidR="001A5891" w:rsidRPr="001A5891" w14:paraId="63C9BCDE" w14:textId="77777777" w:rsidTr="009C772B">
        <w:trPr>
          <w:trHeight w:val="320"/>
        </w:trPr>
        <w:tc>
          <w:tcPr>
            <w:tcW w:w="2014" w:type="dxa"/>
            <w:tcBorders>
              <w:top w:val="nil"/>
              <w:bottom w:val="single" w:sz="4" w:space="0" w:color="auto"/>
              <w:right w:val="nil"/>
            </w:tcBorders>
            <w:noWrap/>
          </w:tcPr>
          <w:p w14:paraId="780A5C62" w14:textId="77777777" w:rsidR="00041C8B" w:rsidRPr="001A5891" w:rsidRDefault="00041C8B" w:rsidP="00041C8B">
            <w:pPr>
              <w:rPr>
                <w:color w:val="auto"/>
              </w:rPr>
            </w:pPr>
            <w:r w:rsidRPr="001A5891">
              <w:rPr>
                <w:color w:val="auto"/>
              </w:rPr>
              <w:t>None-drinking</w:t>
            </w:r>
          </w:p>
        </w:tc>
        <w:tc>
          <w:tcPr>
            <w:tcW w:w="1761" w:type="dxa"/>
            <w:tcBorders>
              <w:top w:val="nil"/>
              <w:left w:val="nil"/>
              <w:bottom w:val="single" w:sz="4" w:space="0" w:color="auto"/>
              <w:right w:val="nil"/>
            </w:tcBorders>
            <w:noWrap/>
          </w:tcPr>
          <w:p w14:paraId="40871609" w14:textId="77777777" w:rsidR="00041C8B" w:rsidRPr="001A5891" w:rsidRDefault="00041C8B" w:rsidP="00041C8B">
            <w:pPr>
              <w:jc w:val="center"/>
              <w:rPr>
                <w:color w:val="auto"/>
              </w:rPr>
            </w:pPr>
            <w:r w:rsidRPr="001A5891">
              <w:rPr>
                <w:color w:val="auto"/>
              </w:rPr>
              <w:t>2496 (71.1)</w:t>
            </w:r>
          </w:p>
        </w:tc>
        <w:tc>
          <w:tcPr>
            <w:tcW w:w="3118" w:type="dxa"/>
            <w:tcBorders>
              <w:top w:val="nil"/>
              <w:left w:val="nil"/>
              <w:bottom w:val="single" w:sz="4" w:space="0" w:color="auto"/>
              <w:right w:val="nil"/>
            </w:tcBorders>
            <w:noWrap/>
          </w:tcPr>
          <w:p w14:paraId="1965299E" w14:textId="77777777" w:rsidR="00041C8B" w:rsidRPr="001A5891" w:rsidRDefault="00041C8B" w:rsidP="00041C8B">
            <w:pPr>
              <w:jc w:val="center"/>
              <w:rPr>
                <w:color w:val="auto"/>
              </w:rPr>
            </w:pPr>
            <w:r w:rsidRPr="001A5891">
              <w:rPr>
                <w:color w:val="auto"/>
              </w:rPr>
              <w:t>356 (78.5)</w:t>
            </w:r>
          </w:p>
        </w:tc>
        <w:tc>
          <w:tcPr>
            <w:tcW w:w="1500" w:type="dxa"/>
            <w:tcBorders>
              <w:top w:val="nil"/>
              <w:left w:val="nil"/>
              <w:bottom w:val="single" w:sz="4" w:space="0" w:color="auto"/>
              <w:right w:val="nil"/>
            </w:tcBorders>
            <w:noWrap/>
          </w:tcPr>
          <w:p w14:paraId="58FA5DC6" w14:textId="77777777" w:rsidR="00041C8B" w:rsidRPr="001A5891" w:rsidRDefault="00041C8B" w:rsidP="00041C8B">
            <w:pPr>
              <w:jc w:val="center"/>
              <w:rPr>
                <w:color w:val="auto"/>
              </w:rPr>
            </w:pPr>
            <w:r w:rsidRPr="001A5891">
              <w:rPr>
                <w:color w:val="auto"/>
              </w:rPr>
              <w:t>2140 (70.2)</w:t>
            </w:r>
          </w:p>
        </w:tc>
        <w:tc>
          <w:tcPr>
            <w:tcW w:w="819" w:type="dxa"/>
            <w:tcBorders>
              <w:top w:val="nil"/>
              <w:left w:val="nil"/>
              <w:bottom w:val="single" w:sz="4" w:space="0" w:color="auto"/>
              <w:right w:val="single" w:sz="4" w:space="0" w:color="auto"/>
            </w:tcBorders>
          </w:tcPr>
          <w:p w14:paraId="17EC6ACB" w14:textId="77777777" w:rsidR="00041C8B" w:rsidRPr="001A5891" w:rsidRDefault="00041C8B" w:rsidP="00041C8B">
            <w:pPr>
              <w:jc w:val="center"/>
              <w:rPr>
                <w:color w:val="auto"/>
              </w:rPr>
            </w:pPr>
          </w:p>
        </w:tc>
      </w:tr>
      <w:tr w:rsidR="001A5891" w:rsidRPr="001A5891" w14:paraId="3A908340" w14:textId="77777777" w:rsidTr="009C772B">
        <w:trPr>
          <w:trHeight w:val="320"/>
        </w:trPr>
        <w:tc>
          <w:tcPr>
            <w:tcW w:w="9212" w:type="dxa"/>
            <w:gridSpan w:val="5"/>
            <w:tcBorders>
              <w:top w:val="single" w:sz="4" w:space="0" w:color="auto"/>
              <w:left w:val="nil"/>
              <w:bottom w:val="nil"/>
              <w:right w:val="nil"/>
            </w:tcBorders>
            <w:noWrap/>
          </w:tcPr>
          <w:p w14:paraId="6530D948" w14:textId="77777777" w:rsidR="00041C8B" w:rsidRPr="001A5891" w:rsidRDefault="00041C8B" w:rsidP="006F5C17">
            <w:pPr>
              <w:pStyle w:val="NormalWeb"/>
              <w:spacing w:line="240" w:lineRule="auto"/>
              <w:textAlignment w:val="center"/>
              <w:rPr>
                <w:color w:val="auto"/>
                <w:szCs w:val="20"/>
              </w:rPr>
            </w:pPr>
            <w:r w:rsidRPr="001A5891">
              <w:rPr>
                <w:rFonts w:eastAsia="Calibri"/>
                <w:color w:val="auto"/>
                <w:kern w:val="24"/>
                <w:szCs w:val="20"/>
              </w:rPr>
              <w:t>Percentages may not add to 100% given rounding</w:t>
            </w:r>
          </w:p>
          <w:p w14:paraId="1E0C8489" w14:textId="77777777" w:rsidR="00041C8B" w:rsidRPr="001A5891" w:rsidRDefault="00041C8B" w:rsidP="006F5C17">
            <w:pPr>
              <w:pStyle w:val="NormalWeb"/>
              <w:spacing w:line="240" w:lineRule="auto"/>
              <w:textAlignment w:val="center"/>
              <w:rPr>
                <w:color w:val="auto"/>
                <w:szCs w:val="20"/>
              </w:rPr>
            </w:pPr>
            <w:r w:rsidRPr="001A5891">
              <w:rPr>
                <w:rFonts w:eastAsia="+mn-ea"/>
                <w:i/>
                <w:iCs/>
                <w:color w:val="auto"/>
                <w:kern w:val="24"/>
                <w:szCs w:val="20"/>
              </w:rPr>
              <w:lastRenderedPageBreak/>
              <w:t xml:space="preserve">p </w:t>
            </w:r>
            <w:r w:rsidRPr="001A5891">
              <w:rPr>
                <w:rFonts w:eastAsia="+mn-ea"/>
                <w:color w:val="auto"/>
                <w:kern w:val="24"/>
                <w:szCs w:val="20"/>
              </w:rPr>
              <w:t>values are from chi-square tests for categorical variables and t-tests for continuous variables</w:t>
            </w:r>
          </w:p>
          <w:p w14:paraId="61454C64" w14:textId="77777777" w:rsidR="00041C8B" w:rsidRPr="001A5891" w:rsidRDefault="00041C8B" w:rsidP="00041C8B">
            <w:pPr>
              <w:rPr>
                <w:color w:val="auto"/>
              </w:rPr>
            </w:pPr>
          </w:p>
        </w:tc>
      </w:tr>
    </w:tbl>
    <w:p w14:paraId="1A9D14DA" w14:textId="4FFEB8FE" w:rsidR="009C25EC" w:rsidRPr="001A5891" w:rsidRDefault="001A5891" w:rsidP="001A5891">
      <w:pPr>
        <w:pStyle w:val="MDPI22heading2"/>
        <w:spacing w:before="240"/>
        <w:rPr>
          <w:color w:val="auto"/>
        </w:rPr>
      </w:pPr>
      <w:r w:rsidRPr="001A5891">
        <w:rPr>
          <w:color w:val="auto"/>
        </w:rPr>
        <w:lastRenderedPageBreak/>
        <w:t xml:space="preserve">3.2. </w:t>
      </w:r>
      <w:r w:rsidR="009C25EC" w:rsidRPr="001A5891">
        <w:rPr>
          <w:color w:val="auto"/>
        </w:rPr>
        <w:t>Discovery Phase: Dietary Patterns Extraction</w:t>
      </w:r>
    </w:p>
    <w:p w14:paraId="1735AB4A" w14:textId="526CAD3F" w:rsidR="009C25EC" w:rsidRDefault="009C25EC" w:rsidP="001A5891">
      <w:pPr>
        <w:pStyle w:val="MDPI31text"/>
        <w:rPr>
          <w:ins w:id="55" w:author="Maino Vieytes, Christian Augusto" w:date="2022-10-17T09:56:00Z"/>
          <w:color w:val="auto"/>
        </w:rPr>
      </w:pPr>
      <w:r w:rsidRPr="001A5891">
        <w:rPr>
          <w:color w:val="auto"/>
        </w:rPr>
        <w:t xml:space="preserve">There were six dietary patterns extracted from both procedures. The patterns derived using penalized logistic regression were named according to the outcome variable used in each </w:t>
      </w:r>
      <w:r w:rsidR="000A1CD3" w:rsidRPr="001A5891">
        <w:rPr>
          <w:color w:val="auto"/>
        </w:rPr>
        <w:t xml:space="preserve">model </w:t>
      </w:r>
      <w:r w:rsidRPr="001A5891">
        <w:rPr>
          <w:color w:val="auto"/>
        </w:rPr>
        <w:t xml:space="preserve">(we named these the Food Insecurity (FI), Age, SNAP, and Household Size patterns, respectively). </w:t>
      </w:r>
      <w:del w:id="56" w:author="Maino Vieytes, Christian Augusto" w:date="2022-10-17T10:01:00Z">
        <w:r w:rsidRPr="001A5891" w:rsidDel="00ED2CAE">
          <w:rPr>
            <w:color w:val="auto"/>
          </w:rPr>
          <w:delText xml:space="preserve">Supplementary </w:delText>
        </w:r>
      </w:del>
      <w:r w:rsidRPr="001A5891">
        <w:rPr>
          <w:color w:val="auto"/>
        </w:rPr>
        <w:t xml:space="preserve">Figure </w:t>
      </w:r>
      <w:ins w:id="57" w:author="Maino Vieytes, Christian Augusto" w:date="2022-10-17T10:04:00Z">
        <w:r w:rsidR="00E20758">
          <w:rPr>
            <w:color w:val="auto"/>
          </w:rPr>
          <w:t>2</w:t>
        </w:r>
      </w:ins>
      <w:del w:id="58" w:author="Maino Vieytes, Christian Augusto" w:date="2022-10-17T10:04:00Z">
        <w:r w:rsidRPr="001A5891" w:rsidDel="00E20758">
          <w:rPr>
            <w:color w:val="auto"/>
          </w:rPr>
          <w:delText>1</w:delText>
        </w:r>
      </w:del>
      <w:r w:rsidRPr="001A5891">
        <w:rPr>
          <w:color w:val="auto"/>
        </w:rPr>
        <w:t xml:space="preserve"> illustrates the optimal combinations of the model tuning parameter</w:t>
      </w:r>
      <w:r w:rsidR="002F08C5" w:rsidRPr="001A5891">
        <w:rPr>
          <w:color w:val="auto"/>
        </w:rPr>
        <w:t>s</w:t>
      </w:r>
      <w:r w:rsidRPr="001A5891">
        <w:rPr>
          <w:color w:val="auto"/>
        </w:rPr>
        <w:t xml:space="preserve">, </w:t>
      </w:r>
      <m:oMath>
        <m:r>
          <w:rPr>
            <w:rFonts w:ascii="Cambria Math" w:hAnsi="Cambria Math"/>
            <w:color w:val="auto"/>
          </w:rPr>
          <m:t>λ</m:t>
        </m:r>
      </m:oMath>
      <w:r w:rsidRPr="001A5891">
        <w:rPr>
          <w:color w:val="auto"/>
        </w:rPr>
        <w:t xml:space="preserve"> and </w:t>
      </w:r>
      <m:oMath>
        <m:r>
          <w:rPr>
            <w:rFonts w:ascii="Cambria Math" w:hAnsi="Cambria Math"/>
            <w:color w:val="auto"/>
          </w:rPr>
          <m:t>α</m:t>
        </m:r>
      </m:oMath>
      <w:r w:rsidRPr="001A5891">
        <w:rPr>
          <w:color w:val="auto"/>
        </w:rPr>
        <w:t>, that were ultimately selected for each model. For the model with FI as the response variable, the LASSO regression (</w:t>
      </w:r>
      <m:oMath>
        <m:r>
          <w:rPr>
            <w:rFonts w:ascii="Cambria Math" w:hAnsi="Cambria Math"/>
            <w:color w:val="auto"/>
          </w:rPr>
          <m:t>α=1)</m:t>
        </m:r>
      </m:oMath>
      <w:r w:rsidRPr="001A5891">
        <w:rPr>
          <w:color w:val="auto"/>
        </w:rPr>
        <w:t xml:space="preserve"> solution was optimal while the ridge regression solution (</w:t>
      </w:r>
      <m:oMath>
        <m:r>
          <w:rPr>
            <w:rFonts w:ascii="Cambria Math" w:hAnsi="Cambria Math"/>
            <w:color w:val="auto"/>
          </w:rPr>
          <m:t>α=0)</m:t>
        </m:r>
      </m:oMath>
      <w:r w:rsidRPr="001A5891">
        <w:rPr>
          <w:color w:val="auto"/>
        </w:rPr>
        <w:t xml:space="preserve"> was optimal for the model with household size as the response. The models with age and SNAP benefits as the outcomes yielded optimized solutions with</w:t>
      </w:r>
      <w:r w:rsidR="006F5C17" w:rsidRPr="001A5891">
        <w:rPr>
          <w:color w:val="auto"/>
        </w:rPr>
        <w:t xml:space="preserve"> </w:t>
      </w:r>
      <m:oMath>
        <m:r>
          <w:rPr>
            <w:rFonts w:ascii="Cambria Math" w:hAnsi="Cambria Math"/>
            <w:color w:val="auto"/>
          </w:rPr>
          <m:t xml:space="preserve">α </m:t>
        </m:r>
      </m:oMath>
      <w:r w:rsidRPr="001A5891">
        <w:rPr>
          <w:color w:val="auto"/>
        </w:rPr>
        <w:t xml:space="preserve">in the elastic net range, </w:t>
      </w:r>
      <m:oMath>
        <m:r>
          <w:rPr>
            <w:rFonts w:ascii="Cambria Math" w:hAnsi="Cambria Math"/>
            <w:color w:val="auto"/>
          </w:rPr>
          <m:t>α∈</m:t>
        </m:r>
      </m:oMath>
      <w:r w:rsidRPr="001A5891">
        <w:rPr>
          <w:color w:val="auto"/>
        </w:rPr>
        <w:t xml:space="preserve"> (0,1). The coefficients for each of these models are found in Supplementary Table 2. We note that the coefficients for several food groups shrunk to zero, effectively eliminating them from subsequent score computations.  </w:t>
      </w:r>
    </w:p>
    <w:p w14:paraId="0AF6176A" w14:textId="0E856BBE" w:rsidR="00ED2CAE" w:rsidRDefault="00ED2CAE" w:rsidP="001A5891">
      <w:pPr>
        <w:pStyle w:val="MDPI31text"/>
        <w:rPr>
          <w:ins w:id="59" w:author="Maino Vieytes, Christian Augusto" w:date="2022-10-17T09:56:00Z"/>
          <w:color w:val="auto"/>
        </w:rPr>
      </w:pPr>
    </w:p>
    <w:p w14:paraId="19E7A5F7" w14:textId="77777777" w:rsidR="00ED2CAE" w:rsidRDefault="00ED2CAE" w:rsidP="00ED2CAE">
      <w:pPr>
        <w:keepNext/>
        <w:rPr>
          <w:ins w:id="60" w:author="Maino Vieytes, Christian Augusto" w:date="2022-10-17T09:56:00Z"/>
        </w:rPr>
      </w:pPr>
      <w:ins w:id="61" w:author="Maino Vieytes, Christian Augusto" w:date="2022-10-17T09:56:00Z">
        <w:r>
          <w:rPr>
            <w:noProof/>
          </w:rPr>
          <w:lastRenderedPageBreak/>
          <w:drawing>
            <wp:inline distT="0" distB="0" distL="0" distR="0" wp14:anchorId="530E55CA" wp14:editId="67FE00AB">
              <wp:extent cx="5578997" cy="5578997"/>
              <wp:effectExtent l="0" t="0" r="0" b="0"/>
              <wp:docPr id="11" name="Picture 1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519" cy="5579519"/>
                      </a:xfrm>
                      <a:prstGeom prst="rect">
                        <a:avLst/>
                      </a:prstGeom>
                    </pic:spPr>
                  </pic:pic>
                </a:graphicData>
              </a:graphic>
            </wp:inline>
          </w:drawing>
        </w:r>
      </w:ins>
    </w:p>
    <w:p w14:paraId="2F831F0F" w14:textId="44950F93" w:rsidR="00ED2CAE" w:rsidRPr="00ED2CAE" w:rsidRDefault="00ED2CAE" w:rsidP="00ED2CAE">
      <w:pPr>
        <w:pStyle w:val="Caption"/>
        <w:rPr>
          <w:ins w:id="62" w:author="Maino Vieytes, Christian Augusto" w:date="2022-10-17T09:56:00Z"/>
          <w:rFonts w:ascii="Times New Roman" w:hAnsi="Times New Roman"/>
          <w:i w:val="0"/>
          <w:iCs w:val="0"/>
          <w:color w:val="000000" w:themeColor="text1"/>
          <w:sz w:val="20"/>
          <w:szCs w:val="20"/>
          <w:rPrChange w:id="63" w:author="Maino Vieytes, Christian Augusto" w:date="2022-10-17T09:56:00Z">
            <w:rPr>
              <w:ins w:id="64" w:author="Maino Vieytes, Christian Augusto" w:date="2022-10-17T09:56:00Z"/>
              <w:color w:val="auto"/>
            </w:rPr>
          </w:rPrChange>
        </w:rPr>
        <w:pPrChange w:id="65" w:author="Maino Vieytes, Christian Augusto" w:date="2022-10-17T09:56:00Z">
          <w:pPr>
            <w:pStyle w:val="MDPI31text"/>
          </w:pPr>
        </w:pPrChange>
      </w:pPr>
      <w:ins w:id="66" w:author="Maino Vieytes, Christian Augusto" w:date="2022-10-17T09:56:00Z">
        <w:r w:rsidRPr="006222CA">
          <w:rPr>
            <w:rFonts w:ascii="Times New Roman" w:hAnsi="Times New Roman"/>
            <w:b/>
            <w:bCs/>
            <w:i w:val="0"/>
            <w:iCs w:val="0"/>
            <w:color w:val="000000" w:themeColor="text1"/>
            <w:sz w:val="20"/>
            <w:szCs w:val="20"/>
          </w:rPr>
          <w:t xml:space="preserve">Figure </w:t>
        </w:r>
      </w:ins>
      <w:ins w:id="67" w:author="Maino Vieytes, Christian Augusto" w:date="2022-10-17T10:04:00Z">
        <w:r w:rsidR="00E20758">
          <w:rPr>
            <w:rFonts w:ascii="Times New Roman" w:hAnsi="Times New Roman"/>
            <w:b/>
            <w:bCs/>
            <w:i w:val="0"/>
            <w:iCs w:val="0"/>
            <w:color w:val="000000" w:themeColor="text1"/>
            <w:sz w:val="20"/>
            <w:szCs w:val="20"/>
          </w:rPr>
          <w:t>2</w:t>
        </w:r>
      </w:ins>
      <w:ins w:id="68" w:author="Maino Vieytes, Christian Augusto" w:date="2022-10-17T09:56:00Z">
        <w:r w:rsidRPr="006222CA">
          <w:rPr>
            <w:rFonts w:ascii="Times New Roman" w:hAnsi="Times New Roman"/>
            <w:b/>
            <w:bCs/>
            <w:i w:val="0"/>
            <w:iCs w:val="0"/>
            <w:color w:val="000000" w:themeColor="text1"/>
            <w:sz w:val="20"/>
            <w:szCs w:val="20"/>
          </w:rPr>
          <w:t xml:space="preserve">. </w:t>
        </w:r>
        <w:r w:rsidRPr="006222CA">
          <w:rPr>
            <w:rFonts w:ascii="Times New Roman" w:hAnsi="Times New Roman"/>
            <w:i w:val="0"/>
            <w:iCs w:val="0"/>
            <w:color w:val="000000" w:themeColor="text1"/>
            <w:sz w:val="20"/>
            <w:szCs w:val="20"/>
          </w:rPr>
          <w:t xml:space="preserve">Optimal Combinations of </w:t>
        </w:r>
      </w:ins>
      <m:oMath>
        <m:r>
          <w:ins w:id="69" w:author="Maino Vieytes, Christian Augusto" w:date="2022-10-17T09:56:00Z">
            <w:rPr>
              <w:rFonts w:ascii="Cambria Math" w:hAnsi="Cambria Math"/>
              <w:color w:val="000000" w:themeColor="text1"/>
              <w:sz w:val="20"/>
              <w:szCs w:val="20"/>
            </w:rPr>
            <m:t>α</m:t>
          </w:ins>
        </m:r>
      </m:oMath>
      <w:ins w:id="70" w:author="Maino Vieytes, Christian Augusto" w:date="2022-10-17T09:56:00Z">
        <w:r w:rsidRPr="006222CA">
          <w:rPr>
            <w:rFonts w:ascii="Times New Roman" w:eastAsiaTheme="minorEastAsia" w:hAnsi="Times New Roman"/>
            <w:i w:val="0"/>
            <w:iCs w:val="0"/>
            <w:color w:val="000000" w:themeColor="text1"/>
            <w:sz w:val="20"/>
            <w:szCs w:val="20"/>
          </w:rPr>
          <w:t xml:space="preserve"> and </w:t>
        </w:r>
      </w:ins>
      <m:oMath>
        <m:r>
          <w:ins w:id="71" w:author="Maino Vieytes, Christian Augusto" w:date="2022-10-17T09:56:00Z">
            <w:rPr>
              <w:rFonts w:ascii="Cambria Math" w:eastAsiaTheme="minorEastAsia" w:hAnsi="Cambria Math"/>
              <w:color w:val="000000" w:themeColor="text1"/>
              <w:sz w:val="20"/>
              <w:szCs w:val="20"/>
            </w:rPr>
            <m:t>λ</m:t>
          </w:ins>
        </m:r>
      </m:oMath>
      <w:ins w:id="72" w:author="Maino Vieytes, Christian Augusto" w:date="2022-10-17T09:56:00Z">
        <w:r w:rsidRPr="006222CA">
          <w:rPr>
            <w:rFonts w:ascii="Times New Roman" w:eastAsiaTheme="minorEastAsia" w:hAnsi="Times New Roman"/>
            <w:i w:val="0"/>
            <w:iCs w:val="0"/>
            <w:color w:val="000000" w:themeColor="text1"/>
            <w:sz w:val="20"/>
            <w:szCs w:val="20"/>
          </w:rPr>
          <w:t xml:space="preserve"> (minimizers) in</w:t>
        </w:r>
        <w:r>
          <w:rPr>
            <w:rFonts w:ascii="Times New Roman" w:eastAsiaTheme="minorEastAsia" w:hAnsi="Times New Roman"/>
            <w:i w:val="0"/>
            <w:iCs w:val="0"/>
            <w:color w:val="000000" w:themeColor="text1"/>
            <w:sz w:val="20"/>
            <w:szCs w:val="20"/>
          </w:rPr>
          <w:t xml:space="preserve"> the penalized logistic regression</w:t>
        </w:r>
        <w:r w:rsidRPr="006222CA">
          <w:rPr>
            <w:rFonts w:ascii="Times New Roman" w:eastAsiaTheme="minorEastAsia" w:hAnsi="Times New Roman"/>
            <w:i w:val="0"/>
            <w:iCs w:val="0"/>
            <w:color w:val="000000" w:themeColor="text1"/>
            <w:sz w:val="20"/>
            <w:szCs w:val="20"/>
          </w:rPr>
          <w:t xml:space="preserve"> models used for dietary patterns extraction</w:t>
        </w:r>
        <w:r>
          <w:rPr>
            <w:rFonts w:ascii="Times New Roman" w:eastAsiaTheme="minorEastAsia" w:hAnsi="Times New Roman"/>
            <w:i w:val="0"/>
            <w:iCs w:val="0"/>
            <w:color w:val="000000" w:themeColor="text1"/>
            <w:sz w:val="20"/>
            <w:szCs w:val="20"/>
          </w:rPr>
          <w:t xml:space="preserve"> </w:t>
        </w:r>
        <w:r w:rsidRPr="003C7F2F">
          <w:rPr>
            <w:rFonts w:ascii="Times New Roman" w:hAnsi="Times New Roman"/>
            <w:i w:val="0"/>
            <w:iCs w:val="0"/>
            <w:color w:val="000000" w:themeColor="text1"/>
            <w:sz w:val="20"/>
            <w:szCs w:val="20"/>
          </w:rPr>
          <w:t xml:space="preserve">performed on subsample </w:t>
        </w:r>
        <w:r>
          <w:rPr>
            <w:rFonts w:ascii="Times New Roman" w:hAnsi="Times New Roman"/>
            <w:i w:val="0"/>
            <w:iCs w:val="0"/>
            <w:color w:val="000000" w:themeColor="text1"/>
            <w:sz w:val="20"/>
            <w:szCs w:val="20"/>
          </w:rPr>
          <w:t>A</w:t>
        </w:r>
        <w:r w:rsidRPr="003C7F2F">
          <w:rPr>
            <w:rFonts w:ascii="Times New Roman" w:hAnsi="Times New Roman"/>
            <w:color w:val="000000" w:themeColor="text1"/>
            <w:sz w:val="20"/>
            <w:szCs w:val="20"/>
          </w:rPr>
          <w:t xml:space="preserve"> (n </w:t>
        </w:r>
        <w:r w:rsidRPr="003C7F2F">
          <w:rPr>
            <w:rFonts w:ascii="Times New Roman" w:hAnsi="Times New Roman"/>
            <w:i w:val="0"/>
            <w:iCs w:val="0"/>
            <w:color w:val="000000" w:themeColor="text1"/>
            <w:sz w:val="20"/>
            <w:szCs w:val="20"/>
          </w:rPr>
          <w:t xml:space="preserve">= </w:t>
        </w:r>
        <w:r>
          <w:rPr>
            <w:rFonts w:ascii="Times New Roman" w:hAnsi="Times New Roman"/>
            <w:i w:val="0"/>
            <w:iCs w:val="0"/>
            <w:color w:val="000000" w:themeColor="text1"/>
            <w:sz w:val="20"/>
            <w:szCs w:val="20"/>
          </w:rPr>
          <w:t>3,117</w:t>
        </w:r>
        <w:r w:rsidRPr="003C7F2F">
          <w:rPr>
            <w:rFonts w:ascii="Times New Roman" w:hAnsi="Times New Roman"/>
            <w:i w:val="0"/>
            <w:iCs w:val="0"/>
            <w:color w:val="000000" w:themeColor="text1"/>
            <w:sz w:val="20"/>
            <w:szCs w:val="20"/>
          </w:rPr>
          <w:t>).</w:t>
        </w:r>
      </w:ins>
    </w:p>
    <w:p w14:paraId="47EEE5D3" w14:textId="77777777" w:rsidR="00ED2CAE" w:rsidRPr="001A5891" w:rsidRDefault="00ED2CAE" w:rsidP="001A5891">
      <w:pPr>
        <w:pStyle w:val="MDPI31text"/>
        <w:rPr>
          <w:i/>
          <w:color w:val="auto"/>
        </w:rPr>
      </w:pPr>
    </w:p>
    <w:p w14:paraId="00F9034A" w14:textId="2EA79CCE" w:rsidR="009C25EC" w:rsidRPr="001A5891" w:rsidRDefault="009C25EC" w:rsidP="001A5891">
      <w:pPr>
        <w:pStyle w:val="MDPI31text"/>
        <w:rPr>
          <w:i/>
          <w:color w:val="auto"/>
        </w:rPr>
      </w:pPr>
      <w:r w:rsidRPr="001A5891">
        <w:rPr>
          <w:color w:val="auto"/>
        </w:rPr>
        <w:t>In Table 2, we detail the Pearson correlation coefficients amongst pattern scores and food groups. The FI pattern was positively and moderately correlated with intakes of processed meat, solid fats, eggs, potatoes, and strongly with added sugars while moderately and negatively correlated with seafood, oils, milk, yogurt, alcohol, fruits (all categories), vegetables (all categories other than potatoes), tomatoes, soy products, refined grains, whole grains, and nuts. The Age pattern was modestly and positively correlated with intakes of seafood, solid fats, oils, milk, yogurt, fruits, potatoes, other vegetables, dark-yellow vegetables, starchy vegetables, nuts, and whole grains while negatively correlated with poultry, cheese, alcohol, dark-green vegetables, legumes, soy, refined grains, and added sugars. Overall, this pattern was negatively correlated with the FI pattern (</w:t>
      </w:r>
      <w:r w:rsidR="006F5C17" w:rsidRPr="001A5D7D">
        <w:rPr>
          <w:i/>
          <w:iCs/>
          <w:color w:val="auto"/>
          <w:rPrChange w:id="73" w:author="Maino Vieytes, Christian Augusto" w:date="2022-10-14T08:27:00Z">
            <w:rPr>
              <w:color w:val="auto"/>
            </w:rPr>
          </w:rPrChange>
        </w:rPr>
        <w:t>r</w:t>
      </w:r>
      <w:r w:rsidRPr="001A5891">
        <w:rPr>
          <w:color w:val="auto"/>
        </w:rPr>
        <w:t xml:space="preserve"> = -0.28). The SNAP dietary pattern was strongly and positively correlated with the FI pattern (</w:t>
      </w:r>
      <w:r w:rsidRPr="001A5D7D">
        <w:rPr>
          <w:i/>
          <w:iCs/>
          <w:color w:val="auto"/>
          <w:rPrChange w:id="74" w:author="Maino Vieytes, Christian Augusto" w:date="2022-10-14T08:28:00Z">
            <w:rPr>
              <w:color w:val="auto"/>
            </w:rPr>
          </w:rPrChange>
        </w:rPr>
        <w:t>r</w:t>
      </w:r>
      <w:r w:rsidRPr="001A5891">
        <w:rPr>
          <w:color w:val="auto"/>
        </w:rPr>
        <w:t xml:space="preserve"> = 0.80) as well as with solid fats, legumes, refined grains, and added sugars while being negatively correlated with poultry, seafood, oils, yogurt, alcohol, all fruit categories, all categories of vegetables, soy, whole grains, and nuts. The final Household Size pattern was also strongly and positively correlated with </w:t>
      </w:r>
      <w:r w:rsidRPr="001A5891">
        <w:rPr>
          <w:color w:val="auto"/>
        </w:rPr>
        <w:lastRenderedPageBreak/>
        <w:t>the FI pattern (</w:t>
      </w:r>
      <w:r w:rsidRPr="001A5D7D">
        <w:rPr>
          <w:i/>
          <w:iCs/>
          <w:color w:val="auto"/>
          <w:rPrChange w:id="75" w:author="Maino Vieytes, Christian Augusto" w:date="2022-10-14T08:28:00Z">
            <w:rPr>
              <w:color w:val="auto"/>
            </w:rPr>
          </w:rPrChange>
        </w:rPr>
        <w:t>r</w:t>
      </w:r>
      <w:r w:rsidRPr="001A5891">
        <w:rPr>
          <w:color w:val="auto"/>
        </w:rPr>
        <w:t xml:space="preserve"> = 0.63) and negatively correlated with intakes of seafood, solid fats, milk, yogurt, cheese, alcohol, fruits, and vegetables (all categories other than potatoes), refined and whole grains while being positively correlated with intakes of poultry, oils, legumes, soy, refined grains, and strongly with added sugars. </w:t>
      </w:r>
    </w:p>
    <w:p w14:paraId="5711EFFA" w14:textId="30CFB4A0" w:rsidR="001A5891" w:rsidRPr="001A5891" w:rsidRDefault="001A5891" w:rsidP="001A5891">
      <w:pPr>
        <w:pStyle w:val="MDPI41tablecaption"/>
        <w:ind w:left="425" w:right="425"/>
        <w:rPr>
          <w:color w:val="auto"/>
        </w:rPr>
      </w:pPr>
      <w:r w:rsidRPr="001A5891">
        <w:rPr>
          <w:b/>
          <w:bCs/>
          <w:color w:val="auto"/>
        </w:rPr>
        <w:t xml:space="preserve">Table 2. </w:t>
      </w:r>
      <w:r w:rsidRPr="001A5891">
        <w:rPr>
          <w:color w:val="auto"/>
        </w:rPr>
        <w:t xml:space="preserve">Pearson correlation coefficients matrix amongst each of the derived patterns (extracted using either penalized logistic regression or principal components analysis) and the food groups used in the analysis. A lower triangular Pearson correlation matrix is appended, showing the correlations between the extracted dietary patterns. This analysis was performed on subsample A (Figure 1), an analytical subsample of </w:t>
      </w:r>
      <w:del w:id="76" w:author="Maino Vieytes, Christian Augusto" w:date="2022-10-15T13:06:00Z">
        <w:r w:rsidRPr="001A5891" w:rsidDel="00A72E8E">
          <w:rPr>
            <w:color w:val="auto"/>
          </w:rPr>
          <w:delText xml:space="preserve">food insecure </w:delText>
        </w:r>
      </w:del>
      <w:r w:rsidRPr="001A5891">
        <w:rPr>
          <w:color w:val="auto"/>
        </w:rPr>
        <w:t>cancer survivors (</w:t>
      </w:r>
      <w:r w:rsidRPr="001A5891">
        <w:rPr>
          <w:i/>
          <w:iCs/>
          <w:color w:val="auto"/>
        </w:rPr>
        <w:t xml:space="preserve">n </w:t>
      </w:r>
      <w:r w:rsidRPr="001A5891">
        <w:rPr>
          <w:color w:val="auto"/>
        </w:rPr>
        <w:t>= 3,317).</w:t>
      </w:r>
    </w:p>
    <w:tbl>
      <w:tblPr>
        <w:tblStyle w:val="TableGrid"/>
        <w:tblW w:w="9935" w:type="dxa"/>
        <w:jc w:val="center"/>
        <w:tblBorders>
          <w:insideH w:val="none" w:sz="0" w:space="0" w:color="auto"/>
          <w:insideV w:val="none" w:sz="0" w:space="0" w:color="auto"/>
        </w:tblBorders>
        <w:tblLook w:val="04A0" w:firstRow="1" w:lastRow="0" w:firstColumn="1" w:lastColumn="0" w:noHBand="0" w:noVBand="1"/>
      </w:tblPr>
      <w:tblGrid>
        <w:gridCol w:w="1037"/>
        <w:gridCol w:w="1038"/>
        <w:gridCol w:w="1300"/>
        <w:gridCol w:w="1300"/>
        <w:gridCol w:w="1350"/>
        <w:gridCol w:w="1310"/>
        <w:gridCol w:w="1300"/>
        <w:gridCol w:w="1300"/>
      </w:tblGrid>
      <w:tr w:rsidR="001A5891" w:rsidRPr="001A5891" w14:paraId="17BF1C24" w14:textId="77777777" w:rsidTr="006168D3">
        <w:trPr>
          <w:trHeight w:val="216"/>
          <w:jc w:val="center"/>
        </w:trPr>
        <w:tc>
          <w:tcPr>
            <w:tcW w:w="1037" w:type="dxa"/>
            <w:tcBorders>
              <w:top w:val="single" w:sz="4" w:space="0" w:color="auto"/>
              <w:left w:val="nil"/>
            </w:tcBorders>
            <w:vAlign w:val="center"/>
          </w:tcPr>
          <w:p w14:paraId="18459221" w14:textId="77777777" w:rsidR="009C772B" w:rsidRPr="001A5891" w:rsidRDefault="009C772B" w:rsidP="006168D3">
            <w:pPr>
              <w:jc w:val="center"/>
              <w:rPr>
                <w:rFonts w:eastAsia="Times New Roman"/>
                <w:b/>
                <w:bCs/>
                <w:color w:val="auto"/>
              </w:rPr>
            </w:pPr>
          </w:p>
        </w:tc>
        <w:tc>
          <w:tcPr>
            <w:tcW w:w="1038" w:type="dxa"/>
            <w:tcBorders>
              <w:top w:val="single" w:sz="4" w:space="0" w:color="auto"/>
            </w:tcBorders>
            <w:vAlign w:val="center"/>
          </w:tcPr>
          <w:p w14:paraId="4003AA5F" w14:textId="77777777" w:rsidR="009C772B" w:rsidRPr="001A5891" w:rsidRDefault="009C772B" w:rsidP="006168D3">
            <w:pPr>
              <w:jc w:val="center"/>
              <w:rPr>
                <w:rFonts w:eastAsia="Times New Roman"/>
                <w:b/>
                <w:bCs/>
                <w:color w:val="auto"/>
              </w:rPr>
            </w:pPr>
            <w:r w:rsidRPr="001A5891">
              <w:rPr>
                <w:rFonts w:eastAsia="Times New Roman"/>
                <w:b/>
                <w:bCs/>
                <w:color w:val="auto"/>
              </w:rPr>
              <w:t>Pattern</w:t>
            </w:r>
          </w:p>
        </w:tc>
        <w:tc>
          <w:tcPr>
            <w:tcW w:w="1300" w:type="dxa"/>
            <w:vMerge w:val="restart"/>
            <w:tcBorders>
              <w:top w:val="single" w:sz="4" w:space="0" w:color="auto"/>
              <w:bottom w:val="single" w:sz="4" w:space="0" w:color="auto"/>
            </w:tcBorders>
            <w:noWrap/>
            <w:vAlign w:val="center"/>
            <w:hideMark/>
          </w:tcPr>
          <w:p w14:paraId="67ABC2B2" w14:textId="77777777" w:rsidR="009C772B" w:rsidRPr="001A5891" w:rsidRDefault="009C772B" w:rsidP="006168D3">
            <w:pPr>
              <w:jc w:val="center"/>
              <w:rPr>
                <w:color w:val="auto"/>
              </w:rPr>
            </w:pPr>
            <w:r w:rsidRPr="001A5891">
              <w:rPr>
                <w:rFonts w:eastAsia="Times New Roman"/>
                <w:b/>
                <w:bCs/>
                <w:color w:val="auto"/>
              </w:rPr>
              <w:t>Food Insecurity (FI)</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43590BBE" w14:textId="77777777" w:rsidR="009C772B" w:rsidRPr="001A5891" w:rsidRDefault="009C772B" w:rsidP="006168D3">
            <w:pPr>
              <w:jc w:val="center"/>
              <w:rPr>
                <w:color w:val="auto"/>
              </w:rPr>
            </w:pPr>
            <w:r w:rsidRPr="001A5891">
              <w:rPr>
                <w:rFonts w:eastAsia="Times New Roman"/>
                <w:b/>
                <w:bCs/>
                <w:color w:val="auto"/>
              </w:rPr>
              <w:t>Age</w:t>
            </w:r>
            <w:r w:rsidRPr="001A5891">
              <w:rPr>
                <w:rFonts w:eastAsia="Times New Roman"/>
                <w:b/>
                <w:bCs/>
                <w:color w:val="auto"/>
                <w:vertAlign w:val="superscript"/>
              </w:rPr>
              <w:t>†</w:t>
            </w:r>
          </w:p>
        </w:tc>
        <w:tc>
          <w:tcPr>
            <w:tcW w:w="1350" w:type="dxa"/>
            <w:vMerge w:val="restart"/>
            <w:tcBorders>
              <w:top w:val="single" w:sz="4" w:space="0" w:color="auto"/>
              <w:bottom w:val="single" w:sz="4" w:space="0" w:color="auto"/>
            </w:tcBorders>
            <w:noWrap/>
            <w:vAlign w:val="center"/>
            <w:hideMark/>
          </w:tcPr>
          <w:p w14:paraId="4A245323" w14:textId="77777777" w:rsidR="009C772B" w:rsidRPr="001A5891" w:rsidRDefault="009C772B" w:rsidP="006168D3">
            <w:pPr>
              <w:jc w:val="center"/>
              <w:rPr>
                <w:color w:val="auto"/>
              </w:rPr>
            </w:pPr>
            <w:r w:rsidRPr="001A5891">
              <w:rPr>
                <w:rFonts w:eastAsia="Times New Roman"/>
                <w:b/>
                <w:bCs/>
                <w:color w:val="auto"/>
              </w:rPr>
              <w:t>Food Assistance (SNAP)</w:t>
            </w:r>
            <w:r w:rsidRPr="001A5891">
              <w:rPr>
                <w:rFonts w:eastAsia="Times New Roman"/>
                <w:b/>
                <w:bCs/>
                <w:color w:val="auto"/>
                <w:vertAlign w:val="superscript"/>
              </w:rPr>
              <w:t xml:space="preserve"> †</w:t>
            </w:r>
          </w:p>
        </w:tc>
        <w:tc>
          <w:tcPr>
            <w:tcW w:w="1310" w:type="dxa"/>
            <w:vMerge w:val="restart"/>
            <w:tcBorders>
              <w:top w:val="single" w:sz="4" w:space="0" w:color="auto"/>
              <w:bottom w:val="single" w:sz="4" w:space="0" w:color="auto"/>
            </w:tcBorders>
            <w:noWrap/>
            <w:vAlign w:val="center"/>
            <w:hideMark/>
          </w:tcPr>
          <w:p w14:paraId="6E963AC2" w14:textId="77777777" w:rsidR="009C772B" w:rsidRPr="001A5891" w:rsidRDefault="009C772B" w:rsidP="006168D3">
            <w:pPr>
              <w:jc w:val="center"/>
              <w:rPr>
                <w:color w:val="auto"/>
              </w:rPr>
            </w:pPr>
            <w:r w:rsidRPr="001A5891">
              <w:rPr>
                <w:rFonts w:eastAsia="Times New Roman"/>
                <w:b/>
                <w:bCs/>
                <w:color w:val="auto"/>
              </w:rPr>
              <w:t>Household Size</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1459048A" w14:textId="77777777" w:rsidR="009C772B" w:rsidRPr="001A5891" w:rsidRDefault="009C772B" w:rsidP="006168D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right w:val="nil"/>
            </w:tcBorders>
            <w:noWrap/>
            <w:vAlign w:val="center"/>
            <w:hideMark/>
          </w:tcPr>
          <w:p w14:paraId="360FD084" w14:textId="77777777" w:rsidR="009C772B" w:rsidRPr="001A5891" w:rsidRDefault="009C772B" w:rsidP="006168D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3236FFCD" w14:textId="77777777" w:rsidTr="006168D3">
        <w:trPr>
          <w:trHeight w:val="216"/>
          <w:jc w:val="center"/>
        </w:trPr>
        <w:tc>
          <w:tcPr>
            <w:tcW w:w="2075" w:type="dxa"/>
            <w:gridSpan w:val="2"/>
            <w:tcBorders>
              <w:left w:val="nil"/>
            </w:tcBorders>
            <w:vAlign w:val="center"/>
          </w:tcPr>
          <w:p w14:paraId="19A74FCC" w14:textId="77777777" w:rsidR="009C772B" w:rsidRPr="001A5891" w:rsidRDefault="009C772B" w:rsidP="006168D3">
            <w:pPr>
              <w:jc w:val="center"/>
              <w:rPr>
                <w:rFonts w:eastAsia="Times New Roman"/>
                <w:b/>
                <w:bCs/>
                <w:color w:val="auto"/>
              </w:rPr>
            </w:pPr>
            <w:r w:rsidRPr="001A5891">
              <w:rPr>
                <w:rFonts w:eastAsia="Times New Roman"/>
                <w:b/>
                <w:bCs/>
                <w:color w:val="auto"/>
              </w:rPr>
              <w:t>Food Groups</w:t>
            </w:r>
          </w:p>
        </w:tc>
        <w:tc>
          <w:tcPr>
            <w:tcW w:w="1300" w:type="dxa"/>
            <w:vMerge/>
            <w:tcBorders>
              <w:top w:val="nil"/>
              <w:bottom w:val="single" w:sz="4" w:space="0" w:color="auto"/>
            </w:tcBorders>
            <w:noWrap/>
            <w:vAlign w:val="center"/>
          </w:tcPr>
          <w:p w14:paraId="42ACF9DC"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0FA41F8" w14:textId="77777777" w:rsidR="009C772B" w:rsidRPr="001A5891" w:rsidRDefault="009C772B" w:rsidP="006168D3">
            <w:pPr>
              <w:jc w:val="center"/>
              <w:rPr>
                <w:rFonts w:eastAsia="Times New Roman"/>
                <w:b/>
                <w:bCs/>
                <w:color w:val="auto"/>
              </w:rPr>
            </w:pPr>
          </w:p>
        </w:tc>
        <w:tc>
          <w:tcPr>
            <w:tcW w:w="1350" w:type="dxa"/>
            <w:vMerge/>
            <w:tcBorders>
              <w:top w:val="nil"/>
              <w:bottom w:val="single" w:sz="4" w:space="0" w:color="auto"/>
            </w:tcBorders>
            <w:noWrap/>
            <w:vAlign w:val="center"/>
          </w:tcPr>
          <w:p w14:paraId="1BC180CB" w14:textId="77777777" w:rsidR="009C772B" w:rsidRPr="001A5891" w:rsidRDefault="009C772B" w:rsidP="006168D3">
            <w:pPr>
              <w:jc w:val="center"/>
              <w:rPr>
                <w:rFonts w:eastAsia="Times New Roman"/>
                <w:b/>
                <w:bCs/>
                <w:color w:val="auto"/>
              </w:rPr>
            </w:pPr>
          </w:p>
        </w:tc>
        <w:tc>
          <w:tcPr>
            <w:tcW w:w="1310" w:type="dxa"/>
            <w:vMerge/>
            <w:tcBorders>
              <w:top w:val="nil"/>
              <w:bottom w:val="single" w:sz="4" w:space="0" w:color="auto"/>
            </w:tcBorders>
            <w:noWrap/>
            <w:vAlign w:val="center"/>
          </w:tcPr>
          <w:p w14:paraId="697699FA"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5FDF3F0" w14:textId="77777777" w:rsidR="009C772B" w:rsidRPr="001A5891" w:rsidRDefault="009C772B" w:rsidP="006168D3">
            <w:pPr>
              <w:jc w:val="center"/>
              <w:rPr>
                <w:color w:val="auto"/>
              </w:rPr>
            </w:pPr>
          </w:p>
        </w:tc>
        <w:tc>
          <w:tcPr>
            <w:tcW w:w="1300" w:type="dxa"/>
            <w:vMerge/>
            <w:tcBorders>
              <w:top w:val="nil"/>
              <w:bottom w:val="single" w:sz="4" w:space="0" w:color="auto"/>
              <w:right w:val="nil"/>
            </w:tcBorders>
            <w:noWrap/>
            <w:vAlign w:val="center"/>
          </w:tcPr>
          <w:p w14:paraId="7A83ED64" w14:textId="77777777" w:rsidR="009C772B" w:rsidRPr="001A5891" w:rsidRDefault="009C772B" w:rsidP="006168D3">
            <w:pPr>
              <w:jc w:val="center"/>
              <w:rPr>
                <w:color w:val="auto"/>
              </w:rPr>
            </w:pPr>
          </w:p>
        </w:tc>
      </w:tr>
      <w:tr w:rsidR="001A5891" w:rsidRPr="001A5891" w14:paraId="15DA90BD" w14:textId="77777777" w:rsidTr="006168D3">
        <w:trPr>
          <w:trHeight w:val="320"/>
          <w:jc w:val="center"/>
        </w:trPr>
        <w:tc>
          <w:tcPr>
            <w:tcW w:w="2075" w:type="dxa"/>
            <w:gridSpan w:val="2"/>
            <w:tcBorders>
              <w:left w:val="nil"/>
            </w:tcBorders>
            <w:vAlign w:val="center"/>
          </w:tcPr>
          <w:p w14:paraId="030039A9" w14:textId="77777777" w:rsidR="009C772B" w:rsidRPr="001A5891" w:rsidRDefault="009C772B" w:rsidP="006168D3">
            <w:pPr>
              <w:jc w:val="center"/>
              <w:rPr>
                <w:color w:val="auto"/>
              </w:rPr>
            </w:pPr>
            <w:r w:rsidRPr="001A5891">
              <w:rPr>
                <w:color w:val="auto"/>
              </w:rPr>
              <w:t>Processed Meats</w:t>
            </w:r>
          </w:p>
        </w:tc>
        <w:tc>
          <w:tcPr>
            <w:tcW w:w="1300" w:type="dxa"/>
            <w:tcBorders>
              <w:top w:val="single" w:sz="4" w:space="0" w:color="auto"/>
            </w:tcBorders>
            <w:noWrap/>
            <w:vAlign w:val="center"/>
            <w:hideMark/>
          </w:tcPr>
          <w:p w14:paraId="3AB0C83C" w14:textId="77777777" w:rsidR="009C772B" w:rsidRPr="001A5891" w:rsidRDefault="009C772B" w:rsidP="006168D3">
            <w:pPr>
              <w:jc w:val="center"/>
              <w:rPr>
                <w:color w:val="auto"/>
              </w:rPr>
            </w:pPr>
            <w:r w:rsidRPr="001A5891">
              <w:rPr>
                <w:color w:val="auto"/>
              </w:rPr>
              <w:t>-0.05</w:t>
            </w:r>
          </w:p>
        </w:tc>
        <w:tc>
          <w:tcPr>
            <w:tcW w:w="1300" w:type="dxa"/>
            <w:tcBorders>
              <w:top w:val="single" w:sz="4" w:space="0" w:color="auto"/>
            </w:tcBorders>
            <w:noWrap/>
            <w:vAlign w:val="center"/>
            <w:hideMark/>
          </w:tcPr>
          <w:p w14:paraId="2AFE7659" w14:textId="77777777" w:rsidR="009C772B" w:rsidRPr="001A5891" w:rsidRDefault="009C772B" w:rsidP="006168D3">
            <w:pPr>
              <w:jc w:val="center"/>
              <w:rPr>
                <w:color w:val="auto"/>
              </w:rPr>
            </w:pPr>
            <w:r w:rsidRPr="001A5891">
              <w:rPr>
                <w:color w:val="auto"/>
              </w:rPr>
              <w:t>-0.01</w:t>
            </w:r>
          </w:p>
        </w:tc>
        <w:tc>
          <w:tcPr>
            <w:tcW w:w="1350" w:type="dxa"/>
            <w:tcBorders>
              <w:top w:val="single" w:sz="4" w:space="0" w:color="auto"/>
            </w:tcBorders>
            <w:noWrap/>
            <w:vAlign w:val="center"/>
            <w:hideMark/>
          </w:tcPr>
          <w:p w14:paraId="7F0F08EC" w14:textId="77777777" w:rsidR="009C772B" w:rsidRPr="001A5891" w:rsidRDefault="009C772B" w:rsidP="006168D3">
            <w:pPr>
              <w:jc w:val="center"/>
              <w:rPr>
                <w:color w:val="auto"/>
              </w:rPr>
            </w:pPr>
            <w:r w:rsidRPr="001A5891">
              <w:rPr>
                <w:color w:val="auto"/>
              </w:rPr>
              <w:t>0.04</w:t>
            </w:r>
          </w:p>
        </w:tc>
        <w:tc>
          <w:tcPr>
            <w:tcW w:w="1310" w:type="dxa"/>
            <w:tcBorders>
              <w:top w:val="single" w:sz="4" w:space="0" w:color="auto"/>
            </w:tcBorders>
            <w:noWrap/>
            <w:vAlign w:val="center"/>
            <w:hideMark/>
          </w:tcPr>
          <w:p w14:paraId="7ED648B5" w14:textId="77777777" w:rsidR="009C772B" w:rsidRPr="001A5891" w:rsidRDefault="009C772B" w:rsidP="006168D3">
            <w:pPr>
              <w:jc w:val="center"/>
              <w:rPr>
                <w:color w:val="auto"/>
              </w:rPr>
            </w:pPr>
            <w:r w:rsidRPr="001A5891">
              <w:rPr>
                <w:color w:val="auto"/>
              </w:rPr>
              <w:t>0.030</w:t>
            </w:r>
          </w:p>
        </w:tc>
        <w:tc>
          <w:tcPr>
            <w:tcW w:w="1300" w:type="dxa"/>
            <w:tcBorders>
              <w:top w:val="single" w:sz="4" w:space="0" w:color="auto"/>
            </w:tcBorders>
            <w:noWrap/>
            <w:vAlign w:val="center"/>
            <w:hideMark/>
          </w:tcPr>
          <w:p w14:paraId="7DB03512" w14:textId="77777777" w:rsidR="009C772B" w:rsidRPr="001A5891" w:rsidRDefault="009C772B" w:rsidP="006168D3">
            <w:pPr>
              <w:jc w:val="center"/>
              <w:rPr>
                <w:color w:val="auto"/>
              </w:rPr>
            </w:pPr>
            <w:r w:rsidRPr="001A5891">
              <w:rPr>
                <w:color w:val="auto"/>
              </w:rPr>
              <w:t>0.12</w:t>
            </w:r>
          </w:p>
        </w:tc>
        <w:tc>
          <w:tcPr>
            <w:tcW w:w="1300" w:type="dxa"/>
            <w:tcBorders>
              <w:top w:val="single" w:sz="4" w:space="0" w:color="auto"/>
              <w:right w:val="nil"/>
            </w:tcBorders>
            <w:noWrap/>
            <w:vAlign w:val="center"/>
            <w:hideMark/>
          </w:tcPr>
          <w:p w14:paraId="6BF0F457" w14:textId="77777777" w:rsidR="009C772B" w:rsidRPr="001A5891" w:rsidRDefault="009C772B" w:rsidP="006168D3">
            <w:pPr>
              <w:jc w:val="center"/>
              <w:rPr>
                <w:color w:val="auto"/>
              </w:rPr>
            </w:pPr>
            <w:r w:rsidRPr="001A5891">
              <w:rPr>
                <w:color w:val="auto"/>
              </w:rPr>
              <w:t>-0.22</w:t>
            </w:r>
          </w:p>
        </w:tc>
      </w:tr>
      <w:tr w:rsidR="001A5891" w:rsidRPr="001A5891" w14:paraId="111EAF3C" w14:textId="77777777" w:rsidTr="006168D3">
        <w:trPr>
          <w:trHeight w:val="320"/>
          <w:jc w:val="center"/>
        </w:trPr>
        <w:tc>
          <w:tcPr>
            <w:tcW w:w="2075" w:type="dxa"/>
            <w:gridSpan w:val="2"/>
            <w:tcBorders>
              <w:left w:val="nil"/>
            </w:tcBorders>
            <w:vAlign w:val="center"/>
          </w:tcPr>
          <w:p w14:paraId="7CEF621F" w14:textId="77777777" w:rsidR="009C772B" w:rsidRPr="001A5891" w:rsidRDefault="009C772B" w:rsidP="006168D3">
            <w:pPr>
              <w:jc w:val="center"/>
              <w:rPr>
                <w:color w:val="auto"/>
              </w:rPr>
            </w:pPr>
            <w:r w:rsidRPr="001A5891">
              <w:rPr>
                <w:color w:val="auto"/>
              </w:rPr>
              <w:t>Meats</w:t>
            </w:r>
          </w:p>
        </w:tc>
        <w:tc>
          <w:tcPr>
            <w:tcW w:w="1300" w:type="dxa"/>
            <w:noWrap/>
            <w:vAlign w:val="center"/>
            <w:hideMark/>
          </w:tcPr>
          <w:p w14:paraId="069439B3"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7F763402" w14:textId="77777777" w:rsidR="009C772B" w:rsidRPr="001A5891" w:rsidRDefault="009C772B" w:rsidP="006168D3">
            <w:pPr>
              <w:jc w:val="center"/>
              <w:rPr>
                <w:color w:val="auto"/>
              </w:rPr>
            </w:pPr>
            <w:r w:rsidRPr="001A5891">
              <w:rPr>
                <w:color w:val="auto"/>
              </w:rPr>
              <w:t>-0.03</w:t>
            </w:r>
          </w:p>
        </w:tc>
        <w:tc>
          <w:tcPr>
            <w:tcW w:w="1350" w:type="dxa"/>
            <w:noWrap/>
            <w:vAlign w:val="center"/>
            <w:hideMark/>
          </w:tcPr>
          <w:p w14:paraId="74B62277"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0A55253F"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7F8298A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50275CC4" w14:textId="77777777" w:rsidR="009C772B" w:rsidRPr="001A5891" w:rsidRDefault="009C772B" w:rsidP="006168D3">
            <w:pPr>
              <w:jc w:val="center"/>
              <w:rPr>
                <w:color w:val="auto"/>
              </w:rPr>
            </w:pPr>
            <w:r w:rsidRPr="001A5891">
              <w:rPr>
                <w:color w:val="auto"/>
              </w:rPr>
              <w:t>-0.17</w:t>
            </w:r>
          </w:p>
        </w:tc>
      </w:tr>
      <w:tr w:rsidR="001A5891" w:rsidRPr="001A5891" w14:paraId="34BEECD9" w14:textId="77777777" w:rsidTr="006168D3">
        <w:trPr>
          <w:trHeight w:val="320"/>
          <w:jc w:val="center"/>
        </w:trPr>
        <w:tc>
          <w:tcPr>
            <w:tcW w:w="2075" w:type="dxa"/>
            <w:gridSpan w:val="2"/>
            <w:tcBorders>
              <w:left w:val="nil"/>
            </w:tcBorders>
            <w:vAlign w:val="center"/>
          </w:tcPr>
          <w:p w14:paraId="61355714" w14:textId="77777777" w:rsidR="009C772B" w:rsidRPr="001A5891" w:rsidRDefault="009C772B" w:rsidP="006168D3">
            <w:pPr>
              <w:jc w:val="center"/>
              <w:rPr>
                <w:color w:val="auto"/>
              </w:rPr>
            </w:pPr>
            <w:r w:rsidRPr="001A5891">
              <w:rPr>
                <w:color w:val="auto"/>
              </w:rPr>
              <w:t>Poultry</w:t>
            </w:r>
          </w:p>
        </w:tc>
        <w:tc>
          <w:tcPr>
            <w:tcW w:w="1300" w:type="dxa"/>
            <w:noWrap/>
            <w:vAlign w:val="center"/>
            <w:hideMark/>
          </w:tcPr>
          <w:p w14:paraId="565A82A4"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6952A864" w14:textId="77777777" w:rsidR="009C772B" w:rsidRPr="001A5891" w:rsidRDefault="009C772B" w:rsidP="006168D3">
            <w:pPr>
              <w:jc w:val="center"/>
              <w:rPr>
                <w:color w:val="auto"/>
              </w:rPr>
            </w:pPr>
            <w:r w:rsidRPr="001A5891">
              <w:rPr>
                <w:color w:val="auto"/>
              </w:rPr>
              <w:t>-0.26</w:t>
            </w:r>
          </w:p>
        </w:tc>
        <w:tc>
          <w:tcPr>
            <w:tcW w:w="1350" w:type="dxa"/>
            <w:noWrap/>
            <w:vAlign w:val="center"/>
            <w:hideMark/>
          </w:tcPr>
          <w:p w14:paraId="2312E3DD"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26BC5F77"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23A72B54"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5F35F9D9" w14:textId="77777777" w:rsidR="009C772B" w:rsidRPr="001A5891" w:rsidRDefault="009C772B" w:rsidP="006168D3">
            <w:pPr>
              <w:jc w:val="center"/>
              <w:rPr>
                <w:color w:val="auto"/>
              </w:rPr>
            </w:pPr>
            <w:r w:rsidRPr="001A5891">
              <w:rPr>
                <w:color w:val="auto"/>
              </w:rPr>
              <w:t>0.35</w:t>
            </w:r>
          </w:p>
        </w:tc>
      </w:tr>
      <w:tr w:rsidR="001A5891" w:rsidRPr="001A5891" w14:paraId="01609FAC" w14:textId="77777777" w:rsidTr="006168D3">
        <w:trPr>
          <w:trHeight w:val="320"/>
          <w:jc w:val="center"/>
        </w:trPr>
        <w:tc>
          <w:tcPr>
            <w:tcW w:w="2075" w:type="dxa"/>
            <w:gridSpan w:val="2"/>
            <w:tcBorders>
              <w:left w:val="nil"/>
            </w:tcBorders>
            <w:vAlign w:val="center"/>
          </w:tcPr>
          <w:p w14:paraId="1B9113B5" w14:textId="77777777" w:rsidR="009C772B" w:rsidRPr="001A5891" w:rsidRDefault="009C772B" w:rsidP="006168D3">
            <w:pPr>
              <w:jc w:val="center"/>
              <w:rPr>
                <w:color w:val="auto"/>
              </w:rPr>
            </w:pPr>
            <w:r w:rsidRPr="001A5891">
              <w:rPr>
                <w:color w:val="auto"/>
              </w:rPr>
              <w:t>Seafood—High n-3</w:t>
            </w:r>
          </w:p>
        </w:tc>
        <w:tc>
          <w:tcPr>
            <w:tcW w:w="1300" w:type="dxa"/>
            <w:noWrap/>
            <w:vAlign w:val="center"/>
            <w:hideMark/>
          </w:tcPr>
          <w:p w14:paraId="27ADB62F"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4E330217"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5E3FE1B"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66980BCD"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7209A7F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77C94AD" w14:textId="77777777" w:rsidR="009C772B" w:rsidRPr="001A5891" w:rsidRDefault="009C772B" w:rsidP="006168D3">
            <w:pPr>
              <w:jc w:val="center"/>
              <w:rPr>
                <w:color w:val="auto"/>
              </w:rPr>
            </w:pPr>
            <w:r w:rsidRPr="001A5891">
              <w:rPr>
                <w:color w:val="auto"/>
              </w:rPr>
              <w:t>0.30</w:t>
            </w:r>
          </w:p>
        </w:tc>
      </w:tr>
      <w:tr w:rsidR="001A5891" w:rsidRPr="001A5891" w14:paraId="4625C118" w14:textId="77777777" w:rsidTr="006168D3">
        <w:trPr>
          <w:trHeight w:val="320"/>
          <w:jc w:val="center"/>
        </w:trPr>
        <w:tc>
          <w:tcPr>
            <w:tcW w:w="2075" w:type="dxa"/>
            <w:gridSpan w:val="2"/>
            <w:tcBorders>
              <w:left w:val="nil"/>
            </w:tcBorders>
            <w:vAlign w:val="center"/>
          </w:tcPr>
          <w:p w14:paraId="72DA2F78" w14:textId="77777777" w:rsidR="009C772B" w:rsidRPr="001A5891" w:rsidRDefault="009C772B" w:rsidP="006168D3">
            <w:pPr>
              <w:jc w:val="center"/>
              <w:rPr>
                <w:color w:val="auto"/>
              </w:rPr>
            </w:pPr>
            <w:r w:rsidRPr="001A5891">
              <w:rPr>
                <w:color w:val="auto"/>
              </w:rPr>
              <w:t>Seafood—Low n-3</w:t>
            </w:r>
          </w:p>
        </w:tc>
        <w:tc>
          <w:tcPr>
            <w:tcW w:w="1300" w:type="dxa"/>
            <w:noWrap/>
            <w:vAlign w:val="center"/>
            <w:hideMark/>
          </w:tcPr>
          <w:p w14:paraId="375C1252" w14:textId="77777777" w:rsidR="009C772B" w:rsidRPr="001A5891" w:rsidRDefault="009C772B" w:rsidP="006168D3">
            <w:pPr>
              <w:jc w:val="center"/>
              <w:rPr>
                <w:color w:val="auto"/>
              </w:rPr>
            </w:pPr>
            <w:r w:rsidRPr="001A5891">
              <w:rPr>
                <w:color w:val="auto"/>
              </w:rPr>
              <w:t>-0.17</w:t>
            </w:r>
          </w:p>
        </w:tc>
        <w:tc>
          <w:tcPr>
            <w:tcW w:w="1300" w:type="dxa"/>
            <w:noWrap/>
            <w:vAlign w:val="center"/>
            <w:hideMark/>
          </w:tcPr>
          <w:p w14:paraId="62379F3D" w14:textId="77777777" w:rsidR="009C772B" w:rsidRPr="001A5891" w:rsidRDefault="009C772B" w:rsidP="006168D3">
            <w:pPr>
              <w:jc w:val="center"/>
              <w:rPr>
                <w:color w:val="auto"/>
              </w:rPr>
            </w:pPr>
            <w:r w:rsidRPr="001A5891">
              <w:rPr>
                <w:color w:val="auto"/>
              </w:rPr>
              <w:t>0.08</w:t>
            </w:r>
          </w:p>
        </w:tc>
        <w:tc>
          <w:tcPr>
            <w:tcW w:w="1350" w:type="dxa"/>
            <w:noWrap/>
            <w:vAlign w:val="center"/>
            <w:hideMark/>
          </w:tcPr>
          <w:p w14:paraId="0AE4E3FF"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0A0B5248"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6040D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AA34F4A" w14:textId="77777777" w:rsidR="009C772B" w:rsidRPr="001A5891" w:rsidRDefault="009C772B" w:rsidP="006168D3">
            <w:pPr>
              <w:jc w:val="center"/>
              <w:rPr>
                <w:color w:val="auto"/>
              </w:rPr>
            </w:pPr>
            <w:r w:rsidRPr="001A5891">
              <w:rPr>
                <w:color w:val="auto"/>
              </w:rPr>
              <w:t>0.07</w:t>
            </w:r>
          </w:p>
        </w:tc>
      </w:tr>
      <w:tr w:rsidR="001A5891" w:rsidRPr="001A5891" w14:paraId="6E6BB485" w14:textId="77777777" w:rsidTr="006168D3">
        <w:trPr>
          <w:trHeight w:val="320"/>
          <w:jc w:val="center"/>
        </w:trPr>
        <w:tc>
          <w:tcPr>
            <w:tcW w:w="2075" w:type="dxa"/>
            <w:gridSpan w:val="2"/>
            <w:tcBorders>
              <w:left w:val="nil"/>
            </w:tcBorders>
            <w:vAlign w:val="center"/>
          </w:tcPr>
          <w:p w14:paraId="316D8F2F" w14:textId="77777777" w:rsidR="009C772B" w:rsidRPr="001A5891" w:rsidRDefault="009C772B" w:rsidP="006168D3">
            <w:pPr>
              <w:jc w:val="center"/>
              <w:rPr>
                <w:color w:val="auto"/>
              </w:rPr>
            </w:pPr>
            <w:r w:rsidRPr="001A5891">
              <w:rPr>
                <w:color w:val="auto"/>
              </w:rPr>
              <w:t>Eggs</w:t>
            </w:r>
          </w:p>
        </w:tc>
        <w:tc>
          <w:tcPr>
            <w:tcW w:w="1300" w:type="dxa"/>
            <w:noWrap/>
            <w:vAlign w:val="center"/>
            <w:hideMark/>
          </w:tcPr>
          <w:p w14:paraId="531AD344" w14:textId="77777777" w:rsidR="009C772B" w:rsidRPr="001A5891" w:rsidRDefault="009C772B" w:rsidP="006168D3">
            <w:pPr>
              <w:jc w:val="center"/>
              <w:rPr>
                <w:color w:val="auto"/>
              </w:rPr>
            </w:pPr>
            <w:r w:rsidRPr="001A5891">
              <w:rPr>
                <w:color w:val="auto"/>
              </w:rPr>
              <w:t>0.07</w:t>
            </w:r>
          </w:p>
        </w:tc>
        <w:tc>
          <w:tcPr>
            <w:tcW w:w="1300" w:type="dxa"/>
            <w:noWrap/>
            <w:vAlign w:val="center"/>
            <w:hideMark/>
          </w:tcPr>
          <w:p w14:paraId="4727C5B3"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5BD83061"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0FC4D69A"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0D6991DD" w14:textId="77777777" w:rsidR="009C772B" w:rsidRPr="001A5891" w:rsidRDefault="009C772B" w:rsidP="006168D3">
            <w:pPr>
              <w:jc w:val="center"/>
              <w:rPr>
                <w:color w:val="auto"/>
              </w:rPr>
            </w:pPr>
            <w:r w:rsidRPr="001A5891">
              <w:rPr>
                <w:color w:val="auto"/>
              </w:rPr>
              <w:t>0.24</w:t>
            </w:r>
          </w:p>
        </w:tc>
        <w:tc>
          <w:tcPr>
            <w:tcW w:w="1300" w:type="dxa"/>
            <w:tcBorders>
              <w:right w:val="nil"/>
            </w:tcBorders>
            <w:noWrap/>
            <w:vAlign w:val="center"/>
            <w:hideMark/>
          </w:tcPr>
          <w:p w14:paraId="260D7C71" w14:textId="77777777" w:rsidR="009C772B" w:rsidRPr="001A5891" w:rsidRDefault="009C772B" w:rsidP="006168D3">
            <w:pPr>
              <w:jc w:val="center"/>
              <w:rPr>
                <w:color w:val="auto"/>
              </w:rPr>
            </w:pPr>
            <w:r w:rsidRPr="001A5891">
              <w:rPr>
                <w:color w:val="auto"/>
              </w:rPr>
              <w:t>0.07</w:t>
            </w:r>
          </w:p>
        </w:tc>
      </w:tr>
      <w:tr w:rsidR="001A5891" w:rsidRPr="001A5891" w14:paraId="5425BF76" w14:textId="77777777" w:rsidTr="006168D3">
        <w:trPr>
          <w:trHeight w:val="320"/>
          <w:jc w:val="center"/>
        </w:trPr>
        <w:tc>
          <w:tcPr>
            <w:tcW w:w="2075" w:type="dxa"/>
            <w:gridSpan w:val="2"/>
            <w:tcBorders>
              <w:left w:val="nil"/>
            </w:tcBorders>
            <w:vAlign w:val="center"/>
          </w:tcPr>
          <w:p w14:paraId="34F9385F" w14:textId="77777777" w:rsidR="009C772B" w:rsidRPr="001A5891" w:rsidRDefault="009C772B" w:rsidP="006168D3">
            <w:pPr>
              <w:jc w:val="center"/>
              <w:rPr>
                <w:color w:val="auto"/>
              </w:rPr>
            </w:pPr>
            <w:r w:rsidRPr="001A5891">
              <w:rPr>
                <w:color w:val="auto"/>
              </w:rPr>
              <w:t>Solid Fats</w:t>
            </w:r>
          </w:p>
        </w:tc>
        <w:tc>
          <w:tcPr>
            <w:tcW w:w="1300" w:type="dxa"/>
            <w:noWrap/>
            <w:vAlign w:val="center"/>
            <w:hideMark/>
          </w:tcPr>
          <w:p w14:paraId="57F45746"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53C4EC33"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44A63D37" w14:textId="77777777" w:rsidR="009C772B" w:rsidRPr="001A5891" w:rsidRDefault="009C772B" w:rsidP="006168D3">
            <w:pPr>
              <w:jc w:val="center"/>
              <w:rPr>
                <w:color w:val="auto"/>
              </w:rPr>
            </w:pPr>
            <w:r w:rsidRPr="001A5891">
              <w:rPr>
                <w:color w:val="auto"/>
              </w:rPr>
              <w:t>0.22</w:t>
            </w:r>
          </w:p>
        </w:tc>
        <w:tc>
          <w:tcPr>
            <w:tcW w:w="1310" w:type="dxa"/>
            <w:noWrap/>
            <w:vAlign w:val="center"/>
            <w:hideMark/>
          </w:tcPr>
          <w:p w14:paraId="388734E8"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36057E86" w14:textId="77777777" w:rsidR="009C772B" w:rsidRPr="001A5891" w:rsidRDefault="009C772B" w:rsidP="006168D3">
            <w:pPr>
              <w:jc w:val="center"/>
              <w:rPr>
                <w:color w:val="auto"/>
              </w:rPr>
            </w:pPr>
            <w:r w:rsidRPr="001A5891">
              <w:rPr>
                <w:color w:val="auto"/>
              </w:rPr>
              <w:t>0.21</w:t>
            </w:r>
          </w:p>
        </w:tc>
        <w:tc>
          <w:tcPr>
            <w:tcW w:w="1300" w:type="dxa"/>
            <w:tcBorders>
              <w:right w:val="nil"/>
            </w:tcBorders>
            <w:noWrap/>
            <w:vAlign w:val="center"/>
            <w:hideMark/>
          </w:tcPr>
          <w:p w14:paraId="0BD3B725" w14:textId="77777777" w:rsidR="009C772B" w:rsidRPr="001A5891" w:rsidRDefault="009C772B" w:rsidP="006168D3">
            <w:pPr>
              <w:jc w:val="center"/>
              <w:rPr>
                <w:color w:val="auto"/>
              </w:rPr>
            </w:pPr>
            <w:r w:rsidRPr="001A5891">
              <w:rPr>
                <w:color w:val="auto"/>
              </w:rPr>
              <w:t>-0.46</w:t>
            </w:r>
          </w:p>
        </w:tc>
      </w:tr>
      <w:tr w:rsidR="001A5891" w:rsidRPr="001A5891" w14:paraId="5E74F4DD" w14:textId="77777777" w:rsidTr="006168D3">
        <w:trPr>
          <w:trHeight w:val="320"/>
          <w:jc w:val="center"/>
        </w:trPr>
        <w:tc>
          <w:tcPr>
            <w:tcW w:w="2075" w:type="dxa"/>
            <w:gridSpan w:val="2"/>
            <w:tcBorders>
              <w:left w:val="nil"/>
            </w:tcBorders>
            <w:vAlign w:val="center"/>
          </w:tcPr>
          <w:p w14:paraId="472EF479" w14:textId="77777777" w:rsidR="009C772B" w:rsidRPr="001A5891" w:rsidRDefault="009C772B" w:rsidP="006168D3">
            <w:pPr>
              <w:jc w:val="center"/>
              <w:rPr>
                <w:color w:val="auto"/>
              </w:rPr>
            </w:pPr>
            <w:r w:rsidRPr="001A5891">
              <w:rPr>
                <w:color w:val="auto"/>
              </w:rPr>
              <w:t>Oils</w:t>
            </w:r>
          </w:p>
        </w:tc>
        <w:tc>
          <w:tcPr>
            <w:tcW w:w="1300" w:type="dxa"/>
            <w:noWrap/>
            <w:vAlign w:val="center"/>
            <w:hideMark/>
          </w:tcPr>
          <w:p w14:paraId="6F65A14B"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28E9A432"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264CE603"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6F20BE61"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56347F68" w14:textId="77777777" w:rsidR="009C772B" w:rsidRPr="001A5891" w:rsidRDefault="009C772B" w:rsidP="006168D3">
            <w:pPr>
              <w:jc w:val="center"/>
              <w:rPr>
                <w:color w:val="auto"/>
              </w:rPr>
            </w:pPr>
            <w:r w:rsidRPr="001A5891">
              <w:rPr>
                <w:color w:val="auto"/>
              </w:rPr>
              <w:t>0.34</w:t>
            </w:r>
          </w:p>
        </w:tc>
        <w:tc>
          <w:tcPr>
            <w:tcW w:w="1300" w:type="dxa"/>
            <w:tcBorders>
              <w:right w:val="nil"/>
            </w:tcBorders>
            <w:noWrap/>
            <w:vAlign w:val="center"/>
            <w:hideMark/>
          </w:tcPr>
          <w:p w14:paraId="37088F79" w14:textId="77777777" w:rsidR="009C772B" w:rsidRPr="001A5891" w:rsidRDefault="009C772B" w:rsidP="006168D3">
            <w:pPr>
              <w:jc w:val="center"/>
              <w:rPr>
                <w:color w:val="auto"/>
              </w:rPr>
            </w:pPr>
            <w:r w:rsidRPr="001A5891">
              <w:rPr>
                <w:color w:val="auto"/>
              </w:rPr>
              <w:t>0.12</w:t>
            </w:r>
          </w:p>
        </w:tc>
      </w:tr>
      <w:tr w:rsidR="001A5891" w:rsidRPr="001A5891" w14:paraId="6D61C86B" w14:textId="77777777" w:rsidTr="006168D3">
        <w:trPr>
          <w:trHeight w:val="320"/>
          <w:jc w:val="center"/>
        </w:trPr>
        <w:tc>
          <w:tcPr>
            <w:tcW w:w="2075" w:type="dxa"/>
            <w:gridSpan w:val="2"/>
            <w:tcBorders>
              <w:left w:val="nil"/>
            </w:tcBorders>
            <w:vAlign w:val="center"/>
          </w:tcPr>
          <w:p w14:paraId="47E2AF4E" w14:textId="77777777" w:rsidR="009C772B" w:rsidRPr="001A5891" w:rsidRDefault="009C772B" w:rsidP="006168D3">
            <w:pPr>
              <w:jc w:val="center"/>
              <w:rPr>
                <w:color w:val="auto"/>
              </w:rPr>
            </w:pPr>
            <w:r w:rsidRPr="001A5891">
              <w:rPr>
                <w:color w:val="auto"/>
              </w:rPr>
              <w:t>Milk</w:t>
            </w:r>
          </w:p>
        </w:tc>
        <w:tc>
          <w:tcPr>
            <w:tcW w:w="1300" w:type="dxa"/>
            <w:noWrap/>
            <w:vAlign w:val="center"/>
            <w:hideMark/>
          </w:tcPr>
          <w:p w14:paraId="5E6C2830" w14:textId="77777777" w:rsidR="009C772B" w:rsidRPr="001A5891" w:rsidRDefault="009C772B" w:rsidP="006168D3">
            <w:pPr>
              <w:jc w:val="center"/>
              <w:rPr>
                <w:color w:val="auto"/>
              </w:rPr>
            </w:pPr>
            <w:r w:rsidRPr="001A5891">
              <w:rPr>
                <w:color w:val="auto"/>
              </w:rPr>
              <w:t>-0.10</w:t>
            </w:r>
          </w:p>
        </w:tc>
        <w:tc>
          <w:tcPr>
            <w:tcW w:w="1300" w:type="dxa"/>
            <w:noWrap/>
            <w:vAlign w:val="center"/>
            <w:hideMark/>
          </w:tcPr>
          <w:p w14:paraId="764EA601" w14:textId="77777777" w:rsidR="009C772B" w:rsidRPr="001A5891" w:rsidRDefault="009C772B" w:rsidP="006168D3">
            <w:pPr>
              <w:jc w:val="center"/>
              <w:rPr>
                <w:color w:val="auto"/>
              </w:rPr>
            </w:pPr>
            <w:r w:rsidRPr="001A5891">
              <w:rPr>
                <w:color w:val="auto"/>
              </w:rPr>
              <w:t>0.37</w:t>
            </w:r>
          </w:p>
        </w:tc>
        <w:tc>
          <w:tcPr>
            <w:tcW w:w="1350" w:type="dxa"/>
            <w:noWrap/>
            <w:vAlign w:val="center"/>
            <w:hideMark/>
          </w:tcPr>
          <w:p w14:paraId="42437C22"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31FE0349"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78D0E6AD" w14:textId="77777777" w:rsidR="009C772B" w:rsidRPr="001A5891" w:rsidRDefault="009C772B" w:rsidP="006168D3">
            <w:pPr>
              <w:jc w:val="center"/>
              <w:rPr>
                <w:color w:val="auto"/>
              </w:rPr>
            </w:pPr>
            <w:r w:rsidRPr="001A5891">
              <w:rPr>
                <w:color w:val="auto"/>
              </w:rPr>
              <w:t>-0.06</w:t>
            </w:r>
          </w:p>
        </w:tc>
        <w:tc>
          <w:tcPr>
            <w:tcW w:w="1300" w:type="dxa"/>
            <w:tcBorders>
              <w:right w:val="nil"/>
            </w:tcBorders>
            <w:noWrap/>
            <w:vAlign w:val="center"/>
            <w:hideMark/>
          </w:tcPr>
          <w:p w14:paraId="012E6EEA" w14:textId="77777777" w:rsidR="009C772B" w:rsidRPr="001A5891" w:rsidRDefault="009C772B" w:rsidP="006168D3">
            <w:pPr>
              <w:jc w:val="center"/>
              <w:rPr>
                <w:color w:val="auto"/>
              </w:rPr>
            </w:pPr>
            <w:r w:rsidRPr="001A5891">
              <w:rPr>
                <w:color w:val="auto"/>
              </w:rPr>
              <w:t>0.12</w:t>
            </w:r>
          </w:p>
        </w:tc>
      </w:tr>
      <w:tr w:rsidR="001A5891" w:rsidRPr="001A5891" w14:paraId="44F03A97" w14:textId="77777777" w:rsidTr="006168D3">
        <w:trPr>
          <w:trHeight w:val="320"/>
          <w:jc w:val="center"/>
        </w:trPr>
        <w:tc>
          <w:tcPr>
            <w:tcW w:w="2075" w:type="dxa"/>
            <w:gridSpan w:val="2"/>
            <w:tcBorders>
              <w:left w:val="nil"/>
            </w:tcBorders>
            <w:vAlign w:val="center"/>
          </w:tcPr>
          <w:p w14:paraId="5B52A0AA" w14:textId="77777777" w:rsidR="009C772B" w:rsidRPr="001A5891" w:rsidRDefault="009C772B" w:rsidP="006168D3">
            <w:pPr>
              <w:jc w:val="center"/>
              <w:rPr>
                <w:color w:val="auto"/>
              </w:rPr>
            </w:pPr>
            <w:r w:rsidRPr="001A5891">
              <w:rPr>
                <w:color w:val="auto"/>
              </w:rPr>
              <w:t>Yogurt</w:t>
            </w:r>
          </w:p>
        </w:tc>
        <w:tc>
          <w:tcPr>
            <w:tcW w:w="1300" w:type="dxa"/>
            <w:noWrap/>
            <w:vAlign w:val="center"/>
            <w:hideMark/>
          </w:tcPr>
          <w:p w14:paraId="0BEA7F70"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3E27B1D2"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3DD9FBB" w14:textId="77777777" w:rsidR="009C772B" w:rsidRPr="001A5891" w:rsidRDefault="009C772B" w:rsidP="006168D3">
            <w:pPr>
              <w:jc w:val="center"/>
              <w:rPr>
                <w:color w:val="auto"/>
              </w:rPr>
            </w:pPr>
            <w:r w:rsidRPr="001A5891">
              <w:rPr>
                <w:color w:val="auto"/>
              </w:rPr>
              <w:t>-0.10</w:t>
            </w:r>
          </w:p>
        </w:tc>
        <w:tc>
          <w:tcPr>
            <w:tcW w:w="1310" w:type="dxa"/>
            <w:noWrap/>
            <w:vAlign w:val="center"/>
            <w:hideMark/>
          </w:tcPr>
          <w:p w14:paraId="384585A0" w14:textId="77777777" w:rsidR="009C772B" w:rsidRPr="001A5891" w:rsidRDefault="009C772B" w:rsidP="006168D3">
            <w:pPr>
              <w:jc w:val="center"/>
              <w:rPr>
                <w:color w:val="auto"/>
              </w:rPr>
            </w:pPr>
            <w:r w:rsidRPr="001A5891">
              <w:rPr>
                <w:color w:val="auto"/>
              </w:rPr>
              <w:t>-0.32</w:t>
            </w:r>
          </w:p>
        </w:tc>
        <w:tc>
          <w:tcPr>
            <w:tcW w:w="1300" w:type="dxa"/>
            <w:noWrap/>
            <w:vAlign w:val="center"/>
            <w:hideMark/>
          </w:tcPr>
          <w:p w14:paraId="5E2429E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2C68A0DE" w14:textId="77777777" w:rsidR="009C772B" w:rsidRPr="001A5891" w:rsidRDefault="009C772B" w:rsidP="006168D3">
            <w:pPr>
              <w:jc w:val="center"/>
              <w:rPr>
                <w:color w:val="auto"/>
              </w:rPr>
            </w:pPr>
            <w:r w:rsidRPr="001A5891">
              <w:rPr>
                <w:color w:val="auto"/>
              </w:rPr>
              <w:t>0.35</w:t>
            </w:r>
          </w:p>
        </w:tc>
      </w:tr>
      <w:tr w:rsidR="001A5891" w:rsidRPr="001A5891" w14:paraId="43FEAF55" w14:textId="77777777" w:rsidTr="006168D3">
        <w:trPr>
          <w:trHeight w:val="320"/>
          <w:jc w:val="center"/>
        </w:trPr>
        <w:tc>
          <w:tcPr>
            <w:tcW w:w="2075" w:type="dxa"/>
            <w:gridSpan w:val="2"/>
            <w:tcBorders>
              <w:left w:val="nil"/>
            </w:tcBorders>
            <w:vAlign w:val="center"/>
          </w:tcPr>
          <w:p w14:paraId="4F0499CE" w14:textId="77777777" w:rsidR="009C772B" w:rsidRPr="001A5891" w:rsidRDefault="009C772B" w:rsidP="006168D3">
            <w:pPr>
              <w:jc w:val="center"/>
              <w:rPr>
                <w:color w:val="auto"/>
              </w:rPr>
            </w:pPr>
            <w:r w:rsidRPr="001A5891">
              <w:rPr>
                <w:color w:val="auto"/>
              </w:rPr>
              <w:t>Cheese</w:t>
            </w:r>
          </w:p>
        </w:tc>
        <w:tc>
          <w:tcPr>
            <w:tcW w:w="1300" w:type="dxa"/>
            <w:noWrap/>
            <w:vAlign w:val="center"/>
            <w:hideMark/>
          </w:tcPr>
          <w:p w14:paraId="7E8D63B3"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1136D180" w14:textId="77777777" w:rsidR="009C772B" w:rsidRPr="001A5891" w:rsidRDefault="009C772B" w:rsidP="006168D3">
            <w:pPr>
              <w:jc w:val="center"/>
              <w:rPr>
                <w:color w:val="auto"/>
              </w:rPr>
            </w:pPr>
            <w:r w:rsidRPr="001A5891">
              <w:rPr>
                <w:color w:val="auto"/>
              </w:rPr>
              <w:t>-0.39</w:t>
            </w:r>
          </w:p>
        </w:tc>
        <w:tc>
          <w:tcPr>
            <w:tcW w:w="1350" w:type="dxa"/>
            <w:noWrap/>
            <w:vAlign w:val="center"/>
            <w:hideMark/>
          </w:tcPr>
          <w:p w14:paraId="7F0FDE8F" w14:textId="77777777" w:rsidR="009C772B" w:rsidRPr="001A5891" w:rsidRDefault="009C772B" w:rsidP="006168D3">
            <w:pPr>
              <w:jc w:val="center"/>
              <w:rPr>
                <w:color w:val="auto"/>
              </w:rPr>
            </w:pPr>
            <w:r w:rsidRPr="001A5891">
              <w:rPr>
                <w:color w:val="auto"/>
              </w:rPr>
              <w:t>0.05</w:t>
            </w:r>
          </w:p>
        </w:tc>
        <w:tc>
          <w:tcPr>
            <w:tcW w:w="1310" w:type="dxa"/>
            <w:noWrap/>
            <w:vAlign w:val="center"/>
            <w:hideMark/>
          </w:tcPr>
          <w:p w14:paraId="1EDA0398"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2CC8AA92" w14:textId="77777777" w:rsidR="009C772B" w:rsidRPr="001A5891" w:rsidRDefault="009C772B" w:rsidP="006168D3">
            <w:pPr>
              <w:jc w:val="center"/>
              <w:rPr>
                <w:color w:val="auto"/>
              </w:rPr>
            </w:pPr>
            <w:r w:rsidRPr="001A5891">
              <w:rPr>
                <w:color w:val="auto"/>
              </w:rPr>
              <w:t>0.34</w:t>
            </w:r>
          </w:p>
        </w:tc>
        <w:tc>
          <w:tcPr>
            <w:tcW w:w="1300" w:type="dxa"/>
            <w:tcBorders>
              <w:right w:val="nil"/>
            </w:tcBorders>
            <w:noWrap/>
            <w:vAlign w:val="center"/>
            <w:hideMark/>
          </w:tcPr>
          <w:p w14:paraId="29448067" w14:textId="77777777" w:rsidR="009C772B" w:rsidRPr="001A5891" w:rsidRDefault="009C772B" w:rsidP="006168D3">
            <w:pPr>
              <w:jc w:val="center"/>
              <w:rPr>
                <w:color w:val="auto"/>
              </w:rPr>
            </w:pPr>
            <w:r w:rsidRPr="001A5891">
              <w:rPr>
                <w:color w:val="auto"/>
              </w:rPr>
              <w:t>-0.28</w:t>
            </w:r>
          </w:p>
        </w:tc>
      </w:tr>
      <w:tr w:rsidR="001A5891" w:rsidRPr="001A5891" w14:paraId="337A70E2" w14:textId="77777777" w:rsidTr="006168D3">
        <w:trPr>
          <w:trHeight w:val="320"/>
          <w:jc w:val="center"/>
        </w:trPr>
        <w:tc>
          <w:tcPr>
            <w:tcW w:w="2075" w:type="dxa"/>
            <w:gridSpan w:val="2"/>
            <w:tcBorders>
              <w:left w:val="nil"/>
            </w:tcBorders>
            <w:vAlign w:val="center"/>
          </w:tcPr>
          <w:p w14:paraId="1C992766" w14:textId="77777777" w:rsidR="009C772B" w:rsidRPr="001A5891" w:rsidRDefault="009C772B" w:rsidP="006168D3">
            <w:pPr>
              <w:jc w:val="center"/>
              <w:rPr>
                <w:color w:val="auto"/>
              </w:rPr>
            </w:pPr>
            <w:r w:rsidRPr="001A5891">
              <w:rPr>
                <w:color w:val="auto"/>
              </w:rPr>
              <w:t>Alcohol</w:t>
            </w:r>
          </w:p>
        </w:tc>
        <w:tc>
          <w:tcPr>
            <w:tcW w:w="1300" w:type="dxa"/>
            <w:noWrap/>
            <w:vAlign w:val="center"/>
            <w:hideMark/>
          </w:tcPr>
          <w:p w14:paraId="3A892D86"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3BA453BC" w14:textId="77777777" w:rsidR="009C772B" w:rsidRPr="001A5891" w:rsidRDefault="009C772B" w:rsidP="006168D3">
            <w:pPr>
              <w:jc w:val="center"/>
              <w:rPr>
                <w:color w:val="auto"/>
              </w:rPr>
            </w:pPr>
            <w:r w:rsidRPr="001A5891">
              <w:rPr>
                <w:color w:val="auto"/>
              </w:rPr>
              <w:t>-0.27</w:t>
            </w:r>
          </w:p>
        </w:tc>
        <w:tc>
          <w:tcPr>
            <w:tcW w:w="1350" w:type="dxa"/>
            <w:noWrap/>
            <w:vAlign w:val="center"/>
            <w:hideMark/>
          </w:tcPr>
          <w:p w14:paraId="2A2D15E9" w14:textId="77777777" w:rsidR="009C772B" w:rsidRPr="001A5891" w:rsidRDefault="009C772B" w:rsidP="006168D3">
            <w:pPr>
              <w:jc w:val="center"/>
              <w:rPr>
                <w:color w:val="auto"/>
              </w:rPr>
            </w:pPr>
            <w:r w:rsidRPr="001A5891">
              <w:rPr>
                <w:color w:val="auto"/>
              </w:rPr>
              <w:t>-0.34</w:t>
            </w:r>
          </w:p>
        </w:tc>
        <w:tc>
          <w:tcPr>
            <w:tcW w:w="1310" w:type="dxa"/>
            <w:noWrap/>
            <w:vAlign w:val="center"/>
            <w:hideMark/>
          </w:tcPr>
          <w:p w14:paraId="1EAE517B"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20789A40" w14:textId="77777777" w:rsidR="009C772B" w:rsidRPr="001A5891" w:rsidRDefault="009C772B" w:rsidP="006168D3">
            <w:pPr>
              <w:jc w:val="center"/>
              <w:rPr>
                <w:color w:val="auto"/>
              </w:rPr>
            </w:pPr>
            <w:r w:rsidRPr="001A5891">
              <w:rPr>
                <w:color w:val="auto"/>
              </w:rPr>
              <w:t>-0.36</w:t>
            </w:r>
          </w:p>
        </w:tc>
        <w:tc>
          <w:tcPr>
            <w:tcW w:w="1300" w:type="dxa"/>
            <w:tcBorders>
              <w:right w:val="nil"/>
            </w:tcBorders>
            <w:noWrap/>
            <w:vAlign w:val="center"/>
            <w:hideMark/>
          </w:tcPr>
          <w:p w14:paraId="4DC2566D" w14:textId="77777777" w:rsidR="009C772B" w:rsidRPr="001A5891" w:rsidRDefault="009C772B" w:rsidP="006168D3">
            <w:pPr>
              <w:jc w:val="center"/>
              <w:rPr>
                <w:color w:val="auto"/>
              </w:rPr>
            </w:pPr>
            <w:r w:rsidRPr="001A5891">
              <w:rPr>
                <w:color w:val="auto"/>
              </w:rPr>
              <w:t>-0.16</w:t>
            </w:r>
          </w:p>
        </w:tc>
      </w:tr>
      <w:tr w:rsidR="001A5891" w:rsidRPr="001A5891" w14:paraId="618F8CA3" w14:textId="77777777" w:rsidTr="006168D3">
        <w:trPr>
          <w:trHeight w:val="320"/>
          <w:jc w:val="center"/>
        </w:trPr>
        <w:tc>
          <w:tcPr>
            <w:tcW w:w="2075" w:type="dxa"/>
            <w:gridSpan w:val="2"/>
            <w:tcBorders>
              <w:left w:val="nil"/>
            </w:tcBorders>
            <w:vAlign w:val="center"/>
          </w:tcPr>
          <w:p w14:paraId="7B496D68" w14:textId="77777777" w:rsidR="009C772B" w:rsidRPr="001A5891" w:rsidRDefault="009C772B" w:rsidP="006168D3">
            <w:pPr>
              <w:jc w:val="center"/>
              <w:rPr>
                <w:color w:val="auto"/>
              </w:rPr>
            </w:pPr>
            <w:r w:rsidRPr="001A5891">
              <w:rPr>
                <w:color w:val="auto"/>
              </w:rPr>
              <w:t>Fruit—Other</w:t>
            </w:r>
          </w:p>
        </w:tc>
        <w:tc>
          <w:tcPr>
            <w:tcW w:w="1300" w:type="dxa"/>
            <w:noWrap/>
            <w:vAlign w:val="center"/>
            <w:hideMark/>
          </w:tcPr>
          <w:p w14:paraId="4AF730C8"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08174832" w14:textId="77777777" w:rsidR="009C772B" w:rsidRPr="001A5891" w:rsidRDefault="009C772B" w:rsidP="006168D3">
            <w:pPr>
              <w:jc w:val="center"/>
              <w:rPr>
                <w:color w:val="auto"/>
              </w:rPr>
            </w:pPr>
            <w:r w:rsidRPr="001A5891">
              <w:rPr>
                <w:color w:val="auto"/>
              </w:rPr>
              <w:t>0.41</w:t>
            </w:r>
          </w:p>
        </w:tc>
        <w:tc>
          <w:tcPr>
            <w:tcW w:w="1350" w:type="dxa"/>
            <w:noWrap/>
            <w:vAlign w:val="center"/>
            <w:hideMark/>
          </w:tcPr>
          <w:p w14:paraId="003949FC"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30D7F548" w14:textId="77777777" w:rsidR="009C772B" w:rsidRPr="001A5891" w:rsidRDefault="009C772B" w:rsidP="006168D3">
            <w:pPr>
              <w:jc w:val="center"/>
              <w:rPr>
                <w:color w:val="auto"/>
              </w:rPr>
            </w:pPr>
            <w:r w:rsidRPr="001A5891">
              <w:rPr>
                <w:color w:val="auto"/>
              </w:rPr>
              <w:t>-0.33</w:t>
            </w:r>
          </w:p>
        </w:tc>
        <w:tc>
          <w:tcPr>
            <w:tcW w:w="1300" w:type="dxa"/>
            <w:noWrap/>
            <w:vAlign w:val="center"/>
            <w:hideMark/>
          </w:tcPr>
          <w:p w14:paraId="67E98F7D"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0632AFD1" w14:textId="77777777" w:rsidR="009C772B" w:rsidRPr="001A5891" w:rsidRDefault="009C772B" w:rsidP="006168D3">
            <w:pPr>
              <w:jc w:val="center"/>
              <w:rPr>
                <w:color w:val="auto"/>
              </w:rPr>
            </w:pPr>
            <w:r w:rsidRPr="001A5891">
              <w:rPr>
                <w:color w:val="auto"/>
              </w:rPr>
              <w:t>0.49</w:t>
            </w:r>
          </w:p>
        </w:tc>
      </w:tr>
      <w:tr w:rsidR="001A5891" w:rsidRPr="001A5891" w14:paraId="75C696F1" w14:textId="77777777" w:rsidTr="006168D3">
        <w:trPr>
          <w:trHeight w:val="320"/>
          <w:jc w:val="center"/>
        </w:trPr>
        <w:tc>
          <w:tcPr>
            <w:tcW w:w="2075" w:type="dxa"/>
            <w:gridSpan w:val="2"/>
            <w:tcBorders>
              <w:left w:val="nil"/>
            </w:tcBorders>
            <w:vAlign w:val="center"/>
          </w:tcPr>
          <w:p w14:paraId="5B132D65" w14:textId="77777777" w:rsidR="009C772B" w:rsidRPr="001A5891" w:rsidRDefault="009C772B" w:rsidP="006168D3">
            <w:pPr>
              <w:jc w:val="center"/>
              <w:rPr>
                <w:color w:val="auto"/>
              </w:rPr>
            </w:pPr>
            <w:r w:rsidRPr="001A5891">
              <w:rPr>
                <w:color w:val="auto"/>
              </w:rPr>
              <w:t>Fruit—Citrus, melons, and berries</w:t>
            </w:r>
          </w:p>
        </w:tc>
        <w:tc>
          <w:tcPr>
            <w:tcW w:w="1300" w:type="dxa"/>
            <w:noWrap/>
            <w:vAlign w:val="center"/>
            <w:hideMark/>
          </w:tcPr>
          <w:p w14:paraId="09C14FEA"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58237DC7" w14:textId="77777777" w:rsidR="009C772B" w:rsidRPr="001A5891" w:rsidRDefault="009C772B" w:rsidP="006168D3">
            <w:pPr>
              <w:jc w:val="center"/>
              <w:rPr>
                <w:color w:val="auto"/>
              </w:rPr>
            </w:pPr>
            <w:r w:rsidRPr="001A5891">
              <w:rPr>
                <w:color w:val="auto"/>
              </w:rPr>
              <w:t>0.18</w:t>
            </w:r>
          </w:p>
        </w:tc>
        <w:tc>
          <w:tcPr>
            <w:tcW w:w="1350" w:type="dxa"/>
            <w:noWrap/>
            <w:vAlign w:val="center"/>
            <w:hideMark/>
          </w:tcPr>
          <w:p w14:paraId="649D16DA" w14:textId="77777777" w:rsidR="009C772B" w:rsidRPr="001A5891" w:rsidRDefault="009C772B" w:rsidP="006168D3">
            <w:pPr>
              <w:jc w:val="center"/>
              <w:rPr>
                <w:color w:val="auto"/>
              </w:rPr>
            </w:pPr>
            <w:r w:rsidRPr="001A5891">
              <w:rPr>
                <w:color w:val="auto"/>
              </w:rPr>
              <w:t>-0.19</w:t>
            </w:r>
          </w:p>
        </w:tc>
        <w:tc>
          <w:tcPr>
            <w:tcW w:w="1310" w:type="dxa"/>
            <w:noWrap/>
            <w:vAlign w:val="center"/>
            <w:hideMark/>
          </w:tcPr>
          <w:p w14:paraId="7982A80C" w14:textId="77777777" w:rsidR="009C772B" w:rsidRPr="001A5891" w:rsidRDefault="009C772B" w:rsidP="006168D3">
            <w:pPr>
              <w:jc w:val="center"/>
              <w:rPr>
                <w:color w:val="auto"/>
              </w:rPr>
            </w:pPr>
            <w:r w:rsidRPr="001A5891">
              <w:rPr>
                <w:color w:val="auto"/>
              </w:rPr>
              <w:t>-0.36</w:t>
            </w:r>
          </w:p>
        </w:tc>
        <w:tc>
          <w:tcPr>
            <w:tcW w:w="1300" w:type="dxa"/>
            <w:noWrap/>
            <w:vAlign w:val="center"/>
            <w:hideMark/>
          </w:tcPr>
          <w:p w14:paraId="2475C20E"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4A269ED" w14:textId="77777777" w:rsidR="009C772B" w:rsidRPr="001A5891" w:rsidRDefault="009C772B" w:rsidP="006168D3">
            <w:pPr>
              <w:jc w:val="center"/>
              <w:rPr>
                <w:color w:val="auto"/>
              </w:rPr>
            </w:pPr>
            <w:r w:rsidRPr="001A5891">
              <w:rPr>
                <w:color w:val="auto"/>
              </w:rPr>
              <w:t>0.50</w:t>
            </w:r>
          </w:p>
        </w:tc>
      </w:tr>
      <w:tr w:rsidR="001A5891" w:rsidRPr="001A5891" w14:paraId="77C60989" w14:textId="77777777" w:rsidTr="006168D3">
        <w:trPr>
          <w:trHeight w:val="320"/>
          <w:jc w:val="center"/>
        </w:trPr>
        <w:tc>
          <w:tcPr>
            <w:tcW w:w="2075" w:type="dxa"/>
            <w:gridSpan w:val="2"/>
            <w:tcBorders>
              <w:left w:val="nil"/>
            </w:tcBorders>
            <w:vAlign w:val="center"/>
          </w:tcPr>
          <w:p w14:paraId="5E998054" w14:textId="77777777" w:rsidR="009C772B" w:rsidRPr="001A5891" w:rsidRDefault="009C772B" w:rsidP="006168D3">
            <w:pPr>
              <w:jc w:val="center"/>
              <w:rPr>
                <w:color w:val="auto"/>
              </w:rPr>
            </w:pPr>
            <w:r w:rsidRPr="001A5891">
              <w:rPr>
                <w:color w:val="auto"/>
              </w:rPr>
              <w:t>Tomatoes</w:t>
            </w:r>
          </w:p>
        </w:tc>
        <w:tc>
          <w:tcPr>
            <w:tcW w:w="1300" w:type="dxa"/>
            <w:noWrap/>
            <w:vAlign w:val="center"/>
            <w:hideMark/>
          </w:tcPr>
          <w:p w14:paraId="41DCFC32"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55C3D04C"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541ACE0C"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235F856B" w14:textId="77777777" w:rsidR="009C772B" w:rsidRPr="001A5891" w:rsidRDefault="009C772B" w:rsidP="006168D3">
            <w:pPr>
              <w:jc w:val="center"/>
              <w:rPr>
                <w:color w:val="auto"/>
              </w:rPr>
            </w:pPr>
            <w:r w:rsidRPr="001A5891">
              <w:rPr>
                <w:color w:val="auto"/>
              </w:rPr>
              <w:t>-0.36</w:t>
            </w:r>
          </w:p>
        </w:tc>
        <w:tc>
          <w:tcPr>
            <w:tcW w:w="1300" w:type="dxa"/>
            <w:noWrap/>
            <w:vAlign w:val="center"/>
            <w:hideMark/>
          </w:tcPr>
          <w:p w14:paraId="228E124B" w14:textId="77777777" w:rsidR="009C772B" w:rsidRPr="001A5891" w:rsidRDefault="009C772B" w:rsidP="006168D3">
            <w:pPr>
              <w:jc w:val="center"/>
              <w:rPr>
                <w:color w:val="auto"/>
              </w:rPr>
            </w:pPr>
            <w:r w:rsidRPr="001A5891">
              <w:rPr>
                <w:color w:val="auto"/>
              </w:rPr>
              <w:t>0.48</w:t>
            </w:r>
          </w:p>
        </w:tc>
        <w:tc>
          <w:tcPr>
            <w:tcW w:w="1300" w:type="dxa"/>
            <w:tcBorders>
              <w:right w:val="nil"/>
            </w:tcBorders>
            <w:noWrap/>
            <w:vAlign w:val="center"/>
            <w:hideMark/>
          </w:tcPr>
          <w:p w14:paraId="3F609878" w14:textId="77777777" w:rsidR="009C772B" w:rsidRPr="001A5891" w:rsidRDefault="009C772B" w:rsidP="006168D3">
            <w:pPr>
              <w:jc w:val="center"/>
              <w:rPr>
                <w:color w:val="auto"/>
              </w:rPr>
            </w:pPr>
            <w:r w:rsidRPr="001A5891">
              <w:rPr>
                <w:color w:val="auto"/>
              </w:rPr>
              <w:t>0.14</w:t>
            </w:r>
          </w:p>
        </w:tc>
      </w:tr>
      <w:tr w:rsidR="001A5891" w:rsidRPr="001A5891" w14:paraId="3B41AE7D" w14:textId="77777777" w:rsidTr="006168D3">
        <w:trPr>
          <w:trHeight w:val="320"/>
          <w:jc w:val="center"/>
        </w:trPr>
        <w:tc>
          <w:tcPr>
            <w:tcW w:w="2075" w:type="dxa"/>
            <w:gridSpan w:val="2"/>
            <w:tcBorders>
              <w:left w:val="nil"/>
            </w:tcBorders>
            <w:vAlign w:val="center"/>
          </w:tcPr>
          <w:p w14:paraId="0368B3BA" w14:textId="77777777" w:rsidR="009C772B" w:rsidRPr="001A5891" w:rsidRDefault="009C772B" w:rsidP="006168D3">
            <w:pPr>
              <w:jc w:val="center"/>
              <w:rPr>
                <w:color w:val="auto"/>
              </w:rPr>
            </w:pPr>
            <w:r w:rsidRPr="001A5891">
              <w:rPr>
                <w:color w:val="auto"/>
              </w:rPr>
              <w:t>Dark-Green Vegetables</w:t>
            </w:r>
          </w:p>
        </w:tc>
        <w:tc>
          <w:tcPr>
            <w:tcW w:w="1300" w:type="dxa"/>
            <w:noWrap/>
            <w:vAlign w:val="center"/>
            <w:hideMark/>
          </w:tcPr>
          <w:p w14:paraId="62C389DC"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028CABF8" w14:textId="77777777" w:rsidR="009C772B" w:rsidRPr="001A5891" w:rsidRDefault="009C772B" w:rsidP="006168D3">
            <w:pPr>
              <w:jc w:val="center"/>
              <w:rPr>
                <w:color w:val="auto"/>
              </w:rPr>
            </w:pPr>
            <w:r w:rsidRPr="001A5891">
              <w:rPr>
                <w:color w:val="auto"/>
              </w:rPr>
              <w:t>-0.19</w:t>
            </w:r>
          </w:p>
        </w:tc>
        <w:tc>
          <w:tcPr>
            <w:tcW w:w="1350" w:type="dxa"/>
            <w:noWrap/>
            <w:vAlign w:val="center"/>
            <w:hideMark/>
          </w:tcPr>
          <w:p w14:paraId="69AE03E9" w14:textId="77777777" w:rsidR="009C772B" w:rsidRPr="001A5891" w:rsidRDefault="009C772B" w:rsidP="006168D3">
            <w:pPr>
              <w:jc w:val="center"/>
              <w:rPr>
                <w:color w:val="auto"/>
              </w:rPr>
            </w:pPr>
            <w:r w:rsidRPr="001A5891">
              <w:rPr>
                <w:color w:val="auto"/>
              </w:rPr>
              <w:t>-0.26</w:t>
            </w:r>
          </w:p>
        </w:tc>
        <w:tc>
          <w:tcPr>
            <w:tcW w:w="1310" w:type="dxa"/>
            <w:noWrap/>
            <w:vAlign w:val="center"/>
            <w:hideMark/>
          </w:tcPr>
          <w:p w14:paraId="53D8F20A"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44CA45CB" w14:textId="77777777" w:rsidR="009C772B" w:rsidRPr="001A5891" w:rsidRDefault="009C772B" w:rsidP="006168D3">
            <w:pPr>
              <w:jc w:val="center"/>
              <w:rPr>
                <w:color w:val="auto"/>
              </w:rPr>
            </w:pPr>
            <w:r w:rsidRPr="001A5891">
              <w:rPr>
                <w:color w:val="auto"/>
              </w:rPr>
              <w:t>0.26</w:t>
            </w:r>
          </w:p>
        </w:tc>
        <w:tc>
          <w:tcPr>
            <w:tcW w:w="1300" w:type="dxa"/>
            <w:tcBorders>
              <w:right w:val="nil"/>
            </w:tcBorders>
            <w:noWrap/>
            <w:vAlign w:val="center"/>
            <w:hideMark/>
          </w:tcPr>
          <w:p w14:paraId="1EE4669F" w14:textId="77777777" w:rsidR="009C772B" w:rsidRPr="001A5891" w:rsidRDefault="009C772B" w:rsidP="006168D3">
            <w:pPr>
              <w:jc w:val="center"/>
              <w:rPr>
                <w:color w:val="auto"/>
              </w:rPr>
            </w:pPr>
            <w:r w:rsidRPr="001A5891">
              <w:rPr>
                <w:color w:val="auto"/>
              </w:rPr>
              <w:t>0.53</w:t>
            </w:r>
          </w:p>
        </w:tc>
      </w:tr>
      <w:tr w:rsidR="001A5891" w:rsidRPr="001A5891" w14:paraId="69A1C13A" w14:textId="77777777" w:rsidTr="006168D3">
        <w:trPr>
          <w:trHeight w:val="320"/>
          <w:jc w:val="center"/>
        </w:trPr>
        <w:tc>
          <w:tcPr>
            <w:tcW w:w="2075" w:type="dxa"/>
            <w:gridSpan w:val="2"/>
            <w:tcBorders>
              <w:left w:val="nil"/>
            </w:tcBorders>
            <w:vAlign w:val="center"/>
          </w:tcPr>
          <w:p w14:paraId="61CFCB3F" w14:textId="77777777" w:rsidR="009C772B" w:rsidRPr="001A5891" w:rsidRDefault="009C772B" w:rsidP="006168D3">
            <w:pPr>
              <w:jc w:val="center"/>
              <w:rPr>
                <w:color w:val="auto"/>
              </w:rPr>
            </w:pPr>
            <w:r w:rsidRPr="001A5891">
              <w:rPr>
                <w:color w:val="auto"/>
              </w:rPr>
              <w:t>Dark-Yellow Vegetables</w:t>
            </w:r>
          </w:p>
        </w:tc>
        <w:tc>
          <w:tcPr>
            <w:tcW w:w="1300" w:type="dxa"/>
            <w:noWrap/>
            <w:vAlign w:val="center"/>
            <w:hideMark/>
          </w:tcPr>
          <w:p w14:paraId="7BB527EB"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C9621F"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1BC633ED" w14:textId="77777777" w:rsidR="009C772B" w:rsidRPr="001A5891" w:rsidRDefault="009C772B" w:rsidP="006168D3">
            <w:pPr>
              <w:jc w:val="center"/>
              <w:rPr>
                <w:color w:val="auto"/>
              </w:rPr>
            </w:pPr>
            <w:r w:rsidRPr="001A5891">
              <w:rPr>
                <w:color w:val="auto"/>
              </w:rPr>
              <w:t>-0.34</w:t>
            </w:r>
          </w:p>
        </w:tc>
        <w:tc>
          <w:tcPr>
            <w:tcW w:w="1310" w:type="dxa"/>
            <w:noWrap/>
            <w:vAlign w:val="center"/>
            <w:hideMark/>
          </w:tcPr>
          <w:p w14:paraId="1DC2DDE5"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57C76904" w14:textId="77777777" w:rsidR="009C772B" w:rsidRPr="001A5891" w:rsidRDefault="009C772B" w:rsidP="006168D3">
            <w:pPr>
              <w:jc w:val="center"/>
              <w:rPr>
                <w:color w:val="auto"/>
              </w:rPr>
            </w:pPr>
            <w:r w:rsidRPr="001A5891">
              <w:rPr>
                <w:color w:val="auto"/>
              </w:rPr>
              <w:t>0.14</w:t>
            </w:r>
          </w:p>
        </w:tc>
        <w:tc>
          <w:tcPr>
            <w:tcW w:w="1300" w:type="dxa"/>
            <w:tcBorders>
              <w:right w:val="nil"/>
            </w:tcBorders>
            <w:noWrap/>
            <w:vAlign w:val="center"/>
            <w:hideMark/>
          </w:tcPr>
          <w:p w14:paraId="18149B97" w14:textId="77777777" w:rsidR="009C772B" w:rsidRPr="001A5891" w:rsidRDefault="009C772B" w:rsidP="006168D3">
            <w:pPr>
              <w:jc w:val="center"/>
              <w:rPr>
                <w:color w:val="auto"/>
              </w:rPr>
            </w:pPr>
            <w:r w:rsidRPr="001A5891">
              <w:rPr>
                <w:color w:val="auto"/>
              </w:rPr>
              <w:t>0.45</w:t>
            </w:r>
          </w:p>
        </w:tc>
      </w:tr>
      <w:tr w:rsidR="001A5891" w:rsidRPr="001A5891" w14:paraId="46C19D71" w14:textId="77777777" w:rsidTr="006168D3">
        <w:trPr>
          <w:trHeight w:val="320"/>
          <w:jc w:val="center"/>
        </w:trPr>
        <w:tc>
          <w:tcPr>
            <w:tcW w:w="2075" w:type="dxa"/>
            <w:gridSpan w:val="2"/>
            <w:tcBorders>
              <w:left w:val="nil"/>
            </w:tcBorders>
            <w:vAlign w:val="center"/>
          </w:tcPr>
          <w:p w14:paraId="7D7EB1F2" w14:textId="77777777" w:rsidR="009C772B" w:rsidRPr="001A5891" w:rsidRDefault="009C772B" w:rsidP="006168D3">
            <w:pPr>
              <w:jc w:val="center"/>
              <w:rPr>
                <w:color w:val="auto"/>
              </w:rPr>
            </w:pPr>
            <w:r w:rsidRPr="001A5891">
              <w:rPr>
                <w:color w:val="auto"/>
              </w:rPr>
              <w:t>Other Vegetables</w:t>
            </w:r>
          </w:p>
        </w:tc>
        <w:tc>
          <w:tcPr>
            <w:tcW w:w="1300" w:type="dxa"/>
            <w:noWrap/>
            <w:vAlign w:val="center"/>
            <w:hideMark/>
          </w:tcPr>
          <w:p w14:paraId="007D95FE" w14:textId="77777777" w:rsidR="009C772B" w:rsidRPr="001A5891" w:rsidRDefault="009C772B" w:rsidP="006168D3">
            <w:pPr>
              <w:jc w:val="center"/>
              <w:rPr>
                <w:color w:val="auto"/>
              </w:rPr>
            </w:pPr>
            <w:r w:rsidRPr="001A5891">
              <w:rPr>
                <w:color w:val="auto"/>
              </w:rPr>
              <w:t>-0.50</w:t>
            </w:r>
          </w:p>
        </w:tc>
        <w:tc>
          <w:tcPr>
            <w:tcW w:w="1300" w:type="dxa"/>
            <w:noWrap/>
            <w:vAlign w:val="center"/>
            <w:hideMark/>
          </w:tcPr>
          <w:p w14:paraId="6CEFD529" w14:textId="77777777" w:rsidR="009C772B" w:rsidRPr="001A5891" w:rsidRDefault="009C772B" w:rsidP="006168D3">
            <w:pPr>
              <w:jc w:val="center"/>
              <w:rPr>
                <w:color w:val="auto"/>
              </w:rPr>
            </w:pPr>
            <w:r w:rsidRPr="001A5891">
              <w:rPr>
                <w:color w:val="auto"/>
              </w:rPr>
              <w:t>0.17</w:t>
            </w:r>
          </w:p>
        </w:tc>
        <w:tc>
          <w:tcPr>
            <w:tcW w:w="1350" w:type="dxa"/>
            <w:noWrap/>
            <w:vAlign w:val="center"/>
            <w:hideMark/>
          </w:tcPr>
          <w:p w14:paraId="47D18653" w14:textId="77777777" w:rsidR="009C772B" w:rsidRPr="001A5891" w:rsidRDefault="009C772B" w:rsidP="006168D3">
            <w:pPr>
              <w:jc w:val="center"/>
              <w:rPr>
                <w:color w:val="auto"/>
              </w:rPr>
            </w:pPr>
            <w:r w:rsidRPr="001A5891">
              <w:rPr>
                <w:color w:val="auto"/>
              </w:rPr>
              <w:t>-0.65</w:t>
            </w:r>
          </w:p>
        </w:tc>
        <w:tc>
          <w:tcPr>
            <w:tcW w:w="1310" w:type="dxa"/>
            <w:noWrap/>
            <w:vAlign w:val="center"/>
            <w:hideMark/>
          </w:tcPr>
          <w:p w14:paraId="4C1AE9E8" w14:textId="77777777" w:rsidR="009C772B" w:rsidRPr="001A5891" w:rsidRDefault="009C772B" w:rsidP="006168D3">
            <w:pPr>
              <w:jc w:val="center"/>
              <w:rPr>
                <w:color w:val="auto"/>
              </w:rPr>
            </w:pPr>
            <w:r w:rsidRPr="001A5891">
              <w:rPr>
                <w:color w:val="auto"/>
              </w:rPr>
              <w:t>-0.48</w:t>
            </w:r>
          </w:p>
        </w:tc>
        <w:tc>
          <w:tcPr>
            <w:tcW w:w="1300" w:type="dxa"/>
            <w:noWrap/>
            <w:vAlign w:val="center"/>
            <w:hideMark/>
          </w:tcPr>
          <w:p w14:paraId="3F8C3542" w14:textId="77777777" w:rsidR="009C772B" w:rsidRPr="001A5891" w:rsidRDefault="009C772B" w:rsidP="006168D3">
            <w:pPr>
              <w:jc w:val="center"/>
              <w:rPr>
                <w:color w:val="auto"/>
              </w:rPr>
            </w:pPr>
            <w:r w:rsidRPr="001A5891">
              <w:rPr>
                <w:color w:val="auto"/>
              </w:rPr>
              <w:t>0.46</w:t>
            </w:r>
          </w:p>
        </w:tc>
        <w:tc>
          <w:tcPr>
            <w:tcW w:w="1300" w:type="dxa"/>
            <w:tcBorders>
              <w:right w:val="nil"/>
            </w:tcBorders>
            <w:noWrap/>
            <w:vAlign w:val="center"/>
            <w:hideMark/>
          </w:tcPr>
          <w:p w14:paraId="00E405DD" w14:textId="77777777" w:rsidR="009C772B" w:rsidRPr="001A5891" w:rsidRDefault="009C772B" w:rsidP="006168D3">
            <w:pPr>
              <w:jc w:val="center"/>
              <w:rPr>
                <w:color w:val="auto"/>
              </w:rPr>
            </w:pPr>
            <w:r w:rsidRPr="001A5891">
              <w:rPr>
                <w:color w:val="auto"/>
              </w:rPr>
              <w:t>0.45</w:t>
            </w:r>
          </w:p>
        </w:tc>
      </w:tr>
      <w:tr w:rsidR="001A5891" w:rsidRPr="001A5891" w14:paraId="4418F34C" w14:textId="77777777" w:rsidTr="006168D3">
        <w:trPr>
          <w:trHeight w:val="320"/>
          <w:jc w:val="center"/>
        </w:trPr>
        <w:tc>
          <w:tcPr>
            <w:tcW w:w="2075" w:type="dxa"/>
            <w:gridSpan w:val="2"/>
            <w:tcBorders>
              <w:left w:val="nil"/>
            </w:tcBorders>
            <w:vAlign w:val="center"/>
          </w:tcPr>
          <w:p w14:paraId="0CC1CDB3" w14:textId="77777777" w:rsidR="009C772B" w:rsidRPr="001A5891" w:rsidRDefault="009C772B" w:rsidP="006168D3">
            <w:pPr>
              <w:jc w:val="center"/>
              <w:rPr>
                <w:color w:val="auto"/>
              </w:rPr>
            </w:pPr>
            <w:r w:rsidRPr="001A5891">
              <w:rPr>
                <w:color w:val="auto"/>
              </w:rPr>
              <w:t>Potatoes</w:t>
            </w:r>
          </w:p>
        </w:tc>
        <w:tc>
          <w:tcPr>
            <w:tcW w:w="1300" w:type="dxa"/>
            <w:noWrap/>
            <w:vAlign w:val="center"/>
            <w:hideMark/>
          </w:tcPr>
          <w:p w14:paraId="01FCFC36" w14:textId="77777777" w:rsidR="009C772B" w:rsidRPr="001A5891" w:rsidRDefault="009C772B" w:rsidP="006168D3">
            <w:pPr>
              <w:jc w:val="center"/>
              <w:rPr>
                <w:color w:val="auto"/>
              </w:rPr>
            </w:pPr>
            <w:r w:rsidRPr="001A5891">
              <w:rPr>
                <w:color w:val="auto"/>
              </w:rPr>
              <w:t>0.41</w:t>
            </w:r>
          </w:p>
        </w:tc>
        <w:tc>
          <w:tcPr>
            <w:tcW w:w="1300" w:type="dxa"/>
            <w:noWrap/>
            <w:vAlign w:val="center"/>
            <w:hideMark/>
          </w:tcPr>
          <w:p w14:paraId="61644F39" w14:textId="77777777" w:rsidR="009C772B" w:rsidRPr="001A5891" w:rsidRDefault="009C772B" w:rsidP="006168D3">
            <w:pPr>
              <w:jc w:val="center"/>
              <w:rPr>
                <w:color w:val="auto"/>
              </w:rPr>
            </w:pPr>
            <w:r w:rsidRPr="001A5891">
              <w:rPr>
                <w:color w:val="auto"/>
              </w:rPr>
              <w:t>0.25</w:t>
            </w:r>
          </w:p>
        </w:tc>
        <w:tc>
          <w:tcPr>
            <w:tcW w:w="1350" w:type="dxa"/>
            <w:noWrap/>
            <w:vAlign w:val="center"/>
            <w:hideMark/>
          </w:tcPr>
          <w:p w14:paraId="604032F8"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19F04F34" w14:textId="77777777" w:rsidR="009C772B" w:rsidRPr="001A5891" w:rsidRDefault="009C772B" w:rsidP="006168D3">
            <w:pPr>
              <w:jc w:val="center"/>
              <w:rPr>
                <w:color w:val="auto"/>
              </w:rPr>
            </w:pPr>
            <w:r w:rsidRPr="001A5891">
              <w:rPr>
                <w:color w:val="auto"/>
              </w:rPr>
              <w:t>0.05</w:t>
            </w:r>
          </w:p>
        </w:tc>
        <w:tc>
          <w:tcPr>
            <w:tcW w:w="1300" w:type="dxa"/>
            <w:noWrap/>
            <w:vAlign w:val="center"/>
            <w:hideMark/>
          </w:tcPr>
          <w:p w14:paraId="331B4214" w14:textId="77777777" w:rsidR="009C772B" w:rsidRPr="001A5891" w:rsidRDefault="009C772B" w:rsidP="006168D3">
            <w:pPr>
              <w:jc w:val="center"/>
              <w:rPr>
                <w:color w:val="auto"/>
              </w:rPr>
            </w:pPr>
            <w:r w:rsidRPr="001A5891">
              <w:rPr>
                <w:color w:val="auto"/>
              </w:rPr>
              <w:t>0.16</w:t>
            </w:r>
          </w:p>
        </w:tc>
        <w:tc>
          <w:tcPr>
            <w:tcW w:w="1300" w:type="dxa"/>
            <w:tcBorders>
              <w:right w:val="nil"/>
            </w:tcBorders>
            <w:noWrap/>
            <w:vAlign w:val="center"/>
            <w:hideMark/>
          </w:tcPr>
          <w:p w14:paraId="37C2B7FB" w14:textId="77777777" w:rsidR="009C772B" w:rsidRPr="001A5891" w:rsidRDefault="009C772B" w:rsidP="006168D3">
            <w:pPr>
              <w:jc w:val="center"/>
              <w:rPr>
                <w:color w:val="auto"/>
              </w:rPr>
            </w:pPr>
            <w:r w:rsidRPr="001A5891">
              <w:rPr>
                <w:color w:val="auto"/>
              </w:rPr>
              <w:t>-0.04</w:t>
            </w:r>
          </w:p>
        </w:tc>
      </w:tr>
      <w:tr w:rsidR="001A5891" w:rsidRPr="001A5891" w14:paraId="4A314CC3" w14:textId="77777777" w:rsidTr="006168D3">
        <w:trPr>
          <w:trHeight w:val="320"/>
          <w:jc w:val="center"/>
        </w:trPr>
        <w:tc>
          <w:tcPr>
            <w:tcW w:w="2075" w:type="dxa"/>
            <w:gridSpan w:val="2"/>
            <w:tcBorders>
              <w:left w:val="nil"/>
            </w:tcBorders>
            <w:vAlign w:val="center"/>
          </w:tcPr>
          <w:p w14:paraId="0C3A7FA8" w14:textId="77777777" w:rsidR="009C772B" w:rsidRPr="001A5891" w:rsidRDefault="009C772B" w:rsidP="006168D3">
            <w:pPr>
              <w:jc w:val="center"/>
              <w:rPr>
                <w:color w:val="auto"/>
              </w:rPr>
            </w:pPr>
            <w:r w:rsidRPr="001A5891">
              <w:rPr>
                <w:color w:val="auto"/>
              </w:rPr>
              <w:t>Other Starchy Vegetables</w:t>
            </w:r>
          </w:p>
        </w:tc>
        <w:tc>
          <w:tcPr>
            <w:tcW w:w="1300" w:type="dxa"/>
            <w:noWrap/>
            <w:vAlign w:val="center"/>
            <w:hideMark/>
          </w:tcPr>
          <w:p w14:paraId="3B4009BA" w14:textId="77777777" w:rsidR="009C772B" w:rsidRPr="001A5891" w:rsidRDefault="009C772B" w:rsidP="006168D3">
            <w:pPr>
              <w:jc w:val="center"/>
              <w:rPr>
                <w:color w:val="auto"/>
              </w:rPr>
            </w:pPr>
            <w:r w:rsidRPr="001A5891">
              <w:rPr>
                <w:color w:val="auto"/>
              </w:rPr>
              <w:t>-0.03</w:t>
            </w:r>
          </w:p>
        </w:tc>
        <w:tc>
          <w:tcPr>
            <w:tcW w:w="1300" w:type="dxa"/>
            <w:noWrap/>
            <w:vAlign w:val="center"/>
            <w:hideMark/>
          </w:tcPr>
          <w:p w14:paraId="22C1F92B" w14:textId="77777777" w:rsidR="009C772B" w:rsidRPr="001A5891" w:rsidRDefault="009C772B" w:rsidP="006168D3">
            <w:pPr>
              <w:jc w:val="center"/>
              <w:rPr>
                <w:color w:val="auto"/>
              </w:rPr>
            </w:pPr>
            <w:r w:rsidRPr="001A5891">
              <w:rPr>
                <w:color w:val="auto"/>
              </w:rPr>
              <w:t>0.16</w:t>
            </w:r>
          </w:p>
        </w:tc>
        <w:tc>
          <w:tcPr>
            <w:tcW w:w="1350" w:type="dxa"/>
            <w:noWrap/>
            <w:vAlign w:val="center"/>
            <w:hideMark/>
          </w:tcPr>
          <w:p w14:paraId="06809CDF"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0F0EDDF9"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48664D75" w14:textId="77777777" w:rsidR="009C772B" w:rsidRPr="001A5891" w:rsidRDefault="009C772B" w:rsidP="006168D3">
            <w:pPr>
              <w:jc w:val="center"/>
              <w:rPr>
                <w:color w:val="auto"/>
              </w:rPr>
            </w:pPr>
            <w:r w:rsidRPr="001A5891">
              <w:rPr>
                <w:color w:val="auto"/>
              </w:rPr>
              <w:t>-0.12</w:t>
            </w:r>
          </w:p>
        </w:tc>
        <w:tc>
          <w:tcPr>
            <w:tcW w:w="1300" w:type="dxa"/>
            <w:tcBorders>
              <w:right w:val="nil"/>
            </w:tcBorders>
            <w:noWrap/>
            <w:vAlign w:val="center"/>
            <w:hideMark/>
          </w:tcPr>
          <w:p w14:paraId="17B65D98" w14:textId="77777777" w:rsidR="009C772B" w:rsidRPr="001A5891" w:rsidRDefault="009C772B" w:rsidP="006168D3">
            <w:pPr>
              <w:jc w:val="center"/>
              <w:rPr>
                <w:color w:val="auto"/>
              </w:rPr>
            </w:pPr>
            <w:r w:rsidRPr="001A5891">
              <w:rPr>
                <w:color w:val="auto"/>
              </w:rPr>
              <w:t>0.17</w:t>
            </w:r>
          </w:p>
        </w:tc>
      </w:tr>
      <w:tr w:rsidR="001A5891" w:rsidRPr="001A5891" w14:paraId="42EF24E8" w14:textId="77777777" w:rsidTr="006168D3">
        <w:trPr>
          <w:trHeight w:val="320"/>
          <w:jc w:val="center"/>
        </w:trPr>
        <w:tc>
          <w:tcPr>
            <w:tcW w:w="2075" w:type="dxa"/>
            <w:gridSpan w:val="2"/>
            <w:tcBorders>
              <w:left w:val="nil"/>
            </w:tcBorders>
            <w:vAlign w:val="center"/>
          </w:tcPr>
          <w:p w14:paraId="605AA5B0" w14:textId="77777777" w:rsidR="009C772B" w:rsidRPr="001A5891" w:rsidRDefault="009C772B" w:rsidP="006168D3">
            <w:pPr>
              <w:jc w:val="center"/>
              <w:rPr>
                <w:color w:val="auto"/>
              </w:rPr>
            </w:pPr>
            <w:r w:rsidRPr="001A5891">
              <w:rPr>
                <w:color w:val="auto"/>
              </w:rPr>
              <w:t>Legumes</w:t>
            </w:r>
          </w:p>
        </w:tc>
        <w:tc>
          <w:tcPr>
            <w:tcW w:w="1300" w:type="dxa"/>
            <w:noWrap/>
            <w:vAlign w:val="center"/>
            <w:hideMark/>
          </w:tcPr>
          <w:p w14:paraId="10932A68" w14:textId="77777777" w:rsidR="009C772B" w:rsidRPr="001A5891" w:rsidRDefault="009C772B" w:rsidP="006168D3">
            <w:pPr>
              <w:jc w:val="center"/>
              <w:rPr>
                <w:color w:val="auto"/>
              </w:rPr>
            </w:pPr>
            <w:r w:rsidRPr="001A5891">
              <w:rPr>
                <w:color w:val="auto"/>
              </w:rPr>
              <w:t>0.01</w:t>
            </w:r>
          </w:p>
        </w:tc>
        <w:tc>
          <w:tcPr>
            <w:tcW w:w="1300" w:type="dxa"/>
            <w:noWrap/>
            <w:vAlign w:val="center"/>
            <w:hideMark/>
          </w:tcPr>
          <w:p w14:paraId="78CE869C" w14:textId="77777777" w:rsidR="009C772B" w:rsidRPr="001A5891" w:rsidRDefault="009C772B" w:rsidP="006168D3">
            <w:pPr>
              <w:jc w:val="center"/>
              <w:rPr>
                <w:color w:val="auto"/>
              </w:rPr>
            </w:pPr>
            <w:r w:rsidRPr="001A5891">
              <w:rPr>
                <w:color w:val="auto"/>
              </w:rPr>
              <w:t>-0.24</w:t>
            </w:r>
          </w:p>
        </w:tc>
        <w:tc>
          <w:tcPr>
            <w:tcW w:w="1350" w:type="dxa"/>
            <w:noWrap/>
            <w:vAlign w:val="center"/>
            <w:hideMark/>
          </w:tcPr>
          <w:p w14:paraId="260EFCAB" w14:textId="77777777" w:rsidR="009C772B" w:rsidRPr="001A5891" w:rsidRDefault="009C772B" w:rsidP="006168D3">
            <w:pPr>
              <w:jc w:val="center"/>
              <w:rPr>
                <w:color w:val="auto"/>
              </w:rPr>
            </w:pPr>
            <w:r w:rsidRPr="001A5891">
              <w:rPr>
                <w:color w:val="auto"/>
              </w:rPr>
              <w:t>0.21</w:t>
            </w:r>
          </w:p>
        </w:tc>
        <w:tc>
          <w:tcPr>
            <w:tcW w:w="1310" w:type="dxa"/>
            <w:noWrap/>
            <w:vAlign w:val="center"/>
            <w:hideMark/>
          </w:tcPr>
          <w:p w14:paraId="27FFF87A"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21EC1752"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94764B3" w14:textId="77777777" w:rsidR="009C772B" w:rsidRPr="001A5891" w:rsidRDefault="009C772B" w:rsidP="006168D3">
            <w:pPr>
              <w:jc w:val="center"/>
              <w:rPr>
                <w:color w:val="auto"/>
              </w:rPr>
            </w:pPr>
            <w:r w:rsidRPr="001A5891">
              <w:rPr>
                <w:color w:val="auto"/>
              </w:rPr>
              <w:t>-0.08</w:t>
            </w:r>
          </w:p>
        </w:tc>
      </w:tr>
      <w:tr w:rsidR="001A5891" w:rsidRPr="001A5891" w14:paraId="359BEA9C" w14:textId="77777777" w:rsidTr="006168D3">
        <w:trPr>
          <w:trHeight w:val="320"/>
          <w:jc w:val="center"/>
        </w:trPr>
        <w:tc>
          <w:tcPr>
            <w:tcW w:w="2075" w:type="dxa"/>
            <w:gridSpan w:val="2"/>
            <w:tcBorders>
              <w:left w:val="nil"/>
            </w:tcBorders>
            <w:vAlign w:val="center"/>
          </w:tcPr>
          <w:p w14:paraId="6B67B81D" w14:textId="77777777" w:rsidR="009C772B" w:rsidRPr="001A5891" w:rsidRDefault="009C772B" w:rsidP="006168D3">
            <w:pPr>
              <w:jc w:val="center"/>
              <w:rPr>
                <w:color w:val="auto"/>
              </w:rPr>
            </w:pPr>
            <w:r w:rsidRPr="001A5891">
              <w:rPr>
                <w:color w:val="auto"/>
              </w:rPr>
              <w:t>Soy</w:t>
            </w:r>
          </w:p>
        </w:tc>
        <w:tc>
          <w:tcPr>
            <w:tcW w:w="1300" w:type="dxa"/>
            <w:noWrap/>
            <w:vAlign w:val="center"/>
            <w:hideMark/>
          </w:tcPr>
          <w:p w14:paraId="050F1697" w14:textId="77777777" w:rsidR="009C772B" w:rsidRPr="001A5891" w:rsidRDefault="009C772B" w:rsidP="006168D3">
            <w:pPr>
              <w:jc w:val="center"/>
              <w:rPr>
                <w:color w:val="auto"/>
              </w:rPr>
            </w:pPr>
            <w:r w:rsidRPr="001A5891">
              <w:rPr>
                <w:color w:val="auto"/>
              </w:rPr>
              <w:t>-0.08</w:t>
            </w:r>
          </w:p>
        </w:tc>
        <w:tc>
          <w:tcPr>
            <w:tcW w:w="1300" w:type="dxa"/>
            <w:noWrap/>
            <w:vAlign w:val="center"/>
            <w:hideMark/>
          </w:tcPr>
          <w:p w14:paraId="2EE2619E"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3DC7BE2B" w14:textId="77777777" w:rsidR="009C772B" w:rsidRPr="001A5891" w:rsidRDefault="009C772B" w:rsidP="006168D3">
            <w:pPr>
              <w:jc w:val="center"/>
              <w:rPr>
                <w:color w:val="auto"/>
              </w:rPr>
            </w:pPr>
            <w:r w:rsidRPr="001A5891">
              <w:rPr>
                <w:color w:val="auto"/>
              </w:rPr>
              <w:t>-0.20</w:t>
            </w:r>
          </w:p>
        </w:tc>
        <w:tc>
          <w:tcPr>
            <w:tcW w:w="1310" w:type="dxa"/>
            <w:noWrap/>
            <w:vAlign w:val="center"/>
            <w:hideMark/>
          </w:tcPr>
          <w:p w14:paraId="32D7544F"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09CA28A1" w14:textId="77777777" w:rsidR="009C772B" w:rsidRPr="001A5891" w:rsidRDefault="009C772B" w:rsidP="006168D3">
            <w:pPr>
              <w:jc w:val="center"/>
              <w:rPr>
                <w:color w:val="auto"/>
              </w:rPr>
            </w:pPr>
            <w:r w:rsidRPr="001A5891">
              <w:rPr>
                <w:color w:val="auto"/>
              </w:rPr>
              <w:t>0.08</w:t>
            </w:r>
          </w:p>
        </w:tc>
        <w:tc>
          <w:tcPr>
            <w:tcW w:w="1300" w:type="dxa"/>
            <w:tcBorders>
              <w:right w:val="nil"/>
            </w:tcBorders>
            <w:noWrap/>
            <w:vAlign w:val="center"/>
            <w:hideMark/>
          </w:tcPr>
          <w:p w14:paraId="2B85585E" w14:textId="77777777" w:rsidR="009C772B" w:rsidRPr="001A5891" w:rsidRDefault="009C772B" w:rsidP="006168D3">
            <w:pPr>
              <w:jc w:val="center"/>
              <w:rPr>
                <w:color w:val="auto"/>
              </w:rPr>
            </w:pPr>
            <w:r w:rsidRPr="001A5891">
              <w:rPr>
                <w:color w:val="auto"/>
              </w:rPr>
              <w:t>0.21</w:t>
            </w:r>
          </w:p>
        </w:tc>
      </w:tr>
      <w:tr w:rsidR="001A5891" w:rsidRPr="001A5891" w14:paraId="4F7D8D76" w14:textId="77777777" w:rsidTr="006168D3">
        <w:trPr>
          <w:trHeight w:val="320"/>
          <w:jc w:val="center"/>
        </w:trPr>
        <w:tc>
          <w:tcPr>
            <w:tcW w:w="2075" w:type="dxa"/>
            <w:gridSpan w:val="2"/>
            <w:tcBorders>
              <w:left w:val="nil"/>
            </w:tcBorders>
            <w:vAlign w:val="center"/>
          </w:tcPr>
          <w:p w14:paraId="3984420E" w14:textId="77777777" w:rsidR="009C772B" w:rsidRPr="001A5891" w:rsidRDefault="009C772B" w:rsidP="006168D3">
            <w:pPr>
              <w:jc w:val="center"/>
              <w:rPr>
                <w:color w:val="auto"/>
              </w:rPr>
            </w:pPr>
            <w:r w:rsidRPr="001A5891">
              <w:rPr>
                <w:color w:val="auto"/>
              </w:rPr>
              <w:t>Refined Grains</w:t>
            </w:r>
          </w:p>
        </w:tc>
        <w:tc>
          <w:tcPr>
            <w:tcW w:w="1300" w:type="dxa"/>
            <w:noWrap/>
            <w:vAlign w:val="center"/>
            <w:hideMark/>
          </w:tcPr>
          <w:p w14:paraId="21E6F5B2"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346C62A4" w14:textId="77777777" w:rsidR="009C772B" w:rsidRPr="001A5891" w:rsidRDefault="009C772B" w:rsidP="006168D3">
            <w:pPr>
              <w:jc w:val="center"/>
              <w:rPr>
                <w:color w:val="auto"/>
              </w:rPr>
            </w:pPr>
            <w:r w:rsidRPr="001A5891">
              <w:rPr>
                <w:color w:val="auto"/>
              </w:rPr>
              <w:t>-0.12</w:t>
            </w:r>
          </w:p>
        </w:tc>
        <w:tc>
          <w:tcPr>
            <w:tcW w:w="1350" w:type="dxa"/>
            <w:noWrap/>
            <w:vAlign w:val="center"/>
            <w:hideMark/>
          </w:tcPr>
          <w:p w14:paraId="3D10F12A"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4E00ABF4"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0AD1855D" w14:textId="77777777" w:rsidR="009C772B" w:rsidRPr="001A5891" w:rsidRDefault="009C772B" w:rsidP="006168D3">
            <w:pPr>
              <w:jc w:val="center"/>
              <w:rPr>
                <w:color w:val="auto"/>
              </w:rPr>
            </w:pPr>
            <w:r w:rsidRPr="001A5891">
              <w:rPr>
                <w:color w:val="auto"/>
              </w:rPr>
              <w:t>0.11</w:t>
            </w:r>
          </w:p>
        </w:tc>
        <w:tc>
          <w:tcPr>
            <w:tcW w:w="1300" w:type="dxa"/>
            <w:tcBorders>
              <w:right w:val="nil"/>
            </w:tcBorders>
            <w:noWrap/>
            <w:vAlign w:val="center"/>
            <w:hideMark/>
          </w:tcPr>
          <w:p w14:paraId="22F5EC78" w14:textId="77777777" w:rsidR="009C772B" w:rsidRPr="001A5891" w:rsidRDefault="009C772B" w:rsidP="006168D3">
            <w:pPr>
              <w:jc w:val="center"/>
              <w:rPr>
                <w:color w:val="auto"/>
              </w:rPr>
            </w:pPr>
            <w:r w:rsidRPr="001A5891">
              <w:rPr>
                <w:color w:val="auto"/>
              </w:rPr>
              <w:t>-0.34</w:t>
            </w:r>
          </w:p>
        </w:tc>
      </w:tr>
      <w:tr w:rsidR="001A5891" w:rsidRPr="001A5891" w14:paraId="425AB9D7" w14:textId="77777777" w:rsidTr="006168D3">
        <w:trPr>
          <w:trHeight w:val="320"/>
          <w:jc w:val="center"/>
        </w:trPr>
        <w:tc>
          <w:tcPr>
            <w:tcW w:w="2075" w:type="dxa"/>
            <w:gridSpan w:val="2"/>
            <w:tcBorders>
              <w:left w:val="nil"/>
            </w:tcBorders>
            <w:vAlign w:val="center"/>
          </w:tcPr>
          <w:p w14:paraId="1EA8C7DA" w14:textId="77777777" w:rsidR="009C772B" w:rsidRPr="001A5891" w:rsidRDefault="009C772B" w:rsidP="006168D3">
            <w:pPr>
              <w:jc w:val="center"/>
              <w:rPr>
                <w:color w:val="auto"/>
              </w:rPr>
            </w:pPr>
            <w:r w:rsidRPr="001A5891">
              <w:rPr>
                <w:color w:val="auto"/>
              </w:rPr>
              <w:t>Whole Grains</w:t>
            </w:r>
          </w:p>
        </w:tc>
        <w:tc>
          <w:tcPr>
            <w:tcW w:w="1300" w:type="dxa"/>
            <w:noWrap/>
            <w:vAlign w:val="center"/>
            <w:hideMark/>
          </w:tcPr>
          <w:p w14:paraId="4C07C3D2"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60F03005" w14:textId="77777777" w:rsidR="009C772B" w:rsidRPr="001A5891" w:rsidRDefault="009C772B" w:rsidP="006168D3">
            <w:pPr>
              <w:jc w:val="center"/>
              <w:rPr>
                <w:color w:val="auto"/>
              </w:rPr>
            </w:pPr>
            <w:r w:rsidRPr="001A5891">
              <w:rPr>
                <w:color w:val="auto"/>
              </w:rPr>
              <w:t>0.47</w:t>
            </w:r>
          </w:p>
        </w:tc>
        <w:tc>
          <w:tcPr>
            <w:tcW w:w="1350" w:type="dxa"/>
            <w:noWrap/>
            <w:vAlign w:val="center"/>
            <w:hideMark/>
          </w:tcPr>
          <w:p w14:paraId="796F1CC2" w14:textId="77777777" w:rsidR="009C772B" w:rsidRPr="001A5891" w:rsidRDefault="009C772B" w:rsidP="006168D3">
            <w:pPr>
              <w:jc w:val="center"/>
              <w:rPr>
                <w:color w:val="auto"/>
              </w:rPr>
            </w:pPr>
            <w:r w:rsidRPr="001A5891">
              <w:rPr>
                <w:color w:val="auto"/>
              </w:rPr>
              <w:t>-0.25</w:t>
            </w:r>
          </w:p>
        </w:tc>
        <w:tc>
          <w:tcPr>
            <w:tcW w:w="1310" w:type="dxa"/>
            <w:noWrap/>
            <w:vAlign w:val="center"/>
            <w:hideMark/>
          </w:tcPr>
          <w:p w14:paraId="36AF42BA" w14:textId="77777777" w:rsidR="009C772B" w:rsidRPr="001A5891" w:rsidRDefault="009C772B" w:rsidP="006168D3">
            <w:pPr>
              <w:jc w:val="center"/>
              <w:rPr>
                <w:color w:val="auto"/>
              </w:rPr>
            </w:pPr>
            <w:r w:rsidRPr="001A5891">
              <w:rPr>
                <w:color w:val="auto"/>
              </w:rPr>
              <w:t>-0.27</w:t>
            </w:r>
          </w:p>
        </w:tc>
        <w:tc>
          <w:tcPr>
            <w:tcW w:w="1300" w:type="dxa"/>
            <w:noWrap/>
            <w:vAlign w:val="center"/>
            <w:hideMark/>
          </w:tcPr>
          <w:p w14:paraId="7C9FA3F9" w14:textId="77777777" w:rsidR="009C772B" w:rsidRPr="001A5891" w:rsidRDefault="009C772B" w:rsidP="006168D3">
            <w:pPr>
              <w:jc w:val="center"/>
              <w:rPr>
                <w:color w:val="auto"/>
              </w:rPr>
            </w:pPr>
            <w:r w:rsidRPr="001A5891">
              <w:rPr>
                <w:color w:val="auto"/>
              </w:rPr>
              <w:t>-0.05</w:t>
            </w:r>
          </w:p>
        </w:tc>
        <w:tc>
          <w:tcPr>
            <w:tcW w:w="1300" w:type="dxa"/>
            <w:tcBorders>
              <w:right w:val="nil"/>
            </w:tcBorders>
            <w:noWrap/>
            <w:vAlign w:val="center"/>
            <w:hideMark/>
          </w:tcPr>
          <w:p w14:paraId="13626F76" w14:textId="77777777" w:rsidR="009C772B" w:rsidRPr="001A5891" w:rsidRDefault="009C772B" w:rsidP="006168D3">
            <w:pPr>
              <w:jc w:val="center"/>
              <w:rPr>
                <w:color w:val="auto"/>
              </w:rPr>
            </w:pPr>
            <w:r w:rsidRPr="001A5891">
              <w:rPr>
                <w:color w:val="auto"/>
              </w:rPr>
              <w:t>0.38</w:t>
            </w:r>
          </w:p>
        </w:tc>
      </w:tr>
      <w:tr w:rsidR="001A5891" w:rsidRPr="001A5891" w14:paraId="7806A049" w14:textId="77777777" w:rsidTr="006168D3">
        <w:trPr>
          <w:trHeight w:val="320"/>
          <w:jc w:val="center"/>
        </w:trPr>
        <w:tc>
          <w:tcPr>
            <w:tcW w:w="2075" w:type="dxa"/>
            <w:gridSpan w:val="2"/>
            <w:tcBorders>
              <w:left w:val="nil"/>
            </w:tcBorders>
            <w:vAlign w:val="center"/>
          </w:tcPr>
          <w:p w14:paraId="2D983AE2" w14:textId="77777777" w:rsidR="009C772B" w:rsidRPr="001A5891" w:rsidRDefault="009C772B" w:rsidP="006168D3">
            <w:pPr>
              <w:jc w:val="center"/>
              <w:rPr>
                <w:color w:val="auto"/>
              </w:rPr>
            </w:pPr>
            <w:r w:rsidRPr="001A5891">
              <w:rPr>
                <w:color w:val="auto"/>
              </w:rPr>
              <w:t>Nuts</w:t>
            </w:r>
          </w:p>
        </w:tc>
        <w:tc>
          <w:tcPr>
            <w:tcW w:w="1300" w:type="dxa"/>
            <w:noWrap/>
            <w:vAlign w:val="center"/>
            <w:hideMark/>
          </w:tcPr>
          <w:p w14:paraId="4417B868" w14:textId="77777777" w:rsidR="009C772B" w:rsidRPr="001A5891" w:rsidRDefault="009C772B" w:rsidP="006168D3">
            <w:pPr>
              <w:jc w:val="center"/>
              <w:rPr>
                <w:color w:val="auto"/>
              </w:rPr>
            </w:pPr>
            <w:r w:rsidRPr="001A5891">
              <w:rPr>
                <w:color w:val="auto"/>
              </w:rPr>
              <w:t>-0.28</w:t>
            </w:r>
          </w:p>
        </w:tc>
        <w:tc>
          <w:tcPr>
            <w:tcW w:w="1300" w:type="dxa"/>
            <w:noWrap/>
            <w:vAlign w:val="center"/>
            <w:hideMark/>
          </w:tcPr>
          <w:p w14:paraId="5D0A527C"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700B3DAE" w14:textId="77777777" w:rsidR="009C772B" w:rsidRPr="001A5891" w:rsidRDefault="009C772B" w:rsidP="006168D3">
            <w:pPr>
              <w:jc w:val="center"/>
              <w:rPr>
                <w:color w:val="auto"/>
              </w:rPr>
            </w:pPr>
            <w:r w:rsidRPr="001A5891">
              <w:rPr>
                <w:color w:val="auto"/>
              </w:rPr>
              <w:t>-0.31</w:t>
            </w:r>
          </w:p>
        </w:tc>
        <w:tc>
          <w:tcPr>
            <w:tcW w:w="1310" w:type="dxa"/>
            <w:noWrap/>
            <w:vAlign w:val="center"/>
            <w:hideMark/>
          </w:tcPr>
          <w:p w14:paraId="7A4A25DB" w14:textId="77777777" w:rsidR="009C772B" w:rsidRPr="001A5891" w:rsidRDefault="009C772B" w:rsidP="006168D3">
            <w:pPr>
              <w:jc w:val="center"/>
              <w:rPr>
                <w:color w:val="auto"/>
              </w:rPr>
            </w:pPr>
            <w:r w:rsidRPr="001A5891">
              <w:rPr>
                <w:color w:val="auto"/>
              </w:rPr>
              <w:t>-0.02</w:t>
            </w:r>
          </w:p>
        </w:tc>
        <w:tc>
          <w:tcPr>
            <w:tcW w:w="1300" w:type="dxa"/>
            <w:noWrap/>
            <w:vAlign w:val="center"/>
            <w:hideMark/>
          </w:tcPr>
          <w:p w14:paraId="099B4743" w14:textId="77777777" w:rsidR="009C772B" w:rsidRPr="001A5891" w:rsidRDefault="009C772B" w:rsidP="006168D3">
            <w:pPr>
              <w:jc w:val="center"/>
              <w:rPr>
                <w:color w:val="auto"/>
              </w:rPr>
            </w:pPr>
            <w:r w:rsidRPr="001A5891">
              <w:rPr>
                <w:color w:val="auto"/>
              </w:rPr>
              <w:t>0.18</w:t>
            </w:r>
          </w:p>
        </w:tc>
        <w:tc>
          <w:tcPr>
            <w:tcW w:w="1300" w:type="dxa"/>
            <w:tcBorders>
              <w:right w:val="nil"/>
            </w:tcBorders>
            <w:noWrap/>
            <w:vAlign w:val="center"/>
            <w:hideMark/>
          </w:tcPr>
          <w:p w14:paraId="25097CD4" w14:textId="77777777" w:rsidR="009C772B" w:rsidRPr="001A5891" w:rsidRDefault="009C772B" w:rsidP="006168D3">
            <w:pPr>
              <w:jc w:val="center"/>
              <w:rPr>
                <w:color w:val="auto"/>
              </w:rPr>
            </w:pPr>
            <w:r w:rsidRPr="001A5891">
              <w:rPr>
                <w:color w:val="auto"/>
              </w:rPr>
              <w:t>0.19</w:t>
            </w:r>
          </w:p>
        </w:tc>
      </w:tr>
      <w:tr w:rsidR="001A5891" w:rsidRPr="001A5891" w14:paraId="79F65D10" w14:textId="77777777" w:rsidTr="006168D3">
        <w:trPr>
          <w:trHeight w:val="320"/>
          <w:jc w:val="center"/>
        </w:trPr>
        <w:tc>
          <w:tcPr>
            <w:tcW w:w="2075" w:type="dxa"/>
            <w:gridSpan w:val="2"/>
            <w:tcBorders>
              <w:left w:val="nil"/>
              <w:bottom w:val="single" w:sz="4" w:space="0" w:color="auto"/>
            </w:tcBorders>
            <w:vAlign w:val="center"/>
          </w:tcPr>
          <w:p w14:paraId="31401777" w14:textId="77777777" w:rsidR="009C772B" w:rsidRPr="001A5891" w:rsidRDefault="009C772B" w:rsidP="006168D3">
            <w:pPr>
              <w:jc w:val="center"/>
              <w:rPr>
                <w:color w:val="auto"/>
              </w:rPr>
            </w:pPr>
            <w:r w:rsidRPr="001A5891">
              <w:rPr>
                <w:color w:val="auto"/>
              </w:rPr>
              <w:t>Added Sugars</w:t>
            </w:r>
          </w:p>
        </w:tc>
        <w:tc>
          <w:tcPr>
            <w:tcW w:w="1300" w:type="dxa"/>
            <w:tcBorders>
              <w:bottom w:val="single" w:sz="4" w:space="0" w:color="auto"/>
            </w:tcBorders>
            <w:noWrap/>
            <w:vAlign w:val="center"/>
            <w:hideMark/>
          </w:tcPr>
          <w:p w14:paraId="02D10F52" w14:textId="77777777" w:rsidR="009C772B" w:rsidRPr="001A5891" w:rsidRDefault="009C772B" w:rsidP="006168D3">
            <w:pPr>
              <w:jc w:val="center"/>
              <w:rPr>
                <w:color w:val="auto"/>
              </w:rPr>
            </w:pPr>
            <w:r w:rsidRPr="001A5891">
              <w:rPr>
                <w:color w:val="auto"/>
              </w:rPr>
              <w:t>0.76</w:t>
            </w:r>
          </w:p>
        </w:tc>
        <w:tc>
          <w:tcPr>
            <w:tcW w:w="1300" w:type="dxa"/>
            <w:tcBorders>
              <w:bottom w:val="single" w:sz="4" w:space="0" w:color="auto"/>
            </w:tcBorders>
            <w:noWrap/>
            <w:vAlign w:val="center"/>
            <w:hideMark/>
          </w:tcPr>
          <w:p w14:paraId="29455D29" w14:textId="77777777" w:rsidR="009C772B" w:rsidRPr="001A5891" w:rsidRDefault="009C772B" w:rsidP="006168D3">
            <w:pPr>
              <w:jc w:val="center"/>
              <w:rPr>
                <w:color w:val="auto"/>
              </w:rPr>
            </w:pPr>
            <w:r w:rsidRPr="001A5891">
              <w:rPr>
                <w:color w:val="auto"/>
              </w:rPr>
              <w:t>-0.28</w:t>
            </w:r>
          </w:p>
        </w:tc>
        <w:tc>
          <w:tcPr>
            <w:tcW w:w="1350" w:type="dxa"/>
            <w:tcBorders>
              <w:bottom w:val="single" w:sz="4" w:space="0" w:color="auto"/>
            </w:tcBorders>
            <w:noWrap/>
            <w:vAlign w:val="center"/>
            <w:hideMark/>
          </w:tcPr>
          <w:p w14:paraId="6513B35A" w14:textId="77777777" w:rsidR="009C772B" w:rsidRPr="001A5891" w:rsidRDefault="009C772B" w:rsidP="006168D3">
            <w:pPr>
              <w:jc w:val="center"/>
              <w:rPr>
                <w:color w:val="auto"/>
              </w:rPr>
            </w:pPr>
            <w:r w:rsidRPr="001A5891">
              <w:rPr>
                <w:color w:val="auto"/>
              </w:rPr>
              <w:t>0.64</w:t>
            </w:r>
          </w:p>
        </w:tc>
        <w:tc>
          <w:tcPr>
            <w:tcW w:w="1310" w:type="dxa"/>
            <w:tcBorders>
              <w:bottom w:val="single" w:sz="4" w:space="0" w:color="auto"/>
            </w:tcBorders>
            <w:noWrap/>
            <w:vAlign w:val="center"/>
            <w:hideMark/>
          </w:tcPr>
          <w:p w14:paraId="3FD48326" w14:textId="77777777" w:rsidR="009C772B" w:rsidRPr="001A5891" w:rsidRDefault="009C772B" w:rsidP="006168D3">
            <w:pPr>
              <w:jc w:val="center"/>
              <w:rPr>
                <w:color w:val="auto"/>
              </w:rPr>
            </w:pPr>
            <w:r w:rsidRPr="001A5891">
              <w:rPr>
                <w:color w:val="auto"/>
              </w:rPr>
              <w:t>0.48</w:t>
            </w:r>
          </w:p>
        </w:tc>
        <w:tc>
          <w:tcPr>
            <w:tcW w:w="1300" w:type="dxa"/>
            <w:tcBorders>
              <w:bottom w:val="single" w:sz="4" w:space="0" w:color="auto"/>
            </w:tcBorders>
            <w:noWrap/>
            <w:vAlign w:val="center"/>
            <w:hideMark/>
          </w:tcPr>
          <w:p w14:paraId="56B82185" w14:textId="77777777" w:rsidR="009C772B" w:rsidRPr="001A5891" w:rsidRDefault="009C772B" w:rsidP="006168D3">
            <w:pPr>
              <w:jc w:val="center"/>
              <w:rPr>
                <w:color w:val="auto"/>
              </w:rPr>
            </w:pPr>
            <w:r w:rsidRPr="001A5891">
              <w:rPr>
                <w:color w:val="auto"/>
              </w:rPr>
              <w:t>-0.32</w:t>
            </w:r>
          </w:p>
        </w:tc>
        <w:tc>
          <w:tcPr>
            <w:tcW w:w="1300" w:type="dxa"/>
            <w:tcBorders>
              <w:bottom w:val="single" w:sz="4" w:space="0" w:color="auto"/>
              <w:right w:val="nil"/>
            </w:tcBorders>
            <w:noWrap/>
            <w:vAlign w:val="center"/>
            <w:hideMark/>
          </w:tcPr>
          <w:p w14:paraId="70EAC78D" w14:textId="77777777" w:rsidR="009C772B" w:rsidRPr="001A5891" w:rsidRDefault="009C772B" w:rsidP="006168D3">
            <w:pPr>
              <w:jc w:val="center"/>
              <w:rPr>
                <w:color w:val="auto"/>
              </w:rPr>
            </w:pPr>
            <w:r w:rsidRPr="001A5891">
              <w:rPr>
                <w:color w:val="auto"/>
              </w:rPr>
              <w:t>-0.27</w:t>
            </w:r>
          </w:p>
        </w:tc>
      </w:tr>
      <w:tr w:rsidR="001A5891" w:rsidRPr="001A5891" w14:paraId="3E7B4FA0" w14:textId="77777777" w:rsidTr="006168D3">
        <w:trPr>
          <w:trHeight w:val="320"/>
          <w:jc w:val="center"/>
        </w:trPr>
        <w:tc>
          <w:tcPr>
            <w:tcW w:w="2075" w:type="dxa"/>
            <w:gridSpan w:val="2"/>
            <w:tcBorders>
              <w:top w:val="single" w:sz="4" w:space="0" w:color="auto"/>
              <w:left w:val="nil"/>
              <w:bottom w:val="nil"/>
            </w:tcBorders>
            <w:vAlign w:val="center"/>
          </w:tcPr>
          <w:p w14:paraId="7B5D1DEE" w14:textId="77777777" w:rsidR="009C772B" w:rsidRPr="001A5891" w:rsidRDefault="009C772B" w:rsidP="006168D3">
            <w:pPr>
              <w:jc w:val="center"/>
              <w:rPr>
                <w:color w:val="auto"/>
              </w:rPr>
            </w:pPr>
            <w:r w:rsidRPr="001A5891">
              <w:rPr>
                <w:color w:val="auto"/>
              </w:rPr>
              <w:t>FI</w:t>
            </w:r>
          </w:p>
        </w:tc>
        <w:tc>
          <w:tcPr>
            <w:tcW w:w="1300" w:type="dxa"/>
            <w:tcBorders>
              <w:top w:val="single" w:sz="4" w:space="0" w:color="auto"/>
              <w:bottom w:val="nil"/>
            </w:tcBorders>
            <w:noWrap/>
            <w:vAlign w:val="center"/>
            <w:hideMark/>
          </w:tcPr>
          <w:p w14:paraId="3E521BB0" w14:textId="77777777" w:rsidR="009C772B" w:rsidRPr="001A5891" w:rsidRDefault="009C772B" w:rsidP="006168D3">
            <w:pPr>
              <w:jc w:val="center"/>
              <w:rPr>
                <w:color w:val="auto"/>
              </w:rPr>
            </w:pPr>
            <w:r w:rsidRPr="001A5891">
              <w:rPr>
                <w:color w:val="auto"/>
              </w:rPr>
              <w:t>--</w:t>
            </w:r>
          </w:p>
        </w:tc>
        <w:tc>
          <w:tcPr>
            <w:tcW w:w="1300" w:type="dxa"/>
            <w:tcBorders>
              <w:top w:val="single" w:sz="4" w:space="0" w:color="auto"/>
              <w:bottom w:val="nil"/>
            </w:tcBorders>
            <w:noWrap/>
            <w:vAlign w:val="center"/>
            <w:hideMark/>
          </w:tcPr>
          <w:p w14:paraId="6EFCFBE3" w14:textId="77777777" w:rsidR="009C772B" w:rsidRPr="001A5891" w:rsidRDefault="009C772B" w:rsidP="006168D3">
            <w:pPr>
              <w:jc w:val="center"/>
              <w:rPr>
                <w:color w:val="auto"/>
              </w:rPr>
            </w:pPr>
          </w:p>
        </w:tc>
        <w:tc>
          <w:tcPr>
            <w:tcW w:w="1350" w:type="dxa"/>
            <w:tcBorders>
              <w:top w:val="single" w:sz="4" w:space="0" w:color="auto"/>
              <w:bottom w:val="nil"/>
            </w:tcBorders>
            <w:noWrap/>
            <w:vAlign w:val="center"/>
          </w:tcPr>
          <w:p w14:paraId="7A582235" w14:textId="77777777" w:rsidR="009C772B" w:rsidRPr="001A5891" w:rsidRDefault="009C772B" w:rsidP="006168D3">
            <w:pPr>
              <w:jc w:val="center"/>
              <w:rPr>
                <w:color w:val="auto"/>
              </w:rPr>
            </w:pPr>
          </w:p>
        </w:tc>
        <w:tc>
          <w:tcPr>
            <w:tcW w:w="1310" w:type="dxa"/>
            <w:tcBorders>
              <w:top w:val="single" w:sz="4" w:space="0" w:color="auto"/>
              <w:bottom w:val="nil"/>
            </w:tcBorders>
            <w:noWrap/>
            <w:vAlign w:val="center"/>
          </w:tcPr>
          <w:p w14:paraId="22253714" w14:textId="77777777" w:rsidR="009C772B" w:rsidRPr="001A5891" w:rsidRDefault="009C772B" w:rsidP="006168D3">
            <w:pPr>
              <w:jc w:val="center"/>
              <w:rPr>
                <w:color w:val="auto"/>
              </w:rPr>
            </w:pPr>
          </w:p>
        </w:tc>
        <w:tc>
          <w:tcPr>
            <w:tcW w:w="1300" w:type="dxa"/>
            <w:tcBorders>
              <w:top w:val="single" w:sz="4" w:space="0" w:color="auto"/>
              <w:bottom w:val="nil"/>
            </w:tcBorders>
            <w:noWrap/>
            <w:vAlign w:val="center"/>
          </w:tcPr>
          <w:p w14:paraId="08BEBC6E" w14:textId="77777777" w:rsidR="009C772B" w:rsidRPr="001A5891" w:rsidRDefault="009C772B" w:rsidP="006168D3">
            <w:pPr>
              <w:jc w:val="center"/>
              <w:rPr>
                <w:color w:val="auto"/>
              </w:rPr>
            </w:pPr>
          </w:p>
        </w:tc>
        <w:tc>
          <w:tcPr>
            <w:tcW w:w="1300" w:type="dxa"/>
            <w:tcBorders>
              <w:top w:val="single" w:sz="4" w:space="0" w:color="auto"/>
              <w:bottom w:val="nil"/>
              <w:right w:val="nil"/>
            </w:tcBorders>
            <w:noWrap/>
            <w:vAlign w:val="center"/>
          </w:tcPr>
          <w:p w14:paraId="184F8A5A" w14:textId="77777777" w:rsidR="009C772B" w:rsidRPr="001A5891" w:rsidRDefault="009C772B" w:rsidP="006168D3">
            <w:pPr>
              <w:jc w:val="center"/>
              <w:rPr>
                <w:color w:val="auto"/>
              </w:rPr>
            </w:pPr>
          </w:p>
        </w:tc>
      </w:tr>
      <w:tr w:rsidR="001A5891" w:rsidRPr="001A5891" w14:paraId="7D25BBB4" w14:textId="77777777" w:rsidTr="006168D3">
        <w:trPr>
          <w:trHeight w:val="320"/>
          <w:jc w:val="center"/>
        </w:trPr>
        <w:tc>
          <w:tcPr>
            <w:tcW w:w="2075" w:type="dxa"/>
            <w:gridSpan w:val="2"/>
            <w:tcBorders>
              <w:top w:val="nil"/>
              <w:left w:val="nil"/>
            </w:tcBorders>
            <w:vAlign w:val="center"/>
          </w:tcPr>
          <w:p w14:paraId="1BAA780E" w14:textId="77777777" w:rsidR="009C772B" w:rsidRPr="001A5891" w:rsidRDefault="009C772B" w:rsidP="006168D3">
            <w:pPr>
              <w:jc w:val="center"/>
              <w:rPr>
                <w:color w:val="auto"/>
              </w:rPr>
            </w:pPr>
            <w:r w:rsidRPr="001A5891">
              <w:rPr>
                <w:color w:val="auto"/>
              </w:rPr>
              <w:t>Age</w:t>
            </w:r>
          </w:p>
        </w:tc>
        <w:tc>
          <w:tcPr>
            <w:tcW w:w="1300" w:type="dxa"/>
            <w:tcBorders>
              <w:top w:val="nil"/>
            </w:tcBorders>
            <w:noWrap/>
            <w:vAlign w:val="center"/>
            <w:hideMark/>
          </w:tcPr>
          <w:p w14:paraId="75CC7D23" w14:textId="77777777" w:rsidR="009C772B" w:rsidRPr="001A5891" w:rsidRDefault="009C772B" w:rsidP="006168D3">
            <w:pPr>
              <w:jc w:val="center"/>
              <w:rPr>
                <w:color w:val="auto"/>
              </w:rPr>
            </w:pPr>
            <w:r w:rsidRPr="001A5891">
              <w:rPr>
                <w:color w:val="auto"/>
              </w:rPr>
              <w:t>-0.28</w:t>
            </w:r>
          </w:p>
        </w:tc>
        <w:tc>
          <w:tcPr>
            <w:tcW w:w="1300" w:type="dxa"/>
            <w:tcBorders>
              <w:top w:val="nil"/>
            </w:tcBorders>
            <w:noWrap/>
            <w:vAlign w:val="center"/>
            <w:hideMark/>
          </w:tcPr>
          <w:p w14:paraId="40E98F91" w14:textId="77777777" w:rsidR="009C772B" w:rsidRPr="001A5891" w:rsidRDefault="009C772B" w:rsidP="006168D3">
            <w:pPr>
              <w:jc w:val="center"/>
              <w:rPr>
                <w:color w:val="auto"/>
              </w:rPr>
            </w:pPr>
            <w:r w:rsidRPr="001A5891">
              <w:rPr>
                <w:color w:val="auto"/>
              </w:rPr>
              <w:t>--</w:t>
            </w:r>
          </w:p>
        </w:tc>
        <w:tc>
          <w:tcPr>
            <w:tcW w:w="1350" w:type="dxa"/>
            <w:tcBorders>
              <w:top w:val="nil"/>
            </w:tcBorders>
            <w:noWrap/>
            <w:vAlign w:val="center"/>
          </w:tcPr>
          <w:p w14:paraId="5B357E39" w14:textId="77777777" w:rsidR="009C772B" w:rsidRPr="001A5891" w:rsidRDefault="009C772B" w:rsidP="006168D3">
            <w:pPr>
              <w:jc w:val="center"/>
              <w:rPr>
                <w:color w:val="auto"/>
              </w:rPr>
            </w:pPr>
          </w:p>
        </w:tc>
        <w:tc>
          <w:tcPr>
            <w:tcW w:w="1310" w:type="dxa"/>
            <w:tcBorders>
              <w:top w:val="nil"/>
            </w:tcBorders>
            <w:noWrap/>
            <w:vAlign w:val="center"/>
          </w:tcPr>
          <w:p w14:paraId="2E3834AA" w14:textId="77777777" w:rsidR="009C772B" w:rsidRPr="001A5891" w:rsidRDefault="009C772B" w:rsidP="006168D3">
            <w:pPr>
              <w:jc w:val="center"/>
              <w:rPr>
                <w:color w:val="auto"/>
              </w:rPr>
            </w:pPr>
          </w:p>
        </w:tc>
        <w:tc>
          <w:tcPr>
            <w:tcW w:w="1300" w:type="dxa"/>
            <w:tcBorders>
              <w:top w:val="nil"/>
            </w:tcBorders>
            <w:noWrap/>
            <w:vAlign w:val="center"/>
          </w:tcPr>
          <w:p w14:paraId="3D491D13" w14:textId="77777777" w:rsidR="009C772B" w:rsidRPr="001A5891" w:rsidRDefault="009C772B" w:rsidP="006168D3">
            <w:pPr>
              <w:jc w:val="center"/>
              <w:rPr>
                <w:color w:val="auto"/>
              </w:rPr>
            </w:pPr>
          </w:p>
        </w:tc>
        <w:tc>
          <w:tcPr>
            <w:tcW w:w="1300" w:type="dxa"/>
            <w:tcBorders>
              <w:top w:val="nil"/>
              <w:right w:val="nil"/>
            </w:tcBorders>
            <w:noWrap/>
            <w:vAlign w:val="center"/>
          </w:tcPr>
          <w:p w14:paraId="38ED2809" w14:textId="77777777" w:rsidR="009C772B" w:rsidRPr="001A5891" w:rsidRDefault="009C772B" w:rsidP="006168D3">
            <w:pPr>
              <w:jc w:val="center"/>
              <w:rPr>
                <w:color w:val="auto"/>
              </w:rPr>
            </w:pPr>
          </w:p>
        </w:tc>
      </w:tr>
      <w:tr w:rsidR="001A5891" w:rsidRPr="001A5891" w14:paraId="2271CB44" w14:textId="77777777" w:rsidTr="006168D3">
        <w:trPr>
          <w:trHeight w:val="320"/>
          <w:jc w:val="center"/>
        </w:trPr>
        <w:tc>
          <w:tcPr>
            <w:tcW w:w="2075" w:type="dxa"/>
            <w:gridSpan w:val="2"/>
            <w:tcBorders>
              <w:left w:val="nil"/>
            </w:tcBorders>
            <w:vAlign w:val="center"/>
          </w:tcPr>
          <w:p w14:paraId="2B9EF1D0" w14:textId="77777777" w:rsidR="009C772B" w:rsidRPr="001A5891" w:rsidRDefault="009C772B" w:rsidP="006168D3">
            <w:pPr>
              <w:jc w:val="center"/>
              <w:rPr>
                <w:color w:val="auto"/>
              </w:rPr>
            </w:pPr>
            <w:r w:rsidRPr="001A5891">
              <w:rPr>
                <w:color w:val="auto"/>
              </w:rPr>
              <w:t>SNAP</w:t>
            </w:r>
          </w:p>
        </w:tc>
        <w:tc>
          <w:tcPr>
            <w:tcW w:w="1300" w:type="dxa"/>
            <w:noWrap/>
            <w:vAlign w:val="center"/>
            <w:hideMark/>
          </w:tcPr>
          <w:p w14:paraId="0BAF7123" w14:textId="77777777" w:rsidR="009C772B" w:rsidRPr="001A5891" w:rsidRDefault="009C772B" w:rsidP="006168D3">
            <w:pPr>
              <w:jc w:val="center"/>
              <w:rPr>
                <w:color w:val="auto"/>
              </w:rPr>
            </w:pPr>
            <w:r w:rsidRPr="001A5891">
              <w:rPr>
                <w:color w:val="auto"/>
              </w:rPr>
              <w:t>0.80</w:t>
            </w:r>
          </w:p>
        </w:tc>
        <w:tc>
          <w:tcPr>
            <w:tcW w:w="1300" w:type="dxa"/>
            <w:noWrap/>
            <w:vAlign w:val="center"/>
            <w:hideMark/>
          </w:tcPr>
          <w:p w14:paraId="64940482" w14:textId="77777777" w:rsidR="009C772B" w:rsidRPr="001A5891" w:rsidRDefault="009C772B" w:rsidP="006168D3">
            <w:pPr>
              <w:jc w:val="center"/>
              <w:rPr>
                <w:color w:val="auto"/>
              </w:rPr>
            </w:pPr>
            <w:r w:rsidRPr="001A5891">
              <w:rPr>
                <w:color w:val="auto"/>
              </w:rPr>
              <w:t>-0.37</w:t>
            </w:r>
          </w:p>
        </w:tc>
        <w:tc>
          <w:tcPr>
            <w:tcW w:w="1350" w:type="dxa"/>
            <w:noWrap/>
            <w:vAlign w:val="center"/>
            <w:hideMark/>
          </w:tcPr>
          <w:p w14:paraId="1D7DE34B" w14:textId="77777777" w:rsidR="009C772B" w:rsidRPr="001A5891" w:rsidRDefault="009C772B" w:rsidP="006168D3">
            <w:pPr>
              <w:jc w:val="center"/>
              <w:rPr>
                <w:color w:val="auto"/>
              </w:rPr>
            </w:pPr>
            <w:r w:rsidRPr="001A5891">
              <w:rPr>
                <w:color w:val="auto"/>
              </w:rPr>
              <w:t>--</w:t>
            </w:r>
          </w:p>
        </w:tc>
        <w:tc>
          <w:tcPr>
            <w:tcW w:w="1310" w:type="dxa"/>
            <w:noWrap/>
            <w:vAlign w:val="center"/>
          </w:tcPr>
          <w:p w14:paraId="01857596" w14:textId="77777777" w:rsidR="009C772B" w:rsidRPr="001A5891" w:rsidRDefault="009C772B" w:rsidP="006168D3">
            <w:pPr>
              <w:jc w:val="center"/>
              <w:rPr>
                <w:color w:val="auto"/>
              </w:rPr>
            </w:pPr>
          </w:p>
        </w:tc>
        <w:tc>
          <w:tcPr>
            <w:tcW w:w="1300" w:type="dxa"/>
            <w:noWrap/>
            <w:vAlign w:val="center"/>
          </w:tcPr>
          <w:p w14:paraId="77FCBDF3" w14:textId="77777777" w:rsidR="009C772B" w:rsidRPr="001A5891" w:rsidRDefault="009C772B" w:rsidP="006168D3">
            <w:pPr>
              <w:jc w:val="center"/>
              <w:rPr>
                <w:color w:val="auto"/>
              </w:rPr>
            </w:pPr>
          </w:p>
        </w:tc>
        <w:tc>
          <w:tcPr>
            <w:tcW w:w="1300" w:type="dxa"/>
            <w:tcBorders>
              <w:right w:val="nil"/>
            </w:tcBorders>
            <w:noWrap/>
            <w:vAlign w:val="center"/>
          </w:tcPr>
          <w:p w14:paraId="361017E7" w14:textId="77777777" w:rsidR="009C772B" w:rsidRPr="001A5891" w:rsidRDefault="009C772B" w:rsidP="006168D3">
            <w:pPr>
              <w:jc w:val="center"/>
              <w:rPr>
                <w:color w:val="auto"/>
              </w:rPr>
            </w:pPr>
          </w:p>
        </w:tc>
      </w:tr>
      <w:tr w:rsidR="001A5891" w:rsidRPr="001A5891" w14:paraId="5A172356" w14:textId="77777777" w:rsidTr="006168D3">
        <w:trPr>
          <w:trHeight w:val="320"/>
          <w:jc w:val="center"/>
        </w:trPr>
        <w:tc>
          <w:tcPr>
            <w:tcW w:w="2075" w:type="dxa"/>
            <w:gridSpan w:val="2"/>
            <w:tcBorders>
              <w:left w:val="nil"/>
            </w:tcBorders>
            <w:vAlign w:val="center"/>
          </w:tcPr>
          <w:p w14:paraId="028FBB16" w14:textId="77777777" w:rsidR="009C772B" w:rsidRPr="001A5891" w:rsidRDefault="009C772B" w:rsidP="006168D3">
            <w:pPr>
              <w:jc w:val="center"/>
              <w:rPr>
                <w:color w:val="auto"/>
              </w:rPr>
            </w:pPr>
            <w:r w:rsidRPr="001A5891">
              <w:rPr>
                <w:color w:val="auto"/>
              </w:rPr>
              <w:lastRenderedPageBreak/>
              <w:t>Household Size</w:t>
            </w:r>
          </w:p>
        </w:tc>
        <w:tc>
          <w:tcPr>
            <w:tcW w:w="1300" w:type="dxa"/>
            <w:noWrap/>
            <w:vAlign w:val="center"/>
            <w:hideMark/>
          </w:tcPr>
          <w:p w14:paraId="5F08E420" w14:textId="77777777" w:rsidR="009C772B" w:rsidRPr="001A5891" w:rsidRDefault="009C772B" w:rsidP="006168D3">
            <w:pPr>
              <w:jc w:val="center"/>
              <w:rPr>
                <w:color w:val="auto"/>
              </w:rPr>
            </w:pPr>
            <w:r w:rsidRPr="001A5891">
              <w:rPr>
                <w:color w:val="auto"/>
              </w:rPr>
              <w:t>0.63</w:t>
            </w:r>
          </w:p>
        </w:tc>
        <w:tc>
          <w:tcPr>
            <w:tcW w:w="1300" w:type="dxa"/>
            <w:noWrap/>
            <w:vAlign w:val="center"/>
            <w:hideMark/>
          </w:tcPr>
          <w:p w14:paraId="7324951D" w14:textId="77777777" w:rsidR="009C772B" w:rsidRPr="001A5891" w:rsidRDefault="009C772B" w:rsidP="006168D3">
            <w:pPr>
              <w:jc w:val="center"/>
              <w:rPr>
                <w:color w:val="auto"/>
              </w:rPr>
            </w:pPr>
            <w:r w:rsidRPr="001A5891">
              <w:rPr>
                <w:color w:val="auto"/>
              </w:rPr>
              <w:t>-0.50</w:t>
            </w:r>
          </w:p>
        </w:tc>
        <w:tc>
          <w:tcPr>
            <w:tcW w:w="1350" w:type="dxa"/>
            <w:noWrap/>
            <w:vAlign w:val="center"/>
            <w:hideMark/>
          </w:tcPr>
          <w:p w14:paraId="5D79632F" w14:textId="77777777" w:rsidR="009C772B" w:rsidRPr="001A5891" w:rsidRDefault="009C772B" w:rsidP="006168D3">
            <w:pPr>
              <w:jc w:val="center"/>
              <w:rPr>
                <w:color w:val="auto"/>
              </w:rPr>
            </w:pPr>
            <w:r w:rsidRPr="001A5891">
              <w:rPr>
                <w:color w:val="auto"/>
              </w:rPr>
              <w:t>0.62</w:t>
            </w:r>
          </w:p>
        </w:tc>
        <w:tc>
          <w:tcPr>
            <w:tcW w:w="1310" w:type="dxa"/>
            <w:noWrap/>
            <w:vAlign w:val="center"/>
            <w:hideMark/>
          </w:tcPr>
          <w:p w14:paraId="14DEE069" w14:textId="77777777" w:rsidR="009C772B" w:rsidRPr="001A5891" w:rsidRDefault="009C772B" w:rsidP="006168D3">
            <w:pPr>
              <w:jc w:val="center"/>
              <w:rPr>
                <w:color w:val="auto"/>
              </w:rPr>
            </w:pPr>
            <w:r w:rsidRPr="001A5891">
              <w:rPr>
                <w:color w:val="auto"/>
              </w:rPr>
              <w:t>--</w:t>
            </w:r>
          </w:p>
        </w:tc>
        <w:tc>
          <w:tcPr>
            <w:tcW w:w="1300" w:type="dxa"/>
            <w:noWrap/>
            <w:vAlign w:val="center"/>
            <w:hideMark/>
          </w:tcPr>
          <w:p w14:paraId="4553E9EC" w14:textId="77777777" w:rsidR="009C772B" w:rsidRPr="001A5891" w:rsidRDefault="009C772B" w:rsidP="006168D3">
            <w:pPr>
              <w:jc w:val="center"/>
              <w:rPr>
                <w:color w:val="auto"/>
              </w:rPr>
            </w:pPr>
          </w:p>
        </w:tc>
        <w:tc>
          <w:tcPr>
            <w:tcW w:w="1300" w:type="dxa"/>
            <w:tcBorders>
              <w:right w:val="nil"/>
            </w:tcBorders>
            <w:noWrap/>
            <w:vAlign w:val="center"/>
          </w:tcPr>
          <w:p w14:paraId="3F41CB0A" w14:textId="77777777" w:rsidR="009C772B" w:rsidRPr="001A5891" w:rsidRDefault="009C772B" w:rsidP="006168D3">
            <w:pPr>
              <w:jc w:val="center"/>
              <w:rPr>
                <w:color w:val="auto"/>
              </w:rPr>
            </w:pPr>
          </w:p>
        </w:tc>
      </w:tr>
      <w:tr w:rsidR="001A5891" w:rsidRPr="001A5891" w14:paraId="08E66936" w14:textId="77777777" w:rsidTr="006168D3">
        <w:trPr>
          <w:trHeight w:val="320"/>
          <w:jc w:val="center"/>
        </w:trPr>
        <w:tc>
          <w:tcPr>
            <w:tcW w:w="2075" w:type="dxa"/>
            <w:gridSpan w:val="2"/>
            <w:tcBorders>
              <w:left w:val="nil"/>
            </w:tcBorders>
            <w:vAlign w:val="center"/>
          </w:tcPr>
          <w:p w14:paraId="44B378E0" w14:textId="77777777" w:rsidR="009C772B" w:rsidRPr="001A5891" w:rsidRDefault="009C772B" w:rsidP="006168D3">
            <w:pPr>
              <w:jc w:val="center"/>
              <w:rPr>
                <w:color w:val="auto"/>
              </w:rPr>
            </w:pPr>
            <w:r w:rsidRPr="001A5891">
              <w:rPr>
                <w:color w:val="auto"/>
              </w:rPr>
              <w:t>Modified Western</w:t>
            </w:r>
          </w:p>
        </w:tc>
        <w:tc>
          <w:tcPr>
            <w:tcW w:w="1300" w:type="dxa"/>
            <w:noWrap/>
            <w:vAlign w:val="center"/>
            <w:hideMark/>
          </w:tcPr>
          <w:p w14:paraId="34311306"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59B3AB5D" w14:textId="77777777" w:rsidR="009C772B" w:rsidRPr="001A5891" w:rsidRDefault="009C772B" w:rsidP="006168D3">
            <w:pPr>
              <w:jc w:val="center"/>
              <w:rPr>
                <w:color w:val="auto"/>
              </w:rPr>
            </w:pPr>
            <w:r w:rsidRPr="001A5891">
              <w:rPr>
                <w:color w:val="auto"/>
              </w:rPr>
              <w:t>0.09</w:t>
            </w:r>
          </w:p>
        </w:tc>
        <w:tc>
          <w:tcPr>
            <w:tcW w:w="1350" w:type="dxa"/>
            <w:noWrap/>
            <w:vAlign w:val="center"/>
            <w:hideMark/>
          </w:tcPr>
          <w:p w14:paraId="5CC1F4FC" w14:textId="77777777" w:rsidR="009C772B" w:rsidRPr="001A5891" w:rsidRDefault="009C772B" w:rsidP="006168D3">
            <w:pPr>
              <w:jc w:val="center"/>
              <w:rPr>
                <w:color w:val="auto"/>
              </w:rPr>
            </w:pPr>
            <w:r w:rsidRPr="001A5891">
              <w:rPr>
                <w:color w:val="auto"/>
              </w:rPr>
              <w:t>-0.29</w:t>
            </w:r>
          </w:p>
        </w:tc>
        <w:tc>
          <w:tcPr>
            <w:tcW w:w="1310" w:type="dxa"/>
            <w:noWrap/>
            <w:vAlign w:val="center"/>
            <w:hideMark/>
          </w:tcPr>
          <w:p w14:paraId="17E05E76" w14:textId="77777777" w:rsidR="009C772B" w:rsidRPr="001A5891" w:rsidRDefault="009C772B" w:rsidP="006168D3">
            <w:pPr>
              <w:jc w:val="center"/>
              <w:rPr>
                <w:color w:val="auto"/>
              </w:rPr>
            </w:pPr>
            <w:r w:rsidRPr="001A5891">
              <w:rPr>
                <w:color w:val="auto"/>
              </w:rPr>
              <w:t>-0.31</w:t>
            </w:r>
          </w:p>
        </w:tc>
        <w:tc>
          <w:tcPr>
            <w:tcW w:w="1300" w:type="dxa"/>
            <w:noWrap/>
            <w:vAlign w:val="center"/>
            <w:hideMark/>
          </w:tcPr>
          <w:p w14:paraId="15949276" w14:textId="77777777" w:rsidR="009C772B" w:rsidRPr="001A5891" w:rsidRDefault="009C772B" w:rsidP="006168D3">
            <w:pPr>
              <w:jc w:val="center"/>
              <w:rPr>
                <w:color w:val="auto"/>
              </w:rPr>
            </w:pPr>
            <w:r w:rsidRPr="001A5891">
              <w:rPr>
                <w:color w:val="auto"/>
              </w:rPr>
              <w:t>--</w:t>
            </w:r>
          </w:p>
        </w:tc>
        <w:tc>
          <w:tcPr>
            <w:tcW w:w="1300" w:type="dxa"/>
            <w:tcBorders>
              <w:right w:val="nil"/>
            </w:tcBorders>
            <w:noWrap/>
            <w:vAlign w:val="center"/>
          </w:tcPr>
          <w:p w14:paraId="7FC3782E" w14:textId="77777777" w:rsidR="009C772B" w:rsidRPr="001A5891" w:rsidRDefault="009C772B" w:rsidP="006168D3">
            <w:pPr>
              <w:jc w:val="center"/>
              <w:rPr>
                <w:color w:val="auto"/>
              </w:rPr>
            </w:pPr>
          </w:p>
        </w:tc>
      </w:tr>
      <w:tr w:rsidR="001A5891" w:rsidRPr="001A5891" w14:paraId="42EF8621" w14:textId="77777777" w:rsidTr="006168D3">
        <w:trPr>
          <w:trHeight w:val="320"/>
          <w:jc w:val="center"/>
        </w:trPr>
        <w:tc>
          <w:tcPr>
            <w:tcW w:w="2075" w:type="dxa"/>
            <w:gridSpan w:val="2"/>
            <w:tcBorders>
              <w:left w:val="nil"/>
              <w:bottom w:val="single" w:sz="4" w:space="0" w:color="auto"/>
            </w:tcBorders>
            <w:vAlign w:val="center"/>
          </w:tcPr>
          <w:p w14:paraId="0A5EF0B2" w14:textId="77777777" w:rsidR="009C772B" w:rsidRPr="001A5891" w:rsidRDefault="009C772B" w:rsidP="006168D3">
            <w:pPr>
              <w:jc w:val="center"/>
              <w:rPr>
                <w:color w:val="auto"/>
              </w:rPr>
            </w:pPr>
            <w:r w:rsidRPr="001A5891">
              <w:rPr>
                <w:color w:val="auto"/>
              </w:rPr>
              <w:t>Prudent</w:t>
            </w:r>
          </w:p>
        </w:tc>
        <w:tc>
          <w:tcPr>
            <w:tcW w:w="1300" w:type="dxa"/>
            <w:tcBorders>
              <w:bottom w:val="single" w:sz="4" w:space="0" w:color="auto"/>
            </w:tcBorders>
            <w:noWrap/>
            <w:vAlign w:val="center"/>
            <w:hideMark/>
          </w:tcPr>
          <w:p w14:paraId="7744995A" w14:textId="77777777" w:rsidR="009C772B" w:rsidRPr="001A5891" w:rsidRDefault="009C772B" w:rsidP="006168D3">
            <w:pPr>
              <w:jc w:val="center"/>
              <w:rPr>
                <w:color w:val="auto"/>
              </w:rPr>
            </w:pPr>
            <w:r w:rsidRPr="001A5891">
              <w:rPr>
                <w:color w:val="auto"/>
              </w:rPr>
              <w:t>-0.40</w:t>
            </w:r>
          </w:p>
        </w:tc>
        <w:tc>
          <w:tcPr>
            <w:tcW w:w="1300" w:type="dxa"/>
            <w:tcBorders>
              <w:bottom w:val="single" w:sz="4" w:space="0" w:color="auto"/>
            </w:tcBorders>
            <w:noWrap/>
            <w:vAlign w:val="center"/>
            <w:hideMark/>
          </w:tcPr>
          <w:p w14:paraId="1DBC16D8" w14:textId="77777777" w:rsidR="009C772B" w:rsidRPr="001A5891" w:rsidRDefault="009C772B" w:rsidP="006168D3">
            <w:pPr>
              <w:jc w:val="center"/>
              <w:rPr>
                <w:color w:val="auto"/>
              </w:rPr>
            </w:pPr>
            <w:r w:rsidRPr="001A5891">
              <w:rPr>
                <w:color w:val="auto"/>
              </w:rPr>
              <w:t>0.35</w:t>
            </w:r>
          </w:p>
        </w:tc>
        <w:tc>
          <w:tcPr>
            <w:tcW w:w="1350" w:type="dxa"/>
            <w:tcBorders>
              <w:bottom w:val="single" w:sz="4" w:space="0" w:color="auto"/>
            </w:tcBorders>
            <w:noWrap/>
            <w:vAlign w:val="center"/>
            <w:hideMark/>
          </w:tcPr>
          <w:p w14:paraId="53C52DC4" w14:textId="77777777" w:rsidR="009C772B" w:rsidRPr="001A5891" w:rsidRDefault="009C772B" w:rsidP="006168D3">
            <w:pPr>
              <w:jc w:val="center"/>
              <w:rPr>
                <w:color w:val="auto"/>
              </w:rPr>
            </w:pPr>
            <w:r w:rsidRPr="001A5891">
              <w:rPr>
                <w:color w:val="auto"/>
              </w:rPr>
              <w:t>-0.56</w:t>
            </w:r>
          </w:p>
        </w:tc>
        <w:tc>
          <w:tcPr>
            <w:tcW w:w="1310" w:type="dxa"/>
            <w:tcBorders>
              <w:bottom w:val="single" w:sz="4" w:space="0" w:color="auto"/>
            </w:tcBorders>
            <w:noWrap/>
            <w:vAlign w:val="center"/>
            <w:hideMark/>
          </w:tcPr>
          <w:p w14:paraId="4E79951D" w14:textId="77777777" w:rsidR="009C772B" w:rsidRPr="001A5891" w:rsidRDefault="009C772B" w:rsidP="006168D3">
            <w:pPr>
              <w:jc w:val="center"/>
              <w:rPr>
                <w:color w:val="auto"/>
              </w:rPr>
            </w:pPr>
            <w:r w:rsidRPr="001A5891">
              <w:rPr>
                <w:color w:val="auto"/>
              </w:rPr>
              <w:t>-0.41</w:t>
            </w:r>
          </w:p>
        </w:tc>
        <w:tc>
          <w:tcPr>
            <w:tcW w:w="1300" w:type="dxa"/>
            <w:tcBorders>
              <w:bottom w:val="single" w:sz="4" w:space="0" w:color="auto"/>
            </w:tcBorders>
            <w:noWrap/>
            <w:vAlign w:val="center"/>
            <w:hideMark/>
          </w:tcPr>
          <w:p w14:paraId="295A5C5E" w14:textId="77777777" w:rsidR="009C772B" w:rsidRPr="001A5891" w:rsidRDefault="009C772B" w:rsidP="006168D3">
            <w:pPr>
              <w:jc w:val="center"/>
              <w:rPr>
                <w:color w:val="auto"/>
              </w:rPr>
            </w:pPr>
            <w:r w:rsidRPr="001A5891">
              <w:rPr>
                <w:color w:val="auto"/>
              </w:rPr>
              <w:t>0.16</w:t>
            </w:r>
          </w:p>
        </w:tc>
        <w:tc>
          <w:tcPr>
            <w:tcW w:w="1300" w:type="dxa"/>
            <w:tcBorders>
              <w:bottom w:val="single" w:sz="4" w:space="0" w:color="auto"/>
              <w:right w:val="nil"/>
            </w:tcBorders>
            <w:noWrap/>
            <w:vAlign w:val="center"/>
            <w:hideMark/>
          </w:tcPr>
          <w:p w14:paraId="0A964C08" w14:textId="77777777" w:rsidR="009C772B" w:rsidRPr="001A5891" w:rsidRDefault="009C772B" w:rsidP="006168D3">
            <w:pPr>
              <w:jc w:val="center"/>
              <w:rPr>
                <w:color w:val="auto"/>
              </w:rPr>
            </w:pPr>
            <w:r w:rsidRPr="001A5891">
              <w:rPr>
                <w:color w:val="auto"/>
              </w:rPr>
              <w:t>--</w:t>
            </w:r>
          </w:p>
        </w:tc>
      </w:tr>
      <w:tr w:rsidR="001A5891" w:rsidRPr="001A5891" w14:paraId="1C001F1B" w14:textId="77777777" w:rsidTr="006168D3">
        <w:trPr>
          <w:trHeight w:val="320"/>
          <w:jc w:val="center"/>
        </w:trPr>
        <w:tc>
          <w:tcPr>
            <w:tcW w:w="9935" w:type="dxa"/>
            <w:gridSpan w:val="8"/>
            <w:tcBorders>
              <w:top w:val="single" w:sz="4" w:space="0" w:color="auto"/>
              <w:left w:val="nil"/>
              <w:bottom w:val="nil"/>
              <w:right w:val="nil"/>
            </w:tcBorders>
            <w:shd w:val="clear" w:color="auto" w:fill="auto"/>
            <w:vAlign w:val="center"/>
          </w:tcPr>
          <w:p w14:paraId="7202F459" w14:textId="77777777" w:rsidR="009C772B" w:rsidRPr="001A5891" w:rsidRDefault="009C772B" w:rsidP="006168D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766501B9" w14:textId="77777777" w:rsidR="009C772B" w:rsidRPr="001A5891" w:rsidRDefault="009C772B" w:rsidP="006168D3">
            <w:pPr>
              <w:rPr>
                <w:color w:val="auto"/>
              </w:rPr>
            </w:pPr>
            <w:r w:rsidRPr="001A5891">
              <w:rPr>
                <w:rFonts w:eastAsia="Times New Roman"/>
                <w:b/>
                <w:bCs/>
                <w:color w:val="auto"/>
                <w:vertAlign w:val="superscript"/>
              </w:rPr>
              <w:t xml:space="preserve">‡ </w:t>
            </w:r>
            <w:r w:rsidRPr="001A5891">
              <w:rPr>
                <w:rFonts w:eastAsia="Times New Roman"/>
                <w:color w:val="auto"/>
              </w:rPr>
              <w:t>Dietary patterns obtained using principal components analysis (PCA).</w:t>
            </w:r>
          </w:p>
        </w:tc>
      </w:tr>
    </w:tbl>
    <w:p w14:paraId="6BFFD358" w14:textId="4982F144" w:rsidR="009C25EC" w:rsidRPr="001A5891" w:rsidRDefault="009C25EC" w:rsidP="001A5891">
      <w:pPr>
        <w:pStyle w:val="MDPI31text"/>
        <w:rPr>
          <w:i/>
          <w:color w:val="auto"/>
        </w:rPr>
      </w:pPr>
      <w:r w:rsidRPr="001A5891">
        <w:rPr>
          <w:color w:val="auto"/>
        </w:rPr>
        <w:t>For the patterns extracted with PCA, we evaluated a scree plot initially and found that an “elbow” appeared after the fourth principal component</w:t>
      </w:r>
      <w:r w:rsidR="008F5AEC" w:rsidRPr="001A5891">
        <w:rPr>
          <w:color w:val="auto"/>
        </w:rPr>
        <w:t xml:space="preserve"> (Supplementary Figure </w:t>
      </w:r>
      <w:ins w:id="77" w:author="Maino Vieytes, Christian Augusto" w:date="2022-10-17T10:05:00Z">
        <w:r w:rsidR="00E20758">
          <w:rPr>
            <w:color w:val="auto"/>
          </w:rPr>
          <w:t>1</w:t>
        </w:r>
      </w:ins>
      <w:del w:id="78" w:author="Maino Vieytes, Christian Augusto" w:date="2022-10-17T10:05:00Z">
        <w:r w:rsidR="008F5AEC" w:rsidRPr="001A5891" w:rsidDel="00E20758">
          <w:rPr>
            <w:color w:val="auto"/>
          </w:rPr>
          <w:delText>2</w:delText>
        </w:r>
      </w:del>
      <w:r w:rsidR="008F5AEC" w:rsidRPr="001A5891">
        <w:rPr>
          <w:color w:val="auto"/>
        </w:rPr>
        <w:t>)</w:t>
      </w:r>
      <w:r w:rsidRPr="001A5891">
        <w:rPr>
          <w:color w:val="auto"/>
        </w:rPr>
        <w:t>. However, upon evaluation of the component loading matrix (Supplementary Table 2) and the table of correlations (Table 2)</w:t>
      </w:r>
      <w:r w:rsidR="000A1CD3" w:rsidRPr="001A5891">
        <w:rPr>
          <w:color w:val="auto"/>
        </w:rPr>
        <w:t>,</w:t>
      </w:r>
      <w:r w:rsidRPr="001A5891">
        <w:rPr>
          <w:color w:val="auto"/>
        </w:rPr>
        <w:t xml:space="preserve"> only the first and second principal components had interpretable loadings that were deemed meaningful. Thus, a decision was made to retain only the first two components</w:t>
      </w:r>
      <w:ins w:id="79" w:author="Maino Vieytes, Christian Augusto" w:date="2022-10-15T13:24:00Z">
        <w:r w:rsidR="00BE2794">
          <w:rPr>
            <w:color w:val="auto"/>
          </w:rPr>
          <w:t xml:space="preserve"> given the weight placed on </w:t>
        </w:r>
      </w:ins>
      <w:ins w:id="80" w:author="Maino Vieytes, Christian Augusto" w:date="2022-10-15T13:25:00Z">
        <w:r w:rsidR="00BE2794">
          <w:rPr>
            <w:color w:val="auto"/>
          </w:rPr>
          <w:t xml:space="preserve">having interpretable components </w:t>
        </w:r>
      </w:ins>
      <w:r w:rsidR="00BE2794">
        <w:rPr>
          <w:color w:val="auto"/>
        </w:rPr>
        <w:fldChar w:fldCharType="begin"/>
      </w:r>
      <w:r w:rsidR="00BE2794">
        <w:rPr>
          <w:color w:val="auto"/>
        </w:rPr>
        <w:instrText xml:space="preserve"> ADDIN ZOTERO_ITEM CSL_CITATION {"citationID":"u4PPWFh9","properties":{"formattedCitation":"[33]","plainCitation":"[33]","noteIndex":0},"citationItems":[{"id":1799,"uris":["http://zotero.org/users/local/S8X13ARX/items/QYMGMGEU"],"itemData":{"id":1799,"type":"article-journal","abstract":"BACKGROUND: It has been reported that the onset of schizophrenia and the physical complications after its onset are related to diet. Diet has been considered as a variable factor of the pathogenesis of schizophrenia. However, the results of studies on this relationship have been inconsistent. Nutrients are consumed as a mixture in the diet. It is difficult to study them in isolation because they may have mutually complementary effects. The aim of this study was to assess the association between dietary patterns and schizophrenia in Japan.\nMETHODS: The subjects comprised 237 outpatients aged 30-60 years (123 males and 114 females) with diagnoses of either schizophrenia or schizoaffective disorder. The patient diagnoses were determined based on medical records. Patients were recruited between June 2011 and August 2011. As a reference group, 404 healthy volunteers aged 30-60 years (158 males and 246 females) were also included. Demographic data (age, sex, and level of education) were collected by face-to-face method interviews and self-administered questionnaires. We assessed eating habits over the last month using a validated brief self-administered diet history questionnaire. We detected dietary patterns through a principal component analysis of calorie-adjusted intake; two principal components were retained. The principal components for each dietary pattern and for each individual were divided into tertiles by principal component scores.\nRESULTS: We derived two dietary patterns by principal component analysis; namely, the \"vegetable\" dietary pattern and the \"cereal\" dietary pattern. In the \"cereal\" dietary pattern, the high tertile was associated with a significantly increased risk of schizophrenia (P&lt;0.001).\nCONCLUSION: The \"cereal\" dietary pattern is associated with schizophrenia. This article is the first to describe a study examining the association of dietary pattern and schizophrenia.","container-title":"Neuropsychiatric Disease and Treatment","DOI":"10.2147/NDT.S74760","ISSN":"1176-6328","journalAbbreviation":"Neuropsychiatr Dis Treat","language":"eng","note":"PMID: 25960655\nPMCID: PMC4411018","page":"1115-1120","source":"PubMed","title":"Dietary patterns and schizophrenia: a comparison with healthy controls","title-short":"Dietary patterns and schizophrenia","volume":"11","author":[{"family":"Tsuruga","given":"Koji"},{"family":"Sugawara","given":"Norio"},{"family":"Sato","given":"Yasushi"},{"family":"Saito","given":"Manabu"},{"family":"Furukori","given":"Hanako"},{"family":"Nakagami","given":"Taku"},{"family":"Nakamura","given":"Kazuhiko"},{"family":"Takahashi","given":"Ippei"},{"family":"Nakaji","given":"Shigeyuki"},{"family":"Yasui-Furukori","given":"Norio"}],"issued":{"date-parts":[["2015"]]}}}],"schema":"https://github.com/citation-style-language/schema/raw/master/csl-citation.json"} </w:instrText>
      </w:r>
      <w:r w:rsidR="00BE2794">
        <w:rPr>
          <w:color w:val="auto"/>
        </w:rPr>
        <w:fldChar w:fldCharType="separate"/>
      </w:r>
      <w:r w:rsidR="00BE2794">
        <w:rPr>
          <w:noProof/>
          <w:color w:val="auto"/>
        </w:rPr>
        <w:t>[33]</w:t>
      </w:r>
      <w:r w:rsidR="00BE2794">
        <w:rPr>
          <w:color w:val="auto"/>
        </w:rPr>
        <w:fldChar w:fldCharType="end"/>
      </w:r>
      <w:r w:rsidRPr="001A5891">
        <w:rPr>
          <w:color w:val="auto"/>
        </w:rPr>
        <w:t xml:space="preserve">. The eigenvalues suggested that these first two components accounted for 14.1% of the variation in the 24-hour recall data. Both patterns shared similarities in that both were positively correlated with vegetable consumption and negatively correlated with added sugar and alcohol. However, while the first principal component emphasized modest meat, processed meat, solid fat, oil, eggs, milk, cheese, potato, soy, nuts, and refined grains consumption, the second principal component emphasized fruit, poultry, eggs, milk, yogurt, high n-3 seafood, soy, and whole grains. The second principal component was also negatively correlated with meat and processed meat consumption, cheese, solid fat, cheese, legumes, and refined grains intakes and, overall, had stronger positive correlations to whole grains, fruit, soy, nuts, and vegetable intake compared to the first component. Given both healthful and unhealthful aspects of the first principal component, we termed this pattern the Modified Western pattern </w:t>
      </w:r>
      <w:r w:rsidRPr="001A5891">
        <w:rPr>
          <w:i/>
          <w:color w:val="auto"/>
        </w:rPr>
        <w:fldChar w:fldCharType="begin"/>
      </w:r>
      <w:r w:rsidR="00BE2794">
        <w:rPr>
          <w:color w:val="auto"/>
        </w:rPr>
        <w:instrText xml:space="preserve"> ADDIN ZOTERO_ITEM CSL_CITATION {"citationID":"JaXgryDg","properties":{"formattedCitation":"[34,35]","plainCitation":"[34,35]","noteIndex":0},"citationItems":[{"id":1574,"uris":["http://zotero.org/users/local/S8X13ARX/items/2UK6MEXK"],"itemData":{"id":1574,"type":"article-journal","abstract":"Westernized populations are plagued by a plethora of chronic non-infectious degenerative diseases, termed as \"civilization diseases\", like obesity, diabetes, cardiovascular diseases, cancer, autoimmune diseases, Alzheimer's disease and many more, diseases which are rare or virtually absent in hunter-gatherers and other non-westernized populations. There is a growing awareness that the cause of this amazing discrepancy lies in the profound changes in diet and lifestyle during recent human history. This paper shows that the transition from Paleolithic nutrition to Western diets, along with lack of corresponding genetic adaptations, cause significant distortions of the fine-tuned metabolism that has evolved over millions of years of human evolution in adaptation to Paleolithic diets. With the increasing spread of Western diet and lifestyle worldwide, overweight and civilization diseases are also rapidly increasing in developing countries. It is suggested that the diet-related key changes in the developmental process include an increased production of reactive oxygen species and oxidative stress, development of hyperinsulinemia and insulin resistance, low-grade inflammation and an abnormal activation of the sympathetic nervous system and the renin-angiotensin system, all of which play pivotal roles in the development of diseases of civilization. In addition, diet-related epigenetic changes and fetal programming play an important role. The suggested pathomechanism is also able to explain the well-known but not completely understood close relationship between obesity and the wide range of comorbidities, like type 2 diabetes mellitus, cardiovascular disease, etc., as diseases of the same etiopathology. Changing our lifestyle in accordance with our genetic makeup, including diet and physical activity, may help prevent or limit the development of these diseases.","container-title":"Diabetes, Metabolic Syndrome and Obesity: Targets and Therapy","DOI":"10.2147/DMSO.S216791","ISSN":"1178-7007","journalAbbreviation":"Diabetes Metab Syndr Obes","language":"eng","note":"PMID: 31695465\nPMCID: PMC6817492","page":"2221-2236","source":"PubMed","title":"How Western Diet And Lifestyle Drive The Pandemic Of Obesity And Civilization Diseases","volume":"12","author":[{"family":"Kopp","given":"Wolfgang"}],"issued":{"date-parts":[["2019"]]}}},{"id":1577,"uris":["http://zotero.org/users/local/S8X13ARX/items/U5BCFRDH"],"itemData":{"id":1577,"type":"article-journal","abstract":"Abstract\n            \n              Objective:\n              To test the nutrition transition hypothesis of global dietary convergence to a ‘Western diet’.\n            \n            \n              Design:\n              \n                Consumer-waste-adjusted FAO Food Balance Sheets are used to construct for each country a Western Diet Similarity Index (\n                WSI\n                ), expressed as a ratio of calories from animal-sourced foods, oils, fats and sweeteners to total per capita calories.\n                β\n                -Convergence and associated speed are estimated by growth regressions using 1992–2013 panel data. Speed of convergence, a non-linear function of income per capita, globalisation and urbanisation, determines the steady-state or long-term global\n                WSI\n                . The long-term global\n                WSI\n                is compared with the\n                WSI\n                of the group of countries with the highest population-weighted average\n                WSI\n                . The group, determined by\n                K\n                -means cluster analysis, consists of sixteen Western countries.\n              \n            \n            \n              Setting:\n              Worldwide.\n            \n            \n              Participants:\n              Not applicable.\n            \n            \n              Results:\n              \n                Strong evidence of global dietary convergence at a speed driven by income per capita, globalisation and urbanisation with a long-term\n                WSI\n                of 38 %. When compared with the\n                WSI\n                of Western countries (68 %), the hypothesis of global dietary convergence to a Western diet is rejected.\n              \n            \n            \n              Conclusions:\n              \n                The nutrition transition is acting in two opposing directions. Some countries experienced positive and others negative\n                WSI\n                growth, slowing down the transition to a Western diet in the long run. Policies to further slowdown the transition by some countries to unhealthier dietary patterns are as important as policies to further speed up the transition by other countries to healthier ones.","container-title":"Public Health Nutrition","DOI":"10.1017/S136898002000350X","ISSN":"1368-9800, 1475-2727","issue":"2","journalAbbreviation":"Public Health Nutr.","language":"en","page":"309-317","source":"DOI.org (Crossref)","title":"Is the world converging to a ‘Western diet’?","volume":"24","author":[{"family":"Azzam","given":"Azzeddine"}],"issued":{"date-parts":[["2021",2]]}}}],"schema":"https://github.com/citation-style-language/schema/raw/master/csl-citation.json"} </w:instrText>
      </w:r>
      <w:r w:rsidRPr="001A5891">
        <w:rPr>
          <w:i/>
          <w:color w:val="auto"/>
        </w:rPr>
        <w:fldChar w:fldCharType="separate"/>
      </w:r>
      <w:r w:rsidR="00BE2794">
        <w:rPr>
          <w:color w:val="auto"/>
        </w:rPr>
        <w:t>[34,35]</w:t>
      </w:r>
      <w:r w:rsidRPr="001A5891">
        <w:rPr>
          <w:i/>
          <w:color w:val="auto"/>
        </w:rPr>
        <w:fldChar w:fldCharType="end"/>
      </w:r>
      <w:r w:rsidRPr="001A5891">
        <w:rPr>
          <w:color w:val="auto"/>
        </w:rPr>
        <w:t xml:space="preserve">. In contrast, the second principal component was termed the Prudent pattern, given its greater and more consistent emphasis on the pillars of healthful eating cited previously in the literature </w:t>
      </w:r>
      <w:r w:rsidRPr="001A5891">
        <w:rPr>
          <w:i/>
          <w:color w:val="auto"/>
        </w:rPr>
        <w:fldChar w:fldCharType="begin"/>
      </w:r>
      <w:r w:rsidR="00BE2794">
        <w:rPr>
          <w:color w:val="auto"/>
        </w:rPr>
        <w:instrText xml:space="preserve"> ADDIN ZOTERO_ITEM CSL_CITATION {"citationID":"wLJ6vr44","properties":{"formattedCitation":"[36]","plainCitation":"[36]","noteIndex":0},"citationItems":[{"id":989,"uris":["http://zotero.org/users/local/S8X13ARX/items/QTTD8RGT"],"itemData":{"id":989,"type":"article-journal","abstract":"BACKGROUND: Few studies have evaluated the association of diet and weight status with head and neck cancer outcomes.\nOBJECTIVE: The purpose of this study was to determine whether pretreatment dietary patterns and weight status are associated with head and neck cancer prognosis.\nDESIGN: This was a longitudinal study of 542 patients with newly diagnosed head and neck cancer who completed food-frequency questionnaires and health surveys before treatment. Clinical data were abstracted from medical records and the Social Security Death Index. Dietary patterns were identified by using principal component analysis. Cox proportional hazard models were used to examine the association of derived dietary patterns (fit by quintiles of exposure) and weight status with time to recurrence and survival, with control for covariates.\nRESULTS: During the study period, there were 229 deaths and 184 recurrences. Two dietary patterns were identified: a whole-foods pattern (characterized by high intakes of vegetables, fruit, fish, poultry, and whole grains) and a Western pattern (characterized by high intakes of red and processed meats, refined grains, potatoes, and French fries). In multivariable analyses, significantly fewer deaths were observed in subjects most adherent to the whole-foods pattern (HR: 0.56; 95% CI: 0.34, 0.92; P-trend = 0.01). Subjects classified as overweight or obese had significantly fewer deaths (HR: 0.65; 95% CI: 0.49, 0.85; P = 0.001) and recurrences (HR: 0.70; 95% CI: 0.52, 0.95; P = 0.02) than did normal-weight or underweight subjects.\nCONCLUSION: Consumption of a diet rich in vegetables, fruit, fish, poultry, and whole grains and being overweight before diagnosis with head and neck cancer are associated with a better prognosis.","container-title":"The American Journal of Clinical Nutrition","DOI":"10.3945/ajcn.112.044859","ISSN":"1938-3207","issue":"2","journalAbbreviation":"Am J Clin Nutr","language":"eng","note":"PMID: 23269814\nPMCID: PMC3545683","page":"360-368","source":"PubMed","title":"Pretreatment dietary patterns, weight status, and head and neck squamous cell carcinoma prognosis","volume":"97","author":[{"family":"Arthur","given":"Anna E."},{"family":"Peterson","given":"Karen E."},{"family":"Rozek","given":"Laura S."},{"family":"Taylor","given":"Jeremy M. G."},{"family":"Light","given":"Emily"},{"family":"Chepeha","given":"Douglas B."},{"family":"Hébert","given":"James R."},{"family":"Terrell","given":"Jeffrey E."},{"family":"Wolf","given":"Gregory T."},{"family":"Duffy","given":"Sonia A."},{"literal":"UM Head and Neck SPORE Program"}],"issued":{"date-parts":[["2013",2]]}}}],"schema":"https://github.com/citation-style-language/schema/raw/master/csl-citation.json"} </w:instrText>
      </w:r>
      <w:r w:rsidRPr="001A5891">
        <w:rPr>
          <w:i/>
          <w:color w:val="auto"/>
        </w:rPr>
        <w:fldChar w:fldCharType="separate"/>
      </w:r>
      <w:r w:rsidR="00BE2794">
        <w:rPr>
          <w:color w:val="auto"/>
        </w:rPr>
        <w:t>[36]</w:t>
      </w:r>
      <w:r w:rsidRPr="001A5891">
        <w:rPr>
          <w:i/>
          <w:color w:val="auto"/>
        </w:rPr>
        <w:fldChar w:fldCharType="end"/>
      </w:r>
      <w:r w:rsidRPr="001A5891">
        <w:rPr>
          <w:color w:val="auto"/>
        </w:rPr>
        <w:t xml:space="preserve">. </w:t>
      </w:r>
    </w:p>
    <w:p w14:paraId="214FBE79" w14:textId="7567AC32" w:rsidR="009C25EC" w:rsidRPr="001A5891" w:rsidRDefault="009C25EC" w:rsidP="001A5891">
      <w:pPr>
        <w:pStyle w:val="MDPI31text"/>
        <w:rPr>
          <w:i/>
          <w:color w:val="auto"/>
        </w:rPr>
      </w:pPr>
      <w:r w:rsidRPr="001A5891">
        <w:rPr>
          <w:color w:val="auto"/>
        </w:rPr>
        <w:t xml:space="preserve">Differences across sociodemographic covariates between high and low median splits of each of the six dietary patterns in the subsample of cancer survivors (subsample A, n = 3,317) are presented in Table 3. On average, those with higher scores on the Age pattern tended to be older. Subjects with greater scores on the FI, SNAP, and Household Size patterns also tended to be younger and have a lower FIPR than those with lower pattern scores. Subjects with high scores on the household size pattern were also more likely to report living in a home with </w:t>
      </w:r>
      <w:r w:rsidRPr="001A5891">
        <w:rPr>
          <w:color w:val="auto"/>
        </w:rPr>
        <w:sym w:font="Symbol" w:char="F0B3"/>
      </w:r>
      <w:r w:rsidRPr="001A5891">
        <w:rPr>
          <w:color w:val="auto"/>
        </w:rPr>
        <w:t xml:space="preserve"> 5 persons compared to low scorers</w:t>
      </w:r>
      <w:r w:rsidR="000A1CD3" w:rsidRPr="001A5891">
        <w:rPr>
          <w:color w:val="auto"/>
        </w:rPr>
        <w:t>,</w:t>
      </w:r>
      <w:r w:rsidRPr="001A5891">
        <w:rPr>
          <w:color w:val="auto"/>
        </w:rPr>
        <w:t xml:space="preserve"> while high scorers on the FI and SNAP patterns were more likely to identify as food insecure and receive SNAP benefits compared to low scorers. Finally, high scorers on the Prudent pattern were, on average, more likely to report as never smokers and less likely to report as current smokers compared to low scorers.</w:t>
      </w:r>
    </w:p>
    <w:p w14:paraId="64EDFAEA" w14:textId="77777777" w:rsidR="00564903" w:rsidRPr="001A5891" w:rsidRDefault="00564903" w:rsidP="009C25EC">
      <w:pPr>
        <w:pStyle w:val="MDPI22heading2"/>
        <w:spacing w:before="240"/>
        <w:ind w:firstLine="452"/>
        <w:rPr>
          <w:i w:val="0"/>
          <w:iCs/>
          <w:noProof w:val="0"/>
          <w:color w:val="auto"/>
        </w:rPr>
        <w:sectPr w:rsidR="00564903" w:rsidRPr="001A5891" w:rsidSect="00564903">
          <w:headerReference w:type="even" r:id="rId10"/>
          <w:headerReference w:type="default" r:id="rId11"/>
          <w:footerReference w:type="default" r:id="rId12"/>
          <w:headerReference w:type="first" r:id="rId13"/>
          <w:footerReference w:type="first" r:id="rId14"/>
          <w:type w:val="continuous"/>
          <w:pgSz w:w="11906" w:h="16838" w:code="9"/>
          <w:pgMar w:top="720" w:right="864" w:bottom="720" w:left="864" w:header="1020" w:footer="340" w:gutter="0"/>
          <w:lnNumType w:countBy="1" w:distance="255" w:restart="continuous"/>
          <w:pgNumType w:start="1"/>
          <w:cols w:space="425"/>
          <w:titlePg/>
          <w:bidi/>
          <w:docGrid w:type="lines" w:linePitch="326"/>
        </w:sectPr>
      </w:pPr>
    </w:p>
    <w:tbl>
      <w:tblPr>
        <w:tblStyle w:val="TableGrid"/>
        <w:tblpPr w:leftFromText="180" w:rightFromText="180" w:vertAnchor="page" w:horzAnchor="margin" w:tblpY="3021"/>
        <w:tblW w:w="16058" w:type="dxa"/>
        <w:tblBorders>
          <w:insideV w:val="none" w:sz="0" w:space="0" w:color="auto"/>
        </w:tblBorders>
        <w:tblLook w:val="04A0" w:firstRow="1" w:lastRow="0" w:firstColumn="1" w:lastColumn="0" w:noHBand="0" w:noVBand="1"/>
        <w:tblPrChange w:id="81" w:author="Maino Vieytes, Christian Augusto" w:date="2022-10-15T13:14:00Z">
          <w:tblPr>
            <w:tblStyle w:val="TableGrid"/>
            <w:tblpPr w:leftFromText="180" w:rightFromText="180" w:vertAnchor="page" w:horzAnchor="margin" w:tblpY="3021"/>
            <w:tblW w:w="15813" w:type="dxa"/>
            <w:tblBorders>
              <w:insideV w:val="none" w:sz="0" w:space="0" w:color="auto"/>
            </w:tblBorders>
            <w:tblLook w:val="04A0" w:firstRow="1" w:lastRow="0" w:firstColumn="1" w:lastColumn="0" w:noHBand="0" w:noVBand="1"/>
          </w:tblPr>
        </w:tblPrChange>
      </w:tblPr>
      <w:tblGrid>
        <w:gridCol w:w="1444"/>
        <w:gridCol w:w="69"/>
        <w:gridCol w:w="50"/>
        <w:gridCol w:w="23"/>
        <w:gridCol w:w="1150"/>
        <w:gridCol w:w="39"/>
        <w:gridCol w:w="92"/>
        <w:gridCol w:w="1403"/>
        <w:gridCol w:w="1152"/>
        <w:gridCol w:w="1350"/>
        <w:gridCol w:w="1170"/>
        <w:gridCol w:w="1170"/>
        <w:gridCol w:w="1080"/>
        <w:gridCol w:w="1170"/>
        <w:gridCol w:w="1170"/>
        <w:gridCol w:w="1080"/>
        <w:gridCol w:w="1170"/>
        <w:gridCol w:w="180"/>
        <w:gridCol w:w="1087"/>
        <w:gridCol w:w="9"/>
        <w:tblGridChange w:id="82">
          <w:tblGrid>
            <w:gridCol w:w="5"/>
            <w:gridCol w:w="1439"/>
            <w:gridCol w:w="69"/>
            <w:gridCol w:w="50"/>
            <w:gridCol w:w="23"/>
            <w:gridCol w:w="5"/>
            <w:gridCol w:w="1145"/>
            <w:gridCol w:w="39"/>
            <w:gridCol w:w="92"/>
            <w:gridCol w:w="1161"/>
            <w:gridCol w:w="6"/>
            <w:gridCol w:w="5"/>
            <w:gridCol w:w="1141"/>
            <w:gridCol w:w="6"/>
            <w:gridCol w:w="1344"/>
            <w:gridCol w:w="6"/>
            <w:gridCol w:w="5"/>
            <w:gridCol w:w="1159"/>
            <w:gridCol w:w="6"/>
            <w:gridCol w:w="1164"/>
            <w:gridCol w:w="6"/>
            <w:gridCol w:w="5"/>
            <w:gridCol w:w="1069"/>
            <w:gridCol w:w="6"/>
            <w:gridCol w:w="1164"/>
            <w:gridCol w:w="6"/>
            <w:gridCol w:w="5"/>
            <w:gridCol w:w="1159"/>
            <w:gridCol w:w="6"/>
            <w:gridCol w:w="1074"/>
            <w:gridCol w:w="6"/>
            <w:gridCol w:w="5"/>
            <w:gridCol w:w="1159"/>
            <w:gridCol w:w="6"/>
            <w:gridCol w:w="180"/>
            <w:gridCol w:w="1081"/>
            <w:gridCol w:w="6"/>
            <w:gridCol w:w="5"/>
          </w:tblGrid>
        </w:tblGridChange>
      </w:tblGrid>
      <w:tr w:rsidR="00A72E8E" w:rsidRPr="001A5891" w14:paraId="5E85E7E1" w14:textId="77777777" w:rsidTr="004F2F9E">
        <w:trPr>
          <w:trHeight w:val="320"/>
          <w:ins w:id="83" w:author="Maino Vieytes, Christian Augusto" w:date="2022-10-15T13:09:00Z"/>
          <w:trPrChange w:id="84" w:author="Maino Vieytes, Christian Augusto" w:date="2022-10-15T13:14:00Z">
            <w:trPr>
              <w:gridBefore w:val="1"/>
              <w:trHeight w:val="320"/>
            </w:trPr>
          </w:trPrChange>
        </w:trPr>
        <w:tc>
          <w:tcPr>
            <w:tcW w:w="16058" w:type="dxa"/>
            <w:gridSpan w:val="20"/>
            <w:tcBorders>
              <w:top w:val="nil"/>
              <w:left w:val="nil"/>
              <w:bottom w:val="single" w:sz="4" w:space="0" w:color="auto"/>
              <w:right w:val="nil"/>
            </w:tcBorders>
            <w:noWrap/>
            <w:vAlign w:val="center"/>
            <w:tcPrChange w:id="85" w:author="Maino Vieytes, Christian Augusto" w:date="2022-10-15T13:14:00Z">
              <w:tcPr>
                <w:tcW w:w="15813" w:type="dxa"/>
                <w:gridSpan w:val="37"/>
                <w:tcBorders>
                  <w:bottom w:val="single" w:sz="4" w:space="0" w:color="auto"/>
                </w:tcBorders>
                <w:noWrap/>
                <w:vAlign w:val="center"/>
              </w:tcPr>
            </w:tcPrChange>
          </w:tcPr>
          <w:p w14:paraId="626BD98D" w14:textId="26AC6712" w:rsidR="00A72E8E" w:rsidRPr="00A72E8E" w:rsidRDefault="00A72E8E">
            <w:pPr>
              <w:spacing w:line="276" w:lineRule="auto"/>
              <w:jc w:val="left"/>
              <w:rPr>
                <w:ins w:id="86" w:author="Maino Vieytes, Christian Augusto" w:date="2022-10-15T13:09:00Z"/>
                <w:color w:val="auto"/>
                <w:rPrChange w:id="87" w:author="Maino Vieytes, Christian Augusto" w:date="2022-10-15T13:09:00Z">
                  <w:rPr>
                    <w:ins w:id="88" w:author="Maino Vieytes, Christian Augusto" w:date="2022-10-15T13:09:00Z"/>
                    <w:b/>
                    <w:bCs/>
                    <w:color w:val="auto"/>
                  </w:rPr>
                </w:rPrChange>
              </w:rPr>
              <w:pPrChange w:id="89" w:author="Maino Vieytes, Christian Augusto" w:date="2022-10-15T13:14:00Z">
                <w:pPr>
                  <w:framePr w:hSpace="180" w:wrap="around" w:vAnchor="page" w:hAnchor="margin" w:y="3021"/>
                  <w:jc w:val="center"/>
                </w:pPr>
              </w:pPrChange>
            </w:pPr>
            <w:ins w:id="90" w:author="Maino Vieytes, Christian Augusto" w:date="2022-10-15T13:09:00Z">
              <w:r w:rsidRPr="001A5891">
                <w:rPr>
                  <w:b/>
                  <w:bCs/>
                  <w:color w:val="auto"/>
                </w:rPr>
                <w:lastRenderedPageBreak/>
                <w:t>Table 3.</w:t>
              </w:r>
              <w:r w:rsidRPr="001A5891">
                <w:rPr>
                  <w:color w:val="auto"/>
                </w:rPr>
                <w:t xml:space="preserve"> Derived dietary patterns and their distributions across study covariates in cancer survivors (subsample A in Figure 1) included in the survival analysis (</w:t>
              </w:r>
              <w:r w:rsidRPr="001A5891">
                <w:rPr>
                  <w:i/>
                  <w:iCs/>
                  <w:color w:val="auto"/>
                </w:rPr>
                <w:t>n</w:t>
              </w:r>
              <w:r w:rsidRPr="001A5891">
                <w:rPr>
                  <w:color w:val="auto"/>
                </w:rPr>
                <w:t xml:space="preserve"> = 3,317).</w:t>
              </w:r>
            </w:ins>
          </w:p>
        </w:tc>
      </w:tr>
      <w:tr w:rsidR="001A5891" w:rsidRPr="001A5891" w14:paraId="70447CBD" w14:textId="77777777" w:rsidTr="004F2F9E">
        <w:trPr>
          <w:gridAfter w:val="1"/>
          <w:wAfter w:w="9" w:type="dxa"/>
          <w:trHeight w:val="320"/>
          <w:trPrChange w:id="91" w:author="Maino Vieytes, Christian Augusto" w:date="2022-10-15T13:14:00Z">
            <w:trPr>
              <w:gridBefore w:val="1"/>
              <w:trHeight w:val="320"/>
            </w:trPr>
          </w:trPrChange>
        </w:trPr>
        <w:tc>
          <w:tcPr>
            <w:tcW w:w="1586" w:type="dxa"/>
            <w:gridSpan w:val="4"/>
            <w:tcBorders>
              <w:top w:val="single" w:sz="4" w:space="0" w:color="auto"/>
              <w:bottom w:val="single" w:sz="4" w:space="0" w:color="auto"/>
            </w:tcBorders>
            <w:noWrap/>
            <w:vAlign w:val="center"/>
            <w:tcPrChange w:id="92" w:author="Maino Vieytes, Christian Augusto" w:date="2022-10-15T13:14:00Z">
              <w:tcPr>
                <w:tcW w:w="1586" w:type="dxa"/>
                <w:gridSpan w:val="5"/>
                <w:tcBorders>
                  <w:bottom w:val="single" w:sz="4" w:space="0" w:color="auto"/>
                </w:tcBorders>
                <w:noWrap/>
                <w:vAlign w:val="center"/>
              </w:tcPr>
            </w:tcPrChange>
          </w:tcPr>
          <w:p w14:paraId="2437A8C6" w14:textId="77777777" w:rsidR="00564903" w:rsidRPr="001A5891" w:rsidRDefault="00564903" w:rsidP="00564903">
            <w:pPr>
              <w:rPr>
                <w:b/>
                <w:bCs/>
                <w:color w:val="auto"/>
              </w:rPr>
            </w:pPr>
          </w:p>
        </w:tc>
        <w:tc>
          <w:tcPr>
            <w:tcW w:w="2684" w:type="dxa"/>
            <w:gridSpan w:val="4"/>
            <w:tcBorders>
              <w:top w:val="single" w:sz="4" w:space="0" w:color="auto"/>
              <w:bottom w:val="single" w:sz="4" w:space="0" w:color="auto"/>
              <w:right w:val="single" w:sz="4" w:space="0" w:color="auto"/>
            </w:tcBorders>
            <w:noWrap/>
            <w:vAlign w:val="center"/>
            <w:tcPrChange w:id="93" w:author="Maino Vieytes, Christian Augusto" w:date="2022-10-15T13:14:00Z">
              <w:tcPr>
                <w:tcW w:w="2448" w:type="dxa"/>
                <w:gridSpan w:val="6"/>
                <w:tcBorders>
                  <w:bottom w:val="single" w:sz="4" w:space="0" w:color="auto"/>
                  <w:right w:val="single" w:sz="4" w:space="0" w:color="auto"/>
                </w:tcBorders>
                <w:noWrap/>
                <w:vAlign w:val="center"/>
              </w:tcPr>
            </w:tcPrChange>
          </w:tcPr>
          <w:p w14:paraId="065274AC" w14:textId="77777777" w:rsidR="00564903" w:rsidRPr="001A5891" w:rsidRDefault="00564903" w:rsidP="00564903">
            <w:pPr>
              <w:jc w:val="center"/>
              <w:rPr>
                <w:b/>
                <w:bCs/>
                <w:color w:val="auto"/>
              </w:rPr>
            </w:pPr>
            <w:r w:rsidRPr="001A5891">
              <w:rPr>
                <w:b/>
                <w:bCs/>
                <w:color w:val="auto"/>
              </w:rPr>
              <w:t>Food Insecurity (FI) Pattern</w:t>
            </w:r>
            <w:r w:rsidRPr="001A5891">
              <w:rPr>
                <w:rFonts w:eastAsia="Times New Roman"/>
                <w:b/>
                <w:bCs/>
                <w:color w:val="auto"/>
                <w:vertAlign w:val="superscript"/>
              </w:rPr>
              <w:t>†</w:t>
            </w:r>
          </w:p>
        </w:tc>
        <w:tc>
          <w:tcPr>
            <w:tcW w:w="2502" w:type="dxa"/>
            <w:gridSpan w:val="2"/>
            <w:tcBorders>
              <w:top w:val="single" w:sz="4" w:space="0" w:color="auto"/>
              <w:left w:val="single" w:sz="4" w:space="0" w:color="auto"/>
              <w:bottom w:val="single" w:sz="4" w:space="0" w:color="auto"/>
              <w:right w:val="single" w:sz="4" w:space="0" w:color="auto"/>
            </w:tcBorders>
            <w:noWrap/>
            <w:vAlign w:val="center"/>
            <w:tcPrChange w:id="94" w:author="Maino Vieytes, Christian Augusto" w:date="2022-10-15T13:14:00Z">
              <w:tcPr>
                <w:tcW w:w="2502" w:type="dxa"/>
                <w:gridSpan w:val="5"/>
                <w:tcBorders>
                  <w:left w:val="single" w:sz="4" w:space="0" w:color="auto"/>
                  <w:bottom w:val="single" w:sz="4" w:space="0" w:color="auto"/>
                  <w:right w:val="single" w:sz="4" w:space="0" w:color="auto"/>
                </w:tcBorders>
                <w:noWrap/>
                <w:vAlign w:val="center"/>
              </w:tcPr>
            </w:tcPrChange>
          </w:tcPr>
          <w:p w14:paraId="24529B90" w14:textId="77777777" w:rsidR="00564903" w:rsidRPr="001A5891" w:rsidRDefault="00564903" w:rsidP="00564903">
            <w:pPr>
              <w:jc w:val="center"/>
              <w:rPr>
                <w:b/>
                <w:bCs/>
                <w:color w:val="auto"/>
              </w:rPr>
            </w:pPr>
            <w:r w:rsidRPr="001A5891">
              <w:rPr>
                <w:b/>
                <w:bCs/>
                <w:color w:val="auto"/>
              </w:rPr>
              <w:t>Age Pattern</w:t>
            </w:r>
            <w:r w:rsidRPr="001A5891">
              <w:rPr>
                <w:rFonts w:eastAsia="Times New Roman"/>
                <w:b/>
                <w:bCs/>
                <w:color w:val="auto"/>
                <w:vertAlign w:val="superscript"/>
              </w:rPr>
              <w:t>†</w:t>
            </w:r>
          </w:p>
        </w:tc>
        <w:tc>
          <w:tcPr>
            <w:tcW w:w="2340" w:type="dxa"/>
            <w:gridSpan w:val="2"/>
            <w:tcBorders>
              <w:top w:val="single" w:sz="4" w:space="0" w:color="auto"/>
              <w:left w:val="single" w:sz="4" w:space="0" w:color="auto"/>
              <w:bottom w:val="single" w:sz="4" w:space="0" w:color="auto"/>
              <w:right w:val="single" w:sz="4" w:space="0" w:color="auto"/>
            </w:tcBorders>
            <w:noWrap/>
            <w:vAlign w:val="center"/>
            <w:tcPrChange w:id="95" w:author="Maino Vieytes, Christian Augusto" w:date="2022-10-15T13:14:00Z">
              <w:tcPr>
                <w:tcW w:w="2340" w:type="dxa"/>
                <w:gridSpan w:val="5"/>
                <w:tcBorders>
                  <w:left w:val="single" w:sz="4" w:space="0" w:color="auto"/>
                  <w:bottom w:val="single" w:sz="4" w:space="0" w:color="auto"/>
                  <w:right w:val="single" w:sz="4" w:space="0" w:color="auto"/>
                </w:tcBorders>
                <w:noWrap/>
                <w:vAlign w:val="center"/>
              </w:tcPr>
            </w:tcPrChange>
          </w:tcPr>
          <w:p w14:paraId="1026BC2E" w14:textId="77777777" w:rsidR="00564903" w:rsidRPr="001A5891" w:rsidRDefault="00564903" w:rsidP="00564903">
            <w:pPr>
              <w:jc w:val="center"/>
              <w:rPr>
                <w:b/>
                <w:bCs/>
                <w:color w:val="auto"/>
              </w:rPr>
            </w:pPr>
            <w:r w:rsidRPr="001A5891">
              <w:rPr>
                <w:b/>
                <w:bCs/>
                <w:color w:val="auto"/>
              </w:rPr>
              <w:t>Food Assistance (SNAP)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96"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390DF486" w14:textId="77777777" w:rsidR="00564903" w:rsidRPr="001A5891" w:rsidRDefault="00564903" w:rsidP="00564903">
            <w:pPr>
              <w:jc w:val="center"/>
              <w:rPr>
                <w:b/>
                <w:bCs/>
                <w:color w:val="auto"/>
              </w:rPr>
            </w:pPr>
            <w:r w:rsidRPr="001A5891">
              <w:rPr>
                <w:b/>
                <w:bCs/>
                <w:color w:val="auto"/>
              </w:rPr>
              <w:t>Household Size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97"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676A7AEA" w14:textId="77777777" w:rsidR="00564903" w:rsidRPr="001A5891" w:rsidRDefault="00564903" w:rsidP="0056490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2437" w:type="dxa"/>
            <w:gridSpan w:val="3"/>
            <w:tcBorders>
              <w:top w:val="single" w:sz="4" w:space="0" w:color="auto"/>
              <w:left w:val="single" w:sz="4" w:space="0" w:color="auto"/>
              <w:bottom w:val="single" w:sz="4" w:space="0" w:color="auto"/>
            </w:tcBorders>
            <w:noWrap/>
            <w:vAlign w:val="center"/>
            <w:tcPrChange w:id="98" w:author="Maino Vieytes, Christian Augusto" w:date="2022-10-15T13:14:00Z">
              <w:tcPr>
                <w:tcW w:w="2437" w:type="dxa"/>
                <w:gridSpan w:val="6"/>
                <w:tcBorders>
                  <w:left w:val="single" w:sz="4" w:space="0" w:color="auto"/>
                  <w:bottom w:val="single" w:sz="4" w:space="0" w:color="auto"/>
                </w:tcBorders>
                <w:noWrap/>
                <w:vAlign w:val="center"/>
              </w:tcPr>
            </w:tcPrChange>
          </w:tcPr>
          <w:p w14:paraId="7AFA52B9" w14:textId="77777777" w:rsidR="00564903" w:rsidRPr="001A5891" w:rsidRDefault="00564903" w:rsidP="0056490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2FD83D29" w14:textId="77777777" w:rsidTr="004F2F9E">
        <w:trPr>
          <w:gridAfter w:val="1"/>
          <w:wAfter w:w="9" w:type="dxa"/>
          <w:trHeight w:val="320"/>
          <w:trPrChange w:id="99" w:author="Maino Vieytes, Christian Augusto" w:date="2022-10-15T13:14:00Z">
            <w:trPr>
              <w:gridAfter w:val="1"/>
              <w:trHeight w:val="320"/>
            </w:trPr>
          </w:trPrChange>
        </w:trPr>
        <w:tc>
          <w:tcPr>
            <w:tcW w:w="1586" w:type="dxa"/>
            <w:gridSpan w:val="4"/>
            <w:tcBorders>
              <w:left w:val="single" w:sz="4" w:space="0" w:color="auto"/>
              <w:bottom w:val="single" w:sz="4" w:space="0" w:color="auto"/>
              <w:right w:val="nil"/>
            </w:tcBorders>
            <w:noWrap/>
            <w:vAlign w:val="center"/>
            <w:tcPrChange w:id="100" w:author="Maino Vieytes, Christian Augusto" w:date="2022-10-15T13:14:00Z">
              <w:tcPr>
                <w:tcW w:w="1586" w:type="dxa"/>
                <w:gridSpan w:val="5"/>
                <w:tcBorders>
                  <w:left w:val="single" w:sz="4" w:space="0" w:color="auto"/>
                  <w:bottom w:val="single" w:sz="4" w:space="0" w:color="auto"/>
                  <w:right w:val="nil"/>
                </w:tcBorders>
                <w:noWrap/>
                <w:vAlign w:val="center"/>
              </w:tcPr>
            </w:tcPrChange>
          </w:tcPr>
          <w:p w14:paraId="0E72507B" w14:textId="77777777" w:rsidR="00564903" w:rsidRPr="001A5891" w:rsidRDefault="00564903" w:rsidP="00564903">
            <w:pPr>
              <w:rPr>
                <w:b/>
                <w:bCs/>
                <w:color w:val="auto"/>
              </w:rPr>
            </w:pPr>
          </w:p>
        </w:tc>
        <w:tc>
          <w:tcPr>
            <w:tcW w:w="1281" w:type="dxa"/>
            <w:gridSpan w:val="3"/>
            <w:tcBorders>
              <w:left w:val="nil"/>
              <w:bottom w:val="single" w:sz="4" w:space="0" w:color="auto"/>
              <w:right w:val="nil"/>
            </w:tcBorders>
            <w:noWrap/>
            <w:vAlign w:val="center"/>
            <w:tcPrChange w:id="101" w:author="Maino Vieytes, Christian Augusto" w:date="2022-10-15T13:14:00Z">
              <w:tcPr>
                <w:tcW w:w="1281" w:type="dxa"/>
                <w:gridSpan w:val="4"/>
                <w:tcBorders>
                  <w:left w:val="nil"/>
                  <w:bottom w:val="single" w:sz="4" w:space="0" w:color="auto"/>
                  <w:right w:val="nil"/>
                </w:tcBorders>
                <w:noWrap/>
                <w:vAlign w:val="center"/>
              </w:tcPr>
            </w:tcPrChange>
          </w:tcPr>
          <w:p w14:paraId="52862EDD" w14:textId="77777777" w:rsidR="00564903" w:rsidRPr="001A5891" w:rsidRDefault="00564903" w:rsidP="00564903">
            <w:pPr>
              <w:jc w:val="center"/>
              <w:rPr>
                <w:b/>
                <w:bCs/>
                <w:color w:val="auto"/>
              </w:rPr>
            </w:pPr>
            <w:r w:rsidRPr="001A5891">
              <w:rPr>
                <w:b/>
                <w:bCs/>
                <w:color w:val="auto"/>
              </w:rPr>
              <w:t>M1</w:t>
            </w:r>
          </w:p>
          <w:p w14:paraId="00C0A643"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403" w:type="dxa"/>
            <w:tcBorders>
              <w:left w:val="nil"/>
              <w:bottom w:val="single" w:sz="4" w:space="0" w:color="auto"/>
              <w:right w:val="single" w:sz="4" w:space="0" w:color="auto"/>
            </w:tcBorders>
            <w:vAlign w:val="center"/>
            <w:tcPrChange w:id="102" w:author="Maino Vieytes, Christian Augusto" w:date="2022-10-15T13:14:00Z">
              <w:tcPr>
                <w:tcW w:w="1167" w:type="dxa"/>
                <w:gridSpan w:val="2"/>
                <w:tcBorders>
                  <w:left w:val="nil"/>
                  <w:bottom w:val="single" w:sz="4" w:space="0" w:color="auto"/>
                  <w:right w:val="single" w:sz="4" w:space="0" w:color="auto"/>
                </w:tcBorders>
                <w:vAlign w:val="center"/>
              </w:tcPr>
            </w:tcPrChange>
          </w:tcPr>
          <w:p w14:paraId="79B700DF" w14:textId="77777777" w:rsidR="00564903" w:rsidRPr="001A5891" w:rsidRDefault="00564903" w:rsidP="00564903">
            <w:pPr>
              <w:jc w:val="center"/>
              <w:rPr>
                <w:b/>
                <w:bCs/>
                <w:color w:val="auto"/>
              </w:rPr>
            </w:pPr>
            <w:r w:rsidRPr="001A5891">
              <w:rPr>
                <w:b/>
                <w:bCs/>
                <w:color w:val="auto"/>
              </w:rPr>
              <w:t>M2</w:t>
            </w:r>
          </w:p>
          <w:p w14:paraId="7CA9757A"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52" w:type="dxa"/>
            <w:tcBorders>
              <w:left w:val="single" w:sz="4" w:space="0" w:color="auto"/>
              <w:bottom w:val="single" w:sz="4" w:space="0" w:color="auto"/>
              <w:right w:val="nil"/>
            </w:tcBorders>
            <w:noWrap/>
            <w:vAlign w:val="center"/>
            <w:tcPrChange w:id="103" w:author="Maino Vieytes, Christian Augusto" w:date="2022-10-15T13:14:00Z">
              <w:tcPr>
                <w:tcW w:w="1152" w:type="dxa"/>
                <w:gridSpan w:val="3"/>
                <w:tcBorders>
                  <w:left w:val="single" w:sz="4" w:space="0" w:color="auto"/>
                  <w:bottom w:val="single" w:sz="4" w:space="0" w:color="auto"/>
                  <w:right w:val="nil"/>
                </w:tcBorders>
                <w:noWrap/>
                <w:vAlign w:val="center"/>
              </w:tcPr>
            </w:tcPrChange>
          </w:tcPr>
          <w:p w14:paraId="0C0CC87A" w14:textId="77777777" w:rsidR="00564903" w:rsidRPr="001A5891" w:rsidRDefault="00564903" w:rsidP="00564903">
            <w:pPr>
              <w:jc w:val="center"/>
              <w:rPr>
                <w:b/>
                <w:bCs/>
                <w:color w:val="auto"/>
              </w:rPr>
            </w:pPr>
            <w:r w:rsidRPr="001A5891">
              <w:rPr>
                <w:b/>
                <w:bCs/>
                <w:color w:val="auto"/>
              </w:rPr>
              <w:t>M1</w:t>
            </w:r>
          </w:p>
          <w:p w14:paraId="6173AD3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350" w:type="dxa"/>
            <w:tcBorders>
              <w:left w:val="nil"/>
              <w:bottom w:val="single" w:sz="4" w:space="0" w:color="auto"/>
              <w:right w:val="single" w:sz="4" w:space="0" w:color="auto"/>
            </w:tcBorders>
            <w:vAlign w:val="center"/>
            <w:tcPrChange w:id="104" w:author="Maino Vieytes, Christian Augusto" w:date="2022-10-15T13:14:00Z">
              <w:tcPr>
                <w:tcW w:w="1350" w:type="dxa"/>
                <w:gridSpan w:val="2"/>
                <w:tcBorders>
                  <w:left w:val="nil"/>
                  <w:bottom w:val="single" w:sz="4" w:space="0" w:color="auto"/>
                  <w:right w:val="single" w:sz="4" w:space="0" w:color="auto"/>
                </w:tcBorders>
                <w:vAlign w:val="center"/>
              </w:tcPr>
            </w:tcPrChange>
          </w:tcPr>
          <w:p w14:paraId="2DC9CA7D" w14:textId="77777777" w:rsidR="00564903" w:rsidRPr="001A5891" w:rsidRDefault="00564903" w:rsidP="00564903">
            <w:pPr>
              <w:jc w:val="center"/>
              <w:rPr>
                <w:b/>
                <w:bCs/>
                <w:color w:val="auto"/>
              </w:rPr>
            </w:pPr>
            <w:r w:rsidRPr="001A5891">
              <w:rPr>
                <w:b/>
                <w:bCs/>
                <w:color w:val="auto"/>
              </w:rPr>
              <w:t>M2</w:t>
            </w:r>
          </w:p>
          <w:p w14:paraId="3169E245"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105"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461A4822" w14:textId="77777777" w:rsidR="00564903" w:rsidRPr="001A5891" w:rsidRDefault="00564903" w:rsidP="00564903">
            <w:pPr>
              <w:jc w:val="center"/>
              <w:rPr>
                <w:b/>
                <w:bCs/>
                <w:color w:val="auto"/>
              </w:rPr>
            </w:pPr>
            <w:r w:rsidRPr="001A5891">
              <w:rPr>
                <w:b/>
                <w:bCs/>
                <w:color w:val="auto"/>
              </w:rPr>
              <w:t>M1</w:t>
            </w:r>
          </w:p>
          <w:p w14:paraId="794E1CB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106"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44B15713" w14:textId="77777777" w:rsidR="00564903" w:rsidRPr="001A5891" w:rsidRDefault="00564903" w:rsidP="00564903">
            <w:pPr>
              <w:jc w:val="center"/>
              <w:rPr>
                <w:b/>
                <w:bCs/>
                <w:color w:val="auto"/>
              </w:rPr>
            </w:pPr>
            <w:r w:rsidRPr="001A5891">
              <w:rPr>
                <w:b/>
                <w:bCs/>
                <w:color w:val="auto"/>
              </w:rPr>
              <w:t>M2</w:t>
            </w:r>
          </w:p>
          <w:p w14:paraId="62665AA1"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080" w:type="dxa"/>
            <w:tcBorders>
              <w:left w:val="single" w:sz="4" w:space="0" w:color="auto"/>
              <w:bottom w:val="single" w:sz="4" w:space="0" w:color="auto"/>
              <w:right w:val="nil"/>
            </w:tcBorders>
            <w:noWrap/>
            <w:vAlign w:val="center"/>
            <w:tcPrChange w:id="107" w:author="Maino Vieytes, Christian Augusto" w:date="2022-10-15T13:14:00Z">
              <w:tcPr>
                <w:tcW w:w="1080" w:type="dxa"/>
                <w:gridSpan w:val="3"/>
                <w:tcBorders>
                  <w:left w:val="single" w:sz="4" w:space="0" w:color="auto"/>
                  <w:bottom w:val="single" w:sz="4" w:space="0" w:color="auto"/>
                  <w:right w:val="nil"/>
                </w:tcBorders>
                <w:noWrap/>
                <w:vAlign w:val="center"/>
              </w:tcPr>
            </w:tcPrChange>
          </w:tcPr>
          <w:p w14:paraId="0BAFAD74" w14:textId="77777777" w:rsidR="00564903" w:rsidRPr="001A5891" w:rsidRDefault="00564903" w:rsidP="00564903">
            <w:pPr>
              <w:jc w:val="center"/>
              <w:rPr>
                <w:b/>
                <w:bCs/>
                <w:color w:val="auto"/>
              </w:rPr>
            </w:pPr>
            <w:r w:rsidRPr="001A5891">
              <w:rPr>
                <w:b/>
                <w:bCs/>
                <w:color w:val="auto"/>
              </w:rPr>
              <w:t>M1</w:t>
            </w:r>
          </w:p>
          <w:p w14:paraId="6D9E023F"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108"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61C9132F" w14:textId="77777777" w:rsidR="00564903" w:rsidRPr="001A5891" w:rsidRDefault="00564903" w:rsidP="00564903">
            <w:pPr>
              <w:jc w:val="center"/>
              <w:rPr>
                <w:b/>
                <w:bCs/>
                <w:color w:val="auto"/>
              </w:rPr>
            </w:pPr>
            <w:r w:rsidRPr="001A5891">
              <w:rPr>
                <w:b/>
                <w:bCs/>
                <w:color w:val="auto"/>
              </w:rPr>
              <w:t>M2</w:t>
            </w:r>
          </w:p>
          <w:p w14:paraId="79F1EC47"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109"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510269CF" w14:textId="77777777" w:rsidR="00564903" w:rsidRPr="001A5891" w:rsidRDefault="00564903" w:rsidP="00564903">
            <w:pPr>
              <w:jc w:val="center"/>
              <w:rPr>
                <w:b/>
                <w:bCs/>
                <w:color w:val="auto"/>
              </w:rPr>
            </w:pPr>
            <w:r w:rsidRPr="001A5891">
              <w:rPr>
                <w:b/>
                <w:bCs/>
                <w:color w:val="auto"/>
              </w:rPr>
              <w:t>M1</w:t>
            </w:r>
          </w:p>
          <w:p w14:paraId="64A21A84"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0" w:type="dxa"/>
            <w:tcBorders>
              <w:left w:val="nil"/>
              <w:bottom w:val="single" w:sz="4" w:space="0" w:color="auto"/>
              <w:right w:val="single" w:sz="4" w:space="0" w:color="auto"/>
            </w:tcBorders>
            <w:vAlign w:val="center"/>
            <w:tcPrChange w:id="110" w:author="Maino Vieytes, Christian Augusto" w:date="2022-10-15T13:14:00Z">
              <w:tcPr>
                <w:tcW w:w="1080" w:type="dxa"/>
                <w:gridSpan w:val="2"/>
                <w:tcBorders>
                  <w:left w:val="nil"/>
                  <w:bottom w:val="single" w:sz="4" w:space="0" w:color="auto"/>
                  <w:right w:val="single" w:sz="4" w:space="0" w:color="auto"/>
                </w:tcBorders>
                <w:vAlign w:val="center"/>
              </w:tcPr>
            </w:tcPrChange>
          </w:tcPr>
          <w:p w14:paraId="39E01E82" w14:textId="77777777" w:rsidR="00564903" w:rsidRPr="001A5891" w:rsidRDefault="00564903" w:rsidP="00564903">
            <w:pPr>
              <w:jc w:val="center"/>
              <w:rPr>
                <w:b/>
                <w:bCs/>
                <w:color w:val="auto"/>
              </w:rPr>
            </w:pPr>
            <w:r w:rsidRPr="001A5891">
              <w:rPr>
                <w:b/>
                <w:bCs/>
                <w:color w:val="auto"/>
              </w:rPr>
              <w:t>M2</w:t>
            </w:r>
          </w:p>
          <w:p w14:paraId="65FF31E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350" w:type="dxa"/>
            <w:gridSpan w:val="2"/>
            <w:tcBorders>
              <w:left w:val="single" w:sz="4" w:space="0" w:color="auto"/>
              <w:bottom w:val="single" w:sz="4" w:space="0" w:color="auto"/>
              <w:right w:val="nil"/>
            </w:tcBorders>
            <w:noWrap/>
            <w:vAlign w:val="center"/>
            <w:tcPrChange w:id="111" w:author="Maino Vieytes, Christian Augusto" w:date="2022-10-15T13:14:00Z">
              <w:tcPr>
                <w:tcW w:w="1350" w:type="dxa"/>
                <w:gridSpan w:val="4"/>
                <w:tcBorders>
                  <w:left w:val="single" w:sz="4" w:space="0" w:color="auto"/>
                  <w:bottom w:val="single" w:sz="4" w:space="0" w:color="auto"/>
                  <w:right w:val="nil"/>
                </w:tcBorders>
                <w:noWrap/>
                <w:vAlign w:val="center"/>
              </w:tcPr>
            </w:tcPrChange>
          </w:tcPr>
          <w:p w14:paraId="0A2B1CA1" w14:textId="77777777" w:rsidR="00564903" w:rsidRPr="001A5891" w:rsidRDefault="00564903" w:rsidP="00564903">
            <w:pPr>
              <w:jc w:val="center"/>
              <w:rPr>
                <w:b/>
                <w:bCs/>
                <w:color w:val="auto"/>
              </w:rPr>
            </w:pPr>
            <w:r w:rsidRPr="001A5891">
              <w:rPr>
                <w:b/>
                <w:bCs/>
                <w:color w:val="auto"/>
              </w:rPr>
              <w:t>M1</w:t>
            </w:r>
          </w:p>
          <w:p w14:paraId="32F60390"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7" w:type="dxa"/>
            <w:tcBorders>
              <w:left w:val="nil"/>
              <w:bottom w:val="single" w:sz="4" w:space="0" w:color="auto"/>
              <w:right w:val="single" w:sz="4" w:space="0" w:color="auto"/>
            </w:tcBorders>
            <w:vAlign w:val="center"/>
            <w:tcPrChange w:id="112" w:author="Maino Vieytes, Christian Augusto" w:date="2022-10-15T13:14:00Z">
              <w:tcPr>
                <w:tcW w:w="1087" w:type="dxa"/>
                <w:gridSpan w:val="2"/>
                <w:tcBorders>
                  <w:left w:val="nil"/>
                  <w:bottom w:val="single" w:sz="4" w:space="0" w:color="auto"/>
                  <w:right w:val="single" w:sz="4" w:space="0" w:color="auto"/>
                </w:tcBorders>
                <w:vAlign w:val="center"/>
              </w:tcPr>
            </w:tcPrChange>
          </w:tcPr>
          <w:p w14:paraId="22F37232" w14:textId="77777777" w:rsidR="00564903" w:rsidRPr="001A5891" w:rsidRDefault="00564903" w:rsidP="00564903">
            <w:pPr>
              <w:jc w:val="center"/>
              <w:rPr>
                <w:b/>
                <w:bCs/>
                <w:color w:val="auto"/>
              </w:rPr>
            </w:pPr>
            <w:r w:rsidRPr="001A5891">
              <w:rPr>
                <w:b/>
                <w:bCs/>
                <w:color w:val="auto"/>
              </w:rPr>
              <w:t>M2</w:t>
            </w:r>
          </w:p>
          <w:p w14:paraId="7070BB8E"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r>
      <w:tr w:rsidR="001A5891" w:rsidRPr="001A5891" w14:paraId="3E8A2CD1" w14:textId="77777777" w:rsidTr="004F2F9E">
        <w:trPr>
          <w:gridAfter w:val="1"/>
          <w:wAfter w:w="9" w:type="dxa"/>
          <w:trHeight w:val="320"/>
          <w:trPrChange w:id="113" w:author="Maino Vieytes, Christian Augusto" w:date="2022-10-15T13:14:00Z">
            <w:trPr>
              <w:gridAfter w:val="1"/>
              <w:trHeight w:val="320"/>
            </w:trPr>
          </w:trPrChange>
        </w:trPr>
        <w:tc>
          <w:tcPr>
            <w:tcW w:w="1586" w:type="dxa"/>
            <w:gridSpan w:val="4"/>
            <w:tcBorders>
              <w:bottom w:val="nil"/>
            </w:tcBorders>
            <w:noWrap/>
            <w:vAlign w:val="center"/>
            <w:hideMark/>
            <w:tcPrChange w:id="114" w:author="Maino Vieytes, Christian Augusto" w:date="2022-10-15T13:14:00Z">
              <w:tcPr>
                <w:tcW w:w="1586" w:type="dxa"/>
                <w:gridSpan w:val="5"/>
                <w:tcBorders>
                  <w:bottom w:val="nil"/>
                </w:tcBorders>
                <w:noWrap/>
                <w:vAlign w:val="center"/>
                <w:hideMark/>
              </w:tcPr>
            </w:tcPrChange>
          </w:tcPr>
          <w:p w14:paraId="15AF0A11" w14:textId="77777777" w:rsidR="00564903" w:rsidRPr="001A5891" w:rsidRDefault="00564903" w:rsidP="00564903">
            <w:pPr>
              <w:rPr>
                <w:color w:val="auto"/>
              </w:rPr>
            </w:pPr>
            <w:r w:rsidRPr="001A5891">
              <w:rPr>
                <w:color w:val="auto"/>
              </w:rPr>
              <w:t>Age</w:t>
            </w:r>
          </w:p>
        </w:tc>
        <w:tc>
          <w:tcPr>
            <w:tcW w:w="1281" w:type="dxa"/>
            <w:gridSpan w:val="3"/>
            <w:tcBorders>
              <w:bottom w:val="nil"/>
            </w:tcBorders>
            <w:noWrap/>
            <w:vAlign w:val="center"/>
            <w:hideMark/>
            <w:tcPrChange w:id="115" w:author="Maino Vieytes, Christian Augusto" w:date="2022-10-15T13:14:00Z">
              <w:tcPr>
                <w:tcW w:w="1281" w:type="dxa"/>
                <w:gridSpan w:val="4"/>
                <w:tcBorders>
                  <w:bottom w:val="nil"/>
                </w:tcBorders>
                <w:noWrap/>
                <w:vAlign w:val="center"/>
                <w:hideMark/>
              </w:tcPr>
            </w:tcPrChange>
          </w:tcPr>
          <w:p w14:paraId="7721DC2E"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116" w:author="Maino Vieytes, Christian Augusto" w:date="2022-10-15T13:14:00Z">
              <w:tcPr>
                <w:tcW w:w="1167" w:type="dxa"/>
                <w:gridSpan w:val="2"/>
                <w:tcBorders>
                  <w:bottom w:val="nil"/>
                  <w:right w:val="single" w:sz="4" w:space="0" w:color="auto"/>
                </w:tcBorders>
                <w:noWrap/>
                <w:vAlign w:val="center"/>
                <w:hideMark/>
              </w:tcPr>
            </w:tcPrChange>
          </w:tcPr>
          <w:p w14:paraId="6908BEC7"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117" w:author="Maino Vieytes, Christian Augusto" w:date="2022-10-15T13:14:00Z">
              <w:tcPr>
                <w:tcW w:w="1152" w:type="dxa"/>
                <w:gridSpan w:val="3"/>
                <w:tcBorders>
                  <w:left w:val="single" w:sz="4" w:space="0" w:color="auto"/>
                  <w:bottom w:val="nil"/>
                </w:tcBorders>
                <w:noWrap/>
                <w:vAlign w:val="center"/>
                <w:hideMark/>
              </w:tcPr>
            </w:tcPrChange>
          </w:tcPr>
          <w:p w14:paraId="0F8BD20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118" w:author="Maino Vieytes, Christian Augusto" w:date="2022-10-15T13:14:00Z">
              <w:tcPr>
                <w:tcW w:w="1350" w:type="dxa"/>
                <w:gridSpan w:val="2"/>
                <w:tcBorders>
                  <w:bottom w:val="nil"/>
                  <w:right w:val="single" w:sz="4" w:space="0" w:color="auto"/>
                </w:tcBorders>
                <w:noWrap/>
                <w:vAlign w:val="center"/>
                <w:hideMark/>
              </w:tcPr>
            </w:tcPrChange>
          </w:tcPr>
          <w:p w14:paraId="02061CE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19" w:author="Maino Vieytes, Christian Augusto" w:date="2022-10-15T13:14:00Z">
              <w:tcPr>
                <w:tcW w:w="1170" w:type="dxa"/>
                <w:gridSpan w:val="3"/>
                <w:tcBorders>
                  <w:left w:val="single" w:sz="4" w:space="0" w:color="auto"/>
                  <w:bottom w:val="nil"/>
                </w:tcBorders>
                <w:noWrap/>
                <w:vAlign w:val="center"/>
                <w:hideMark/>
              </w:tcPr>
            </w:tcPrChange>
          </w:tcPr>
          <w:p w14:paraId="3F90B8FE"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20" w:author="Maino Vieytes, Christian Augusto" w:date="2022-10-15T13:14:00Z">
              <w:tcPr>
                <w:tcW w:w="1170" w:type="dxa"/>
                <w:gridSpan w:val="2"/>
                <w:tcBorders>
                  <w:bottom w:val="nil"/>
                  <w:right w:val="single" w:sz="4" w:space="0" w:color="auto"/>
                </w:tcBorders>
                <w:noWrap/>
                <w:vAlign w:val="center"/>
                <w:hideMark/>
              </w:tcPr>
            </w:tcPrChange>
          </w:tcPr>
          <w:p w14:paraId="2E15BCA5"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121" w:author="Maino Vieytes, Christian Augusto" w:date="2022-10-15T13:14:00Z">
              <w:tcPr>
                <w:tcW w:w="1080" w:type="dxa"/>
                <w:gridSpan w:val="3"/>
                <w:tcBorders>
                  <w:left w:val="single" w:sz="4" w:space="0" w:color="auto"/>
                  <w:bottom w:val="nil"/>
                </w:tcBorders>
                <w:noWrap/>
                <w:vAlign w:val="center"/>
                <w:hideMark/>
              </w:tcPr>
            </w:tcPrChange>
          </w:tcPr>
          <w:p w14:paraId="12F2E4A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22" w:author="Maino Vieytes, Christian Augusto" w:date="2022-10-15T13:14:00Z">
              <w:tcPr>
                <w:tcW w:w="1170" w:type="dxa"/>
                <w:gridSpan w:val="2"/>
                <w:tcBorders>
                  <w:bottom w:val="nil"/>
                  <w:right w:val="single" w:sz="4" w:space="0" w:color="auto"/>
                </w:tcBorders>
                <w:noWrap/>
                <w:vAlign w:val="center"/>
                <w:hideMark/>
              </w:tcPr>
            </w:tcPrChange>
          </w:tcPr>
          <w:p w14:paraId="0B3AA4E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23" w:author="Maino Vieytes, Christian Augusto" w:date="2022-10-15T13:14:00Z">
              <w:tcPr>
                <w:tcW w:w="1170" w:type="dxa"/>
                <w:gridSpan w:val="3"/>
                <w:tcBorders>
                  <w:left w:val="single" w:sz="4" w:space="0" w:color="auto"/>
                  <w:bottom w:val="nil"/>
                </w:tcBorders>
                <w:noWrap/>
                <w:vAlign w:val="center"/>
                <w:hideMark/>
              </w:tcPr>
            </w:tcPrChange>
          </w:tcPr>
          <w:p w14:paraId="63D5CBCC"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124" w:author="Maino Vieytes, Christian Augusto" w:date="2022-10-15T13:14:00Z">
              <w:tcPr>
                <w:tcW w:w="1080" w:type="dxa"/>
                <w:gridSpan w:val="2"/>
                <w:tcBorders>
                  <w:bottom w:val="nil"/>
                  <w:right w:val="single" w:sz="4" w:space="0" w:color="auto"/>
                </w:tcBorders>
                <w:noWrap/>
                <w:vAlign w:val="center"/>
                <w:hideMark/>
              </w:tcPr>
            </w:tcPrChange>
          </w:tcPr>
          <w:p w14:paraId="1BF837B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125" w:author="Maino Vieytes, Christian Augusto" w:date="2022-10-15T13:14:00Z">
              <w:tcPr>
                <w:tcW w:w="1170" w:type="dxa"/>
                <w:gridSpan w:val="3"/>
                <w:tcBorders>
                  <w:left w:val="single" w:sz="4" w:space="0" w:color="auto"/>
                  <w:bottom w:val="nil"/>
                </w:tcBorders>
                <w:noWrap/>
                <w:vAlign w:val="center"/>
                <w:hideMark/>
              </w:tcPr>
            </w:tcPrChange>
          </w:tcPr>
          <w:p w14:paraId="1C7D27F7"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126" w:author="Maino Vieytes, Christian Augusto" w:date="2022-10-15T13:14:00Z">
              <w:tcPr>
                <w:tcW w:w="1267" w:type="dxa"/>
                <w:gridSpan w:val="3"/>
                <w:tcBorders>
                  <w:bottom w:val="nil"/>
                </w:tcBorders>
                <w:noWrap/>
                <w:vAlign w:val="center"/>
                <w:hideMark/>
              </w:tcPr>
            </w:tcPrChange>
          </w:tcPr>
          <w:p w14:paraId="0872FE15" w14:textId="77777777" w:rsidR="00564903" w:rsidRPr="001A5891" w:rsidRDefault="00564903" w:rsidP="00564903">
            <w:pPr>
              <w:jc w:val="center"/>
              <w:rPr>
                <w:color w:val="auto"/>
              </w:rPr>
            </w:pPr>
            <w:r w:rsidRPr="001A5891">
              <w:rPr>
                <w:color w:val="auto"/>
              </w:rPr>
              <w:t>**</w:t>
            </w:r>
          </w:p>
        </w:tc>
      </w:tr>
      <w:tr w:rsidR="001A5891" w:rsidRPr="001A5891" w14:paraId="6A63F795" w14:textId="77777777" w:rsidTr="004F2F9E">
        <w:trPr>
          <w:gridAfter w:val="1"/>
          <w:wAfter w:w="9" w:type="dxa"/>
          <w:trHeight w:val="320"/>
          <w:trPrChange w:id="12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128" w:author="Maino Vieytes, Christian Augusto" w:date="2022-10-15T13:14:00Z">
              <w:tcPr>
                <w:tcW w:w="1586" w:type="dxa"/>
                <w:gridSpan w:val="5"/>
                <w:tcBorders>
                  <w:top w:val="nil"/>
                  <w:bottom w:val="single" w:sz="4" w:space="0" w:color="auto"/>
                </w:tcBorders>
                <w:noWrap/>
                <w:vAlign w:val="center"/>
                <w:hideMark/>
              </w:tcPr>
            </w:tcPrChange>
          </w:tcPr>
          <w:p w14:paraId="55E628D0"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129" w:author="Maino Vieytes, Christian Augusto" w:date="2022-10-15T13:14:00Z">
              <w:tcPr>
                <w:tcW w:w="1281" w:type="dxa"/>
                <w:gridSpan w:val="4"/>
                <w:tcBorders>
                  <w:top w:val="nil"/>
                  <w:bottom w:val="single" w:sz="4" w:space="0" w:color="auto"/>
                </w:tcBorders>
                <w:noWrap/>
                <w:vAlign w:val="center"/>
                <w:hideMark/>
              </w:tcPr>
            </w:tcPrChange>
          </w:tcPr>
          <w:p w14:paraId="79B89A10" w14:textId="77777777" w:rsidR="00564903" w:rsidRPr="001A5891" w:rsidRDefault="00564903" w:rsidP="00564903">
            <w:pPr>
              <w:jc w:val="center"/>
              <w:rPr>
                <w:color w:val="auto"/>
              </w:rPr>
            </w:pPr>
            <w:r w:rsidRPr="001A5891">
              <w:rPr>
                <w:color w:val="auto"/>
              </w:rPr>
              <w:t>64.1 (13.5)</w:t>
            </w:r>
          </w:p>
        </w:tc>
        <w:tc>
          <w:tcPr>
            <w:tcW w:w="1403" w:type="dxa"/>
            <w:tcBorders>
              <w:top w:val="nil"/>
              <w:bottom w:val="single" w:sz="4" w:space="0" w:color="auto"/>
              <w:right w:val="single" w:sz="4" w:space="0" w:color="auto"/>
            </w:tcBorders>
            <w:noWrap/>
            <w:vAlign w:val="center"/>
            <w:hideMark/>
            <w:tcPrChange w:id="130"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39FB443C" w14:textId="77777777" w:rsidR="00564903" w:rsidRPr="001A5891" w:rsidRDefault="00564903" w:rsidP="00564903">
            <w:pPr>
              <w:jc w:val="center"/>
              <w:rPr>
                <w:color w:val="auto"/>
              </w:rPr>
            </w:pPr>
            <w:r w:rsidRPr="001A5891">
              <w:rPr>
                <w:color w:val="auto"/>
              </w:rPr>
              <w:t>61.1 (15.9)</w:t>
            </w:r>
          </w:p>
        </w:tc>
        <w:tc>
          <w:tcPr>
            <w:tcW w:w="1152" w:type="dxa"/>
            <w:tcBorders>
              <w:top w:val="nil"/>
              <w:left w:val="single" w:sz="4" w:space="0" w:color="auto"/>
              <w:bottom w:val="single" w:sz="4" w:space="0" w:color="auto"/>
            </w:tcBorders>
            <w:noWrap/>
            <w:vAlign w:val="center"/>
            <w:hideMark/>
            <w:tcPrChange w:id="131"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7758557" w14:textId="77777777" w:rsidR="00564903" w:rsidRPr="001A5891" w:rsidRDefault="00564903" w:rsidP="00564903">
            <w:pPr>
              <w:jc w:val="center"/>
              <w:rPr>
                <w:color w:val="auto"/>
              </w:rPr>
            </w:pPr>
            <w:r w:rsidRPr="001A5891">
              <w:rPr>
                <w:color w:val="auto"/>
              </w:rPr>
              <w:t>58.6 (14.9)</w:t>
            </w:r>
          </w:p>
        </w:tc>
        <w:tc>
          <w:tcPr>
            <w:tcW w:w="1350" w:type="dxa"/>
            <w:tcBorders>
              <w:top w:val="nil"/>
              <w:bottom w:val="single" w:sz="4" w:space="0" w:color="auto"/>
              <w:right w:val="single" w:sz="4" w:space="0" w:color="auto"/>
            </w:tcBorders>
            <w:noWrap/>
            <w:vAlign w:val="center"/>
            <w:hideMark/>
            <w:tcPrChange w:id="132"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728948BF" w14:textId="77777777" w:rsidR="00564903" w:rsidRPr="001A5891" w:rsidRDefault="00564903" w:rsidP="00564903">
            <w:pPr>
              <w:jc w:val="center"/>
              <w:rPr>
                <w:color w:val="auto"/>
              </w:rPr>
            </w:pPr>
            <w:r w:rsidRPr="001A5891">
              <w:rPr>
                <w:color w:val="auto"/>
              </w:rPr>
              <w:t>67.4 (13.1)</w:t>
            </w:r>
          </w:p>
        </w:tc>
        <w:tc>
          <w:tcPr>
            <w:tcW w:w="1170" w:type="dxa"/>
            <w:tcBorders>
              <w:top w:val="nil"/>
              <w:left w:val="single" w:sz="4" w:space="0" w:color="auto"/>
              <w:bottom w:val="single" w:sz="4" w:space="0" w:color="auto"/>
            </w:tcBorders>
            <w:noWrap/>
            <w:vAlign w:val="center"/>
            <w:hideMark/>
            <w:tcPrChange w:id="13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7B8C831" w14:textId="77777777" w:rsidR="00564903" w:rsidRPr="001A5891" w:rsidRDefault="00564903" w:rsidP="00564903">
            <w:pPr>
              <w:jc w:val="center"/>
              <w:rPr>
                <w:color w:val="auto"/>
              </w:rPr>
            </w:pPr>
            <w:r w:rsidRPr="001A5891">
              <w:rPr>
                <w:color w:val="auto"/>
              </w:rPr>
              <w:t>64.5 (13.3)</w:t>
            </w:r>
          </w:p>
        </w:tc>
        <w:tc>
          <w:tcPr>
            <w:tcW w:w="1170" w:type="dxa"/>
            <w:tcBorders>
              <w:top w:val="nil"/>
              <w:bottom w:val="single" w:sz="4" w:space="0" w:color="auto"/>
              <w:right w:val="single" w:sz="4" w:space="0" w:color="auto"/>
            </w:tcBorders>
            <w:noWrap/>
            <w:vAlign w:val="center"/>
            <w:hideMark/>
            <w:tcPrChange w:id="13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6E4BC92" w14:textId="77777777" w:rsidR="00564903" w:rsidRPr="001A5891" w:rsidRDefault="00564903" w:rsidP="00564903">
            <w:pPr>
              <w:jc w:val="center"/>
              <w:rPr>
                <w:color w:val="auto"/>
              </w:rPr>
            </w:pPr>
            <w:r w:rsidRPr="001A5891">
              <w:rPr>
                <w:color w:val="auto"/>
              </w:rPr>
              <w:t>60.5 (16.0)</w:t>
            </w:r>
          </w:p>
        </w:tc>
        <w:tc>
          <w:tcPr>
            <w:tcW w:w="1080" w:type="dxa"/>
            <w:tcBorders>
              <w:top w:val="nil"/>
              <w:left w:val="single" w:sz="4" w:space="0" w:color="auto"/>
              <w:bottom w:val="single" w:sz="4" w:space="0" w:color="auto"/>
            </w:tcBorders>
            <w:noWrap/>
            <w:vAlign w:val="center"/>
            <w:hideMark/>
            <w:tcPrChange w:id="135"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022EC6E" w14:textId="77777777" w:rsidR="00564903" w:rsidRPr="001A5891" w:rsidRDefault="00564903" w:rsidP="00564903">
            <w:pPr>
              <w:jc w:val="center"/>
              <w:rPr>
                <w:color w:val="auto"/>
              </w:rPr>
            </w:pPr>
            <w:r w:rsidRPr="001A5891">
              <w:rPr>
                <w:color w:val="auto"/>
              </w:rPr>
              <w:t>65.2 (13.3)</w:t>
            </w:r>
          </w:p>
        </w:tc>
        <w:tc>
          <w:tcPr>
            <w:tcW w:w="1170" w:type="dxa"/>
            <w:tcBorders>
              <w:top w:val="nil"/>
              <w:bottom w:val="single" w:sz="4" w:space="0" w:color="auto"/>
              <w:right w:val="single" w:sz="4" w:space="0" w:color="auto"/>
            </w:tcBorders>
            <w:noWrap/>
            <w:vAlign w:val="center"/>
            <w:hideMark/>
            <w:tcPrChange w:id="13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46D50510" w14:textId="77777777" w:rsidR="00564903" w:rsidRPr="001A5891" w:rsidRDefault="00564903" w:rsidP="00564903">
            <w:pPr>
              <w:jc w:val="center"/>
              <w:rPr>
                <w:color w:val="auto"/>
              </w:rPr>
            </w:pPr>
            <w:r w:rsidRPr="001A5891">
              <w:rPr>
                <w:color w:val="auto"/>
              </w:rPr>
              <w:t>59.8 (15.8)</w:t>
            </w:r>
          </w:p>
        </w:tc>
        <w:tc>
          <w:tcPr>
            <w:tcW w:w="1170" w:type="dxa"/>
            <w:tcBorders>
              <w:top w:val="nil"/>
              <w:left w:val="single" w:sz="4" w:space="0" w:color="auto"/>
              <w:bottom w:val="single" w:sz="4" w:space="0" w:color="auto"/>
            </w:tcBorders>
            <w:noWrap/>
            <w:vAlign w:val="center"/>
            <w:hideMark/>
            <w:tcPrChange w:id="13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5300D21" w14:textId="77777777" w:rsidR="00564903" w:rsidRPr="001A5891" w:rsidRDefault="00564903" w:rsidP="00564903">
            <w:pPr>
              <w:jc w:val="center"/>
              <w:rPr>
                <w:color w:val="auto"/>
              </w:rPr>
            </w:pPr>
            <w:r w:rsidRPr="001A5891">
              <w:rPr>
                <w:color w:val="auto"/>
              </w:rPr>
              <w:t>63 (15.1)</w:t>
            </w:r>
          </w:p>
        </w:tc>
        <w:tc>
          <w:tcPr>
            <w:tcW w:w="1080" w:type="dxa"/>
            <w:tcBorders>
              <w:top w:val="nil"/>
              <w:bottom w:val="single" w:sz="4" w:space="0" w:color="auto"/>
              <w:right w:val="single" w:sz="4" w:space="0" w:color="auto"/>
            </w:tcBorders>
            <w:noWrap/>
            <w:vAlign w:val="center"/>
            <w:hideMark/>
            <w:tcPrChange w:id="138"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4F748E6B" w14:textId="77777777" w:rsidR="00564903" w:rsidRPr="001A5891" w:rsidRDefault="00564903" w:rsidP="00564903">
            <w:pPr>
              <w:jc w:val="center"/>
              <w:rPr>
                <w:color w:val="auto"/>
              </w:rPr>
            </w:pPr>
            <w:r w:rsidRPr="001A5891">
              <w:rPr>
                <w:color w:val="auto"/>
              </w:rPr>
              <w:t>62.3 (14.5)</w:t>
            </w:r>
          </w:p>
        </w:tc>
        <w:tc>
          <w:tcPr>
            <w:tcW w:w="1170" w:type="dxa"/>
            <w:tcBorders>
              <w:top w:val="nil"/>
              <w:left w:val="single" w:sz="4" w:space="0" w:color="auto"/>
              <w:bottom w:val="single" w:sz="4" w:space="0" w:color="auto"/>
            </w:tcBorders>
            <w:noWrap/>
            <w:vAlign w:val="center"/>
            <w:hideMark/>
            <w:tcPrChange w:id="13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5887A35" w14:textId="77777777" w:rsidR="00564903" w:rsidRPr="001A5891" w:rsidRDefault="00564903" w:rsidP="00564903">
            <w:pPr>
              <w:jc w:val="center"/>
              <w:rPr>
                <w:color w:val="auto"/>
              </w:rPr>
            </w:pPr>
            <w:r w:rsidRPr="001A5891">
              <w:rPr>
                <w:color w:val="auto"/>
              </w:rPr>
              <w:t>60.3 (15.4)</w:t>
            </w:r>
          </w:p>
        </w:tc>
        <w:tc>
          <w:tcPr>
            <w:tcW w:w="1267" w:type="dxa"/>
            <w:gridSpan w:val="2"/>
            <w:tcBorders>
              <w:top w:val="nil"/>
              <w:bottom w:val="single" w:sz="4" w:space="0" w:color="auto"/>
            </w:tcBorders>
            <w:noWrap/>
            <w:vAlign w:val="center"/>
            <w:hideMark/>
            <w:tcPrChange w:id="140" w:author="Maino Vieytes, Christian Augusto" w:date="2022-10-15T13:14:00Z">
              <w:tcPr>
                <w:tcW w:w="1267" w:type="dxa"/>
                <w:gridSpan w:val="3"/>
                <w:tcBorders>
                  <w:top w:val="nil"/>
                  <w:bottom w:val="single" w:sz="4" w:space="0" w:color="auto"/>
                </w:tcBorders>
                <w:noWrap/>
                <w:vAlign w:val="center"/>
                <w:hideMark/>
              </w:tcPr>
            </w:tcPrChange>
          </w:tcPr>
          <w:p w14:paraId="1FC52D34" w14:textId="77777777" w:rsidR="00564903" w:rsidRPr="001A5891" w:rsidRDefault="00564903" w:rsidP="00564903">
            <w:pPr>
              <w:jc w:val="center"/>
              <w:rPr>
                <w:color w:val="auto"/>
              </w:rPr>
            </w:pPr>
            <w:r w:rsidRPr="001A5891">
              <w:rPr>
                <w:color w:val="auto"/>
              </w:rPr>
              <w:t>65.1 (13.6)</w:t>
            </w:r>
          </w:p>
        </w:tc>
      </w:tr>
      <w:tr w:rsidR="001A5891" w:rsidRPr="001A5891" w14:paraId="485905A6" w14:textId="77777777" w:rsidTr="004F2F9E">
        <w:trPr>
          <w:gridAfter w:val="1"/>
          <w:wAfter w:w="9" w:type="dxa"/>
          <w:trHeight w:val="320"/>
          <w:trPrChange w:id="141" w:author="Maino Vieytes, Christian Augusto" w:date="2022-10-15T13:14:00Z">
            <w:trPr>
              <w:gridAfter w:val="1"/>
              <w:trHeight w:val="320"/>
            </w:trPr>
          </w:trPrChange>
        </w:trPr>
        <w:tc>
          <w:tcPr>
            <w:tcW w:w="1586" w:type="dxa"/>
            <w:gridSpan w:val="4"/>
            <w:tcBorders>
              <w:bottom w:val="nil"/>
            </w:tcBorders>
            <w:noWrap/>
            <w:vAlign w:val="center"/>
            <w:hideMark/>
            <w:tcPrChange w:id="142" w:author="Maino Vieytes, Christian Augusto" w:date="2022-10-15T13:14:00Z">
              <w:tcPr>
                <w:tcW w:w="1586" w:type="dxa"/>
                <w:gridSpan w:val="5"/>
                <w:tcBorders>
                  <w:bottom w:val="nil"/>
                </w:tcBorders>
                <w:noWrap/>
                <w:vAlign w:val="center"/>
                <w:hideMark/>
              </w:tcPr>
            </w:tcPrChange>
          </w:tcPr>
          <w:p w14:paraId="181E0B37" w14:textId="77777777" w:rsidR="00564903" w:rsidRPr="001A5891" w:rsidRDefault="00564903" w:rsidP="00564903">
            <w:pPr>
              <w:rPr>
                <w:color w:val="auto"/>
              </w:rPr>
            </w:pPr>
            <w:r w:rsidRPr="001A5891">
              <w:rPr>
                <w:color w:val="auto"/>
              </w:rPr>
              <w:t>Sex</w:t>
            </w:r>
          </w:p>
        </w:tc>
        <w:tc>
          <w:tcPr>
            <w:tcW w:w="1281" w:type="dxa"/>
            <w:gridSpan w:val="3"/>
            <w:tcBorders>
              <w:bottom w:val="nil"/>
            </w:tcBorders>
            <w:noWrap/>
            <w:vAlign w:val="center"/>
            <w:hideMark/>
            <w:tcPrChange w:id="143" w:author="Maino Vieytes, Christian Augusto" w:date="2022-10-15T13:14:00Z">
              <w:tcPr>
                <w:tcW w:w="1281" w:type="dxa"/>
                <w:gridSpan w:val="4"/>
                <w:tcBorders>
                  <w:bottom w:val="nil"/>
                </w:tcBorders>
                <w:noWrap/>
                <w:vAlign w:val="center"/>
                <w:hideMark/>
              </w:tcPr>
            </w:tcPrChange>
          </w:tcPr>
          <w:p w14:paraId="53A0E8AA"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144" w:author="Maino Vieytes, Christian Augusto" w:date="2022-10-15T13:14:00Z">
              <w:tcPr>
                <w:tcW w:w="1167" w:type="dxa"/>
                <w:gridSpan w:val="2"/>
                <w:tcBorders>
                  <w:bottom w:val="nil"/>
                  <w:right w:val="single" w:sz="4" w:space="0" w:color="auto"/>
                </w:tcBorders>
                <w:noWrap/>
                <w:vAlign w:val="center"/>
                <w:hideMark/>
              </w:tcPr>
            </w:tcPrChange>
          </w:tcPr>
          <w:p w14:paraId="5F0A97A0"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145" w:author="Maino Vieytes, Christian Augusto" w:date="2022-10-15T13:14:00Z">
              <w:tcPr>
                <w:tcW w:w="1152" w:type="dxa"/>
                <w:gridSpan w:val="3"/>
                <w:tcBorders>
                  <w:left w:val="single" w:sz="4" w:space="0" w:color="auto"/>
                  <w:bottom w:val="nil"/>
                </w:tcBorders>
                <w:noWrap/>
                <w:vAlign w:val="center"/>
                <w:hideMark/>
              </w:tcPr>
            </w:tcPrChange>
          </w:tcPr>
          <w:p w14:paraId="3467B51C"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146" w:author="Maino Vieytes, Christian Augusto" w:date="2022-10-15T13:14:00Z">
              <w:tcPr>
                <w:tcW w:w="1350" w:type="dxa"/>
                <w:gridSpan w:val="2"/>
                <w:tcBorders>
                  <w:bottom w:val="nil"/>
                  <w:right w:val="single" w:sz="4" w:space="0" w:color="auto"/>
                </w:tcBorders>
                <w:noWrap/>
                <w:vAlign w:val="center"/>
                <w:hideMark/>
              </w:tcPr>
            </w:tcPrChange>
          </w:tcPr>
          <w:p w14:paraId="099BC0C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147" w:author="Maino Vieytes, Christian Augusto" w:date="2022-10-15T13:14:00Z">
              <w:tcPr>
                <w:tcW w:w="1170" w:type="dxa"/>
                <w:gridSpan w:val="3"/>
                <w:tcBorders>
                  <w:left w:val="single" w:sz="4" w:space="0" w:color="auto"/>
                  <w:bottom w:val="nil"/>
                </w:tcBorders>
                <w:noWrap/>
                <w:vAlign w:val="center"/>
                <w:hideMark/>
              </w:tcPr>
            </w:tcPrChange>
          </w:tcPr>
          <w:p w14:paraId="374032D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48" w:author="Maino Vieytes, Christian Augusto" w:date="2022-10-15T13:14:00Z">
              <w:tcPr>
                <w:tcW w:w="1170" w:type="dxa"/>
                <w:gridSpan w:val="2"/>
                <w:tcBorders>
                  <w:bottom w:val="nil"/>
                  <w:right w:val="single" w:sz="4" w:space="0" w:color="auto"/>
                </w:tcBorders>
                <w:noWrap/>
                <w:vAlign w:val="center"/>
                <w:hideMark/>
              </w:tcPr>
            </w:tcPrChange>
          </w:tcPr>
          <w:p w14:paraId="34EB4F0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149" w:author="Maino Vieytes, Christian Augusto" w:date="2022-10-15T13:14:00Z">
              <w:tcPr>
                <w:tcW w:w="1080" w:type="dxa"/>
                <w:gridSpan w:val="3"/>
                <w:tcBorders>
                  <w:left w:val="single" w:sz="4" w:space="0" w:color="auto"/>
                  <w:bottom w:val="nil"/>
                </w:tcBorders>
                <w:noWrap/>
                <w:vAlign w:val="center"/>
                <w:hideMark/>
              </w:tcPr>
            </w:tcPrChange>
          </w:tcPr>
          <w:p w14:paraId="4244839C"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50" w:author="Maino Vieytes, Christian Augusto" w:date="2022-10-15T13:14:00Z">
              <w:tcPr>
                <w:tcW w:w="1170" w:type="dxa"/>
                <w:gridSpan w:val="2"/>
                <w:tcBorders>
                  <w:bottom w:val="nil"/>
                  <w:right w:val="single" w:sz="4" w:space="0" w:color="auto"/>
                </w:tcBorders>
                <w:noWrap/>
                <w:vAlign w:val="center"/>
                <w:hideMark/>
              </w:tcPr>
            </w:tcPrChange>
          </w:tcPr>
          <w:p w14:paraId="5979C20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151" w:author="Maino Vieytes, Christian Augusto" w:date="2022-10-15T13:14:00Z">
              <w:tcPr>
                <w:tcW w:w="1170" w:type="dxa"/>
                <w:gridSpan w:val="3"/>
                <w:tcBorders>
                  <w:left w:val="single" w:sz="4" w:space="0" w:color="auto"/>
                  <w:bottom w:val="nil"/>
                </w:tcBorders>
                <w:noWrap/>
                <w:vAlign w:val="center"/>
                <w:hideMark/>
              </w:tcPr>
            </w:tcPrChange>
          </w:tcPr>
          <w:p w14:paraId="2F145B09"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152" w:author="Maino Vieytes, Christian Augusto" w:date="2022-10-15T13:14:00Z">
              <w:tcPr>
                <w:tcW w:w="1080" w:type="dxa"/>
                <w:gridSpan w:val="2"/>
                <w:tcBorders>
                  <w:bottom w:val="nil"/>
                  <w:right w:val="single" w:sz="4" w:space="0" w:color="auto"/>
                </w:tcBorders>
                <w:noWrap/>
                <w:vAlign w:val="center"/>
                <w:hideMark/>
              </w:tcPr>
            </w:tcPrChange>
          </w:tcPr>
          <w:p w14:paraId="3AF5245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53" w:author="Maino Vieytes, Christian Augusto" w:date="2022-10-15T13:14:00Z">
              <w:tcPr>
                <w:tcW w:w="1170" w:type="dxa"/>
                <w:gridSpan w:val="3"/>
                <w:tcBorders>
                  <w:left w:val="single" w:sz="4" w:space="0" w:color="auto"/>
                  <w:bottom w:val="nil"/>
                </w:tcBorders>
                <w:noWrap/>
                <w:vAlign w:val="center"/>
                <w:hideMark/>
              </w:tcPr>
            </w:tcPrChange>
          </w:tcPr>
          <w:p w14:paraId="6980D12F"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154" w:author="Maino Vieytes, Christian Augusto" w:date="2022-10-15T13:14:00Z">
              <w:tcPr>
                <w:tcW w:w="1267" w:type="dxa"/>
                <w:gridSpan w:val="3"/>
                <w:tcBorders>
                  <w:bottom w:val="nil"/>
                </w:tcBorders>
                <w:noWrap/>
                <w:vAlign w:val="center"/>
                <w:hideMark/>
              </w:tcPr>
            </w:tcPrChange>
          </w:tcPr>
          <w:p w14:paraId="0DE5EA45" w14:textId="77777777" w:rsidR="00564903" w:rsidRPr="001A5891" w:rsidRDefault="00564903" w:rsidP="00564903">
            <w:pPr>
              <w:jc w:val="center"/>
              <w:rPr>
                <w:color w:val="auto"/>
              </w:rPr>
            </w:pPr>
            <w:r w:rsidRPr="001A5891">
              <w:rPr>
                <w:color w:val="auto"/>
              </w:rPr>
              <w:t>**</w:t>
            </w:r>
          </w:p>
        </w:tc>
      </w:tr>
      <w:tr w:rsidR="001A5891" w:rsidRPr="001A5891" w14:paraId="60C47C82" w14:textId="77777777" w:rsidTr="004F2F9E">
        <w:trPr>
          <w:gridAfter w:val="1"/>
          <w:wAfter w:w="9" w:type="dxa"/>
          <w:trHeight w:val="320"/>
          <w:trPrChange w:id="155" w:author="Maino Vieytes, Christian Augusto" w:date="2022-10-15T13:14:00Z">
            <w:trPr>
              <w:gridAfter w:val="1"/>
              <w:trHeight w:val="320"/>
            </w:trPr>
          </w:trPrChange>
        </w:trPr>
        <w:tc>
          <w:tcPr>
            <w:tcW w:w="1586" w:type="dxa"/>
            <w:gridSpan w:val="4"/>
            <w:tcBorders>
              <w:top w:val="nil"/>
              <w:bottom w:val="nil"/>
            </w:tcBorders>
            <w:noWrap/>
            <w:vAlign w:val="center"/>
            <w:hideMark/>
            <w:tcPrChange w:id="156" w:author="Maino Vieytes, Christian Augusto" w:date="2022-10-15T13:14:00Z">
              <w:tcPr>
                <w:tcW w:w="1586" w:type="dxa"/>
                <w:gridSpan w:val="5"/>
                <w:tcBorders>
                  <w:top w:val="nil"/>
                  <w:bottom w:val="nil"/>
                </w:tcBorders>
                <w:noWrap/>
                <w:vAlign w:val="center"/>
                <w:hideMark/>
              </w:tcPr>
            </w:tcPrChange>
          </w:tcPr>
          <w:p w14:paraId="1A3A8E12" w14:textId="77777777" w:rsidR="00564903" w:rsidRPr="001A5891" w:rsidRDefault="00564903" w:rsidP="00564903">
            <w:pPr>
              <w:rPr>
                <w:color w:val="auto"/>
              </w:rPr>
            </w:pPr>
            <w:r w:rsidRPr="001A5891">
              <w:rPr>
                <w:color w:val="auto"/>
              </w:rPr>
              <w:t>Male</w:t>
            </w:r>
          </w:p>
        </w:tc>
        <w:tc>
          <w:tcPr>
            <w:tcW w:w="1281" w:type="dxa"/>
            <w:gridSpan w:val="3"/>
            <w:tcBorders>
              <w:top w:val="nil"/>
              <w:bottom w:val="nil"/>
            </w:tcBorders>
            <w:noWrap/>
            <w:vAlign w:val="center"/>
            <w:hideMark/>
            <w:tcPrChange w:id="157" w:author="Maino Vieytes, Christian Augusto" w:date="2022-10-15T13:14:00Z">
              <w:tcPr>
                <w:tcW w:w="1281" w:type="dxa"/>
                <w:gridSpan w:val="4"/>
                <w:tcBorders>
                  <w:top w:val="nil"/>
                  <w:bottom w:val="nil"/>
                </w:tcBorders>
                <w:noWrap/>
                <w:vAlign w:val="center"/>
                <w:hideMark/>
              </w:tcPr>
            </w:tcPrChange>
          </w:tcPr>
          <w:p w14:paraId="5368F712" w14:textId="77777777" w:rsidR="00564903" w:rsidRPr="001A5891" w:rsidRDefault="00564903" w:rsidP="00564903">
            <w:pPr>
              <w:jc w:val="center"/>
              <w:rPr>
                <w:color w:val="auto"/>
              </w:rPr>
            </w:pPr>
            <w:r w:rsidRPr="001A5891">
              <w:rPr>
                <w:color w:val="auto"/>
              </w:rPr>
              <w:t>752 (41.0)</w:t>
            </w:r>
          </w:p>
        </w:tc>
        <w:tc>
          <w:tcPr>
            <w:tcW w:w="1403" w:type="dxa"/>
            <w:tcBorders>
              <w:top w:val="nil"/>
              <w:bottom w:val="nil"/>
              <w:right w:val="single" w:sz="4" w:space="0" w:color="auto"/>
            </w:tcBorders>
            <w:noWrap/>
            <w:vAlign w:val="center"/>
            <w:hideMark/>
            <w:tcPrChange w:id="158" w:author="Maino Vieytes, Christian Augusto" w:date="2022-10-15T13:14:00Z">
              <w:tcPr>
                <w:tcW w:w="1167" w:type="dxa"/>
                <w:gridSpan w:val="2"/>
                <w:tcBorders>
                  <w:top w:val="nil"/>
                  <w:bottom w:val="nil"/>
                  <w:right w:val="single" w:sz="4" w:space="0" w:color="auto"/>
                </w:tcBorders>
                <w:noWrap/>
                <w:vAlign w:val="center"/>
                <w:hideMark/>
              </w:tcPr>
            </w:tcPrChange>
          </w:tcPr>
          <w:p w14:paraId="7CDB3FA8" w14:textId="77777777" w:rsidR="00564903" w:rsidRPr="001A5891" w:rsidRDefault="00564903" w:rsidP="00564903">
            <w:pPr>
              <w:jc w:val="center"/>
              <w:rPr>
                <w:color w:val="auto"/>
              </w:rPr>
            </w:pPr>
            <w:r w:rsidRPr="001A5891">
              <w:rPr>
                <w:color w:val="auto"/>
              </w:rPr>
              <w:t>775 (40.8)</w:t>
            </w:r>
          </w:p>
        </w:tc>
        <w:tc>
          <w:tcPr>
            <w:tcW w:w="1152" w:type="dxa"/>
            <w:tcBorders>
              <w:top w:val="nil"/>
              <w:left w:val="single" w:sz="4" w:space="0" w:color="auto"/>
              <w:bottom w:val="nil"/>
            </w:tcBorders>
            <w:noWrap/>
            <w:vAlign w:val="center"/>
            <w:hideMark/>
            <w:tcPrChange w:id="159" w:author="Maino Vieytes, Christian Augusto" w:date="2022-10-15T13:14:00Z">
              <w:tcPr>
                <w:tcW w:w="1152" w:type="dxa"/>
                <w:gridSpan w:val="3"/>
                <w:tcBorders>
                  <w:top w:val="nil"/>
                  <w:left w:val="single" w:sz="4" w:space="0" w:color="auto"/>
                  <w:bottom w:val="nil"/>
                </w:tcBorders>
                <w:noWrap/>
                <w:vAlign w:val="center"/>
                <w:hideMark/>
              </w:tcPr>
            </w:tcPrChange>
          </w:tcPr>
          <w:p w14:paraId="0226133C" w14:textId="77777777" w:rsidR="00564903" w:rsidRPr="001A5891" w:rsidRDefault="00564903" w:rsidP="00564903">
            <w:pPr>
              <w:jc w:val="center"/>
              <w:rPr>
                <w:color w:val="auto"/>
              </w:rPr>
            </w:pPr>
            <w:r w:rsidRPr="001A5891">
              <w:rPr>
                <w:color w:val="auto"/>
              </w:rPr>
              <w:t>741 (41.1)</w:t>
            </w:r>
          </w:p>
        </w:tc>
        <w:tc>
          <w:tcPr>
            <w:tcW w:w="1350" w:type="dxa"/>
            <w:tcBorders>
              <w:top w:val="nil"/>
              <w:bottom w:val="nil"/>
              <w:right w:val="single" w:sz="4" w:space="0" w:color="auto"/>
            </w:tcBorders>
            <w:noWrap/>
            <w:vAlign w:val="center"/>
            <w:hideMark/>
            <w:tcPrChange w:id="160" w:author="Maino Vieytes, Christian Augusto" w:date="2022-10-15T13:14:00Z">
              <w:tcPr>
                <w:tcW w:w="1350" w:type="dxa"/>
                <w:gridSpan w:val="2"/>
                <w:tcBorders>
                  <w:top w:val="nil"/>
                  <w:bottom w:val="nil"/>
                  <w:right w:val="single" w:sz="4" w:space="0" w:color="auto"/>
                </w:tcBorders>
                <w:noWrap/>
                <w:vAlign w:val="center"/>
                <w:hideMark/>
              </w:tcPr>
            </w:tcPrChange>
          </w:tcPr>
          <w:p w14:paraId="09BC9A60" w14:textId="77777777" w:rsidR="00564903" w:rsidRPr="001A5891" w:rsidRDefault="00564903" w:rsidP="00564903">
            <w:pPr>
              <w:jc w:val="center"/>
              <w:rPr>
                <w:color w:val="auto"/>
              </w:rPr>
            </w:pPr>
            <w:r w:rsidRPr="001A5891">
              <w:rPr>
                <w:color w:val="auto"/>
              </w:rPr>
              <w:t>786 (40.6)</w:t>
            </w:r>
          </w:p>
        </w:tc>
        <w:tc>
          <w:tcPr>
            <w:tcW w:w="1170" w:type="dxa"/>
            <w:tcBorders>
              <w:top w:val="nil"/>
              <w:left w:val="single" w:sz="4" w:space="0" w:color="auto"/>
              <w:bottom w:val="nil"/>
            </w:tcBorders>
            <w:noWrap/>
            <w:vAlign w:val="center"/>
            <w:hideMark/>
            <w:tcPrChange w:id="161" w:author="Maino Vieytes, Christian Augusto" w:date="2022-10-15T13:14:00Z">
              <w:tcPr>
                <w:tcW w:w="1170" w:type="dxa"/>
                <w:gridSpan w:val="3"/>
                <w:tcBorders>
                  <w:top w:val="nil"/>
                  <w:left w:val="single" w:sz="4" w:space="0" w:color="auto"/>
                  <w:bottom w:val="nil"/>
                </w:tcBorders>
                <w:noWrap/>
                <w:vAlign w:val="center"/>
                <w:hideMark/>
              </w:tcPr>
            </w:tcPrChange>
          </w:tcPr>
          <w:p w14:paraId="237B037C" w14:textId="77777777" w:rsidR="00564903" w:rsidRPr="001A5891" w:rsidRDefault="00564903" w:rsidP="00564903">
            <w:pPr>
              <w:jc w:val="center"/>
              <w:rPr>
                <w:color w:val="auto"/>
              </w:rPr>
            </w:pPr>
            <w:r w:rsidRPr="001A5891">
              <w:rPr>
                <w:color w:val="auto"/>
              </w:rPr>
              <w:t>762 (41.1)</w:t>
            </w:r>
          </w:p>
        </w:tc>
        <w:tc>
          <w:tcPr>
            <w:tcW w:w="1170" w:type="dxa"/>
            <w:tcBorders>
              <w:top w:val="nil"/>
              <w:bottom w:val="nil"/>
              <w:right w:val="single" w:sz="4" w:space="0" w:color="auto"/>
            </w:tcBorders>
            <w:noWrap/>
            <w:vAlign w:val="center"/>
            <w:hideMark/>
            <w:tcPrChange w:id="162" w:author="Maino Vieytes, Christian Augusto" w:date="2022-10-15T13:14:00Z">
              <w:tcPr>
                <w:tcW w:w="1170" w:type="dxa"/>
                <w:gridSpan w:val="2"/>
                <w:tcBorders>
                  <w:top w:val="nil"/>
                  <w:bottom w:val="nil"/>
                  <w:right w:val="single" w:sz="4" w:space="0" w:color="auto"/>
                </w:tcBorders>
                <w:noWrap/>
                <w:vAlign w:val="center"/>
                <w:hideMark/>
              </w:tcPr>
            </w:tcPrChange>
          </w:tcPr>
          <w:p w14:paraId="414175C4" w14:textId="77777777" w:rsidR="00564903" w:rsidRPr="001A5891" w:rsidRDefault="00564903" w:rsidP="00564903">
            <w:pPr>
              <w:jc w:val="center"/>
              <w:rPr>
                <w:color w:val="auto"/>
              </w:rPr>
            </w:pPr>
            <w:r w:rsidRPr="001A5891">
              <w:rPr>
                <w:color w:val="auto"/>
              </w:rPr>
              <w:t>765 (40.6)</w:t>
            </w:r>
          </w:p>
        </w:tc>
        <w:tc>
          <w:tcPr>
            <w:tcW w:w="1080" w:type="dxa"/>
            <w:tcBorders>
              <w:top w:val="nil"/>
              <w:left w:val="single" w:sz="4" w:space="0" w:color="auto"/>
              <w:bottom w:val="nil"/>
            </w:tcBorders>
            <w:noWrap/>
            <w:vAlign w:val="center"/>
            <w:hideMark/>
            <w:tcPrChange w:id="163" w:author="Maino Vieytes, Christian Augusto" w:date="2022-10-15T13:14:00Z">
              <w:tcPr>
                <w:tcW w:w="1080" w:type="dxa"/>
                <w:gridSpan w:val="3"/>
                <w:tcBorders>
                  <w:top w:val="nil"/>
                  <w:left w:val="single" w:sz="4" w:space="0" w:color="auto"/>
                  <w:bottom w:val="nil"/>
                </w:tcBorders>
                <w:noWrap/>
                <w:vAlign w:val="center"/>
                <w:hideMark/>
              </w:tcPr>
            </w:tcPrChange>
          </w:tcPr>
          <w:p w14:paraId="074FC6F9" w14:textId="77777777" w:rsidR="00564903" w:rsidRPr="001A5891" w:rsidRDefault="00564903" w:rsidP="00564903">
            <w:pPr>
              <w:jc w:val="center"/>
              <w:rPr>
                <w:color w:val="auto"/>
              </w:rPr>
            </w:pPr>
            <w:r w:rsidRPr="001A5891">
              <w:rPr>
                <w:color w:val="auto"/>
              </w:rPr>
              <w:t>741 (38.9)</w:t>
            </w:r>
          </w:p>
        </w:tc>
        <w:tc>
          <w:tcPr>
            <w:tcW w:w="1170" w:type="dxa"/>
            <w:tcBorders>
              <w:top w:val="nil"/>
              <w:bottom w:val="nil"/>
              <w:right w:val="single" w:sz="4" w:space="0" w:color="auto"/>
            </w:tcBorders>
            <w:noWrap/>
            <w:vAlign w:val="center"/>
            <w:hideMark/>
            <w:tcPrChange w:id="164" w:author="Maino Vieytes, Christian Augusto" w:date="2022-10-15T13:14:00Z">
              <w:tcPr>
                <w:tcW w:w="1170" w:type="dxa"/>
                <w:gridSpan w:val="2"/>
                <w:tcBorders>
                  <w:top w:val="nil"/>
                  <w:bottom w:val="nil"/>
                  <w:right w:val="single" w:sz="4" w:space="0" w:color="auto"/>
                </w:tcBorders>
                <w:noWrap/>
                <w:vAlign w:val="center"/>
                <w:hideMark/>
              </w:tcPr>
            </w:tcPrChange>
          </w:tcPr>
          <w:p w14:paraId="1A90E353" w14:textId="77777777" w:rsidR="00564903" w:rsidRPr="001A5891" w:rsidRDefault="00564903" w:rsidP="00564903">
            <w:pPr>
              <w:jc w:val="center"/>
              <w:rPr>
                <w:color w:val="auto"/>
              </w:rPr>
            </w:pPr>
            <w:r w:rsidRPr="001A5891">
              <w:rPr>
                <w:color w:val="auto"/>
              </w:rPr>
              <w:t>786 (43.0)</w:t>
            </w:r>
          </w:p>
        </w:tc>
        <w:tc>
          <w:tcPr>
            <w:tcW w:w="1170" w:type="dxa"/>
            <w:tcBorders>
              <w:top w:val="nil"/>
              <w:left w:val="single" w:sz="4" w:space="0" w:color="auto"/>
              <w:bottom w:val="nil"/>
            </w:tcBorders>
            <w:noWrap/>
            <w:vAlign w:val="center"/>
            <w:hideMark/>
            <w:tcPrChange w:id="165" w:author="Maino Vieytes, Christian Augusto" w:date="2022-10-15T13:14:00Z">
              <w:tcPr>
                <w:tcW w:w="1170" w:type="dxa"/>
                <w:gridSpan w:val="3"/>
                <w:tcBorders>
                  <w:top w:val="nil"/>
                  <w:left w:val="single" w:sz="4" w:space="0" w:color="auto"/>
                  <w:bottom w:val="nil"/>
                </w:tcBorders>
                <w:noWrap/>
                <w:vAlign w:val="center"/>
                <w:hideMark/>
              </w:tcPr>
            </w:tcPrChange>
          </w:tcPr>
          <w:p w14:paraId="436DA8B7" w14:textId="77777777" w:rsidR="00564903" w:rsidRPr="001A5891" w:rsidRDefault="00564903" w:rsidP="00564903">
            <w:pPr>
              <w:jc w:val="center"/>
              <w:rPr>
                <w:color w:val="auto"/>
              </w:rPr>
            </w:pPr>
            <w:r w:rsidRPr="001A5891">
              <w:rPr>
                <w:color w:val="auto"/>
              </w:rPr>
              <w:t>821 (44.1)</w:t>
            </w:r>
          </w:p>
        </w:tc>
        <w:tc>
          <w:tcPr>
            <w:tcW w:w="1080" w:type="dxa"/>
            <w:tcBorders>
              <w:top w:val="nil"/>
              <w:bottom w:val="nil"/>
              <w:right w:val="single" w:sz="4" w:space="0" w:color="auto"/>
            </w:tcBorders>
            <w:noWrap/>
            <w:vAlign w:val="center"/>
            <w:hideMark/>
            <w:tcPrChange w:id="166" w:author="Maino Vieytes, Christian Augusto" w:date="2022-10-15T13:14:00Z">
              <w:tcPr>
                <w:tcW w:w="1080" w:type="dxa"/>
                <w:gridSpan w:val="2"/>
                <w:tcBorders>
                  <w:top w:val="nil"/>
                  <w:bottom w:val="nil"/>
                  <w:right w:val="single" w:sz="4" w:space="0" w:color="auto"/>
                </w:tcBorders>
                <w:noWrap/>
                <w:vAlign w:val="center"/>
                <w:hideMark/>
              </w:tcPr>
            </w:tcPrChange>
          </w:tcPr>
          <w:p w14:paraId="60EE4BD8" w14:textId="77777777" w:rsidR="00564903" w:rsidRPr="001A5891" w:rsidRDefault="00564903" w:rsidP="00564903">
            <w:pPr>
              <w:jc w:val="center"/>
              <w:rPr>
                <w:color w:val="auto"/>
              </w:rPr>
            </w:pPr>
            <w:r w:rsidRPr="001A5891">
              <w:rPr>
                <w:color w:val="auto"/>
              </w:rPr>
              <w:t>706 (38.2)</w:t>
            </w:r>
          </w:p>
        </w:tc>
        <w:tc>
          <w:tcPr>
            <w:tcW w:w="1170" w:type="dxa"/>
            <w:tcBorders>
              <w:top w:val="nil"/>
              <w:left w:val="single" w:sz="4" w:space="0" w:color="auto"/>
              <w:bottom w:val="nil"/>
            </w:tcBorders>
            <w:noWrap/>
            <w:vAlign w:val="center"/>
            <w:hideMark/>
            <w:tcPrChange w:id="167" w:author="Maino Vieytes, Christian Augusto" w:date="2022-10-15T13:14:00Z">
              <w:tcPr>
                <w:tcW w:w="1170" w:type="dxa"/>
                <w:gridSpan w:val="3"/>
                <w:tcBorders>
                  <w:top w:val="nil"/>
                  <w:left w:val="single" w:sz="4" w:space="0" w:color="auto"/>
                  <w:bottom w:val="nil"/>
                </w:tcBorders>
                <w:noWrap/>
                <w:vAlign w:val="center"/>
                <w:hideMark/>
              </w:tcPr>
            </w:tcPrChange>
          </w:tcPr>
          <w:p w14:paraId="30E095BB" w14:textId="77777777" w:rsidR="00564903" w:rsidRPr="001A5891" w:rsidRDefault="00564903" w:rsidP="00564903">
            <w:pPr>
              <w:jc w:val="center"/>
              <w:rPr>
                <w:color w:val="auto"/>
              </w:rPr>
            </w:pPr>
            <w:r w:rsidRPr="001A5891">
              <w:rPr>
                <w:color w:val="auto"/>
              </w:rPr>
              <w:t>836 (46.9)</w:t>
            </w:r>
          </w:p>
        </w:tc>
        <w:tc>
          <w:tcPr>
            <w:tcW w:w="1267" w:type="dxa"/>
            <w:gridSpan w:val="2"/>
            <w:tcBorders>
              <w:top w:val="nil"/>
              <w:bottom w:val="nil"/>
            </w:tcBorders>
            <w:noWrap/>
            <w:vAlign w:val="center"/>
            <w:hideMark/>
            <w:tcPrChange w:id="168" w:author="Maino Vieytes, Christian Augusto" w:date="2022-10-15T13:14:00Z">
              <w:tcPr>
                <w:tcW w:w="1267" w:type="dxa"/>
                <w:gridSpan w:val="3"/>
                <w:tcBorders>
                  <w:top w:val="nil"/>
                  <w:bottom w:val="nil"/>
                </w:tcBorders>
                <w:noWrap/>
                <w:vAlign w:val="center"/>
                <w:hideMark/>
              </w:tcPr>
            </w:tcPrChange>
          </w:tcPr>
          <w:p w14:paraId="32DCEEDE" w14:textId="77777777" w:rsidR="00564903" w:rsidRPr="001A5891" w:rsidRDefault="00564903" w:rsidP="00564903">
            <w:pPr>
              <w:jc w:val="center"/>
              <w:rPr>
                <w:color w:val="auto"/>
              </w:rPr>
            </w:pPr>
            <w:r w:rsidRPr="001A5891">
              <w:rPr>
                <w:color w:val="auto"/>
              </w:rPr>
              <w:t>691 (34.4)</w:t>
            </w:r>
          </w:p>
        </w:tc>
      </w:tr>
      <w:tr w:rsidR="001A5891" w:rsidRPr="001A5891" w14:paraId="3FB3B2B9" w14:textId="77777777" w:rsidTr="004F2F9E">
        <w:trPr>
          <w:gridAfter w:val="1"/>
          <w:wAfter w:w="9" w:type="dxa"/>
          <w:trHeight w:val="320"/>
          <w:trPrChange w:id="169"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170" w:author="Maino Vieytes, Christian Augusto" w:date="2022-10-15T13:14:00Z">
              <w:tcPr>
                <w:tcW w:w="1586" w:type="dxa"/>
                <w:gridSpan w:val="5"/>
                <w:tcBorders>
                  <w:top w:val="nil"/>
                  <w:bottom w:val="single" w:sz="4" w:space="0" w:color="auto"/>
                </w:tcBorders>
                <w:noWrap/>
                <w:vAlign w:val="center"/>
                <w:hideMark/>
              </w:tcPr>
            </w:tcPrChange>
          </w:tcPr>
          <w:p w14:paraId="6CE97A77" w14:textId="77777777" w:rsidR="00564903" w:rsidRPr="001A5891" w:rsidRDefault="00564903" w:rsidP="00564903">
            <w:pPr>
              <w:rPr>
                <w:color w:val="auto"/>
              </w:rPr>
            </w:pPr>
            <w:r w:rsidRPr="001A5891">
              <w:rPr>
                <w:color w:val="auto"/>
              </w:rPr>
              <w:t>Female</w:t>
            </w:r>
          </w:p>
        </w:tc>
        <w:tc>
          <w:tcPr>
            <w:tcW w:w="1281" w:type="dxa"/>
            <w:gridSpan w:val="3"/>
            <w:tcBorders>
              <w:top w:val="nil"/>
              <w:bottom w:val="single" w:sz="4" w:space="0" w:color="auto"/>
            </w:tcBorders>
            <w:noWrap/>
            <w:vAlign w:val="center"/>
            <w:hideMark/>
            <w:tcPrChange w:id="171" w:author="Maino Vieytes, Christian Augusto" w:date="2022-10-15T13:14:00Z">
              <w:tcPr>
                <w:tcW w:w="1281" w:type="dxa"/>
                <w:gridSpan w:val="4"/>
                <w:tcBorders>
                  <w:top w:val="nil"/>
                  <w:bottom w:val="single" w:sz="4" w:space="0" w:color="auto"/>
                </w:tcBorders>
                <w:noWrap/>
                <w:vAlign w:val="center"/>
                <w:hideMark/>
              </w:tcPr>
            </w:tcPrChange>
          </w:tcPr>
          <w:p w14:paraId="540C0F01" w14:textId="77777777" w:rsidR="00564903" w:rsidRPr="001A5891" w:rsidRDefault="00564903" w:rsidP="00564903">
            <w:pPr>
              <w:jc w:val="center"/>
              <w:rPr>
                <w:color w:val="auto"/>
              </w:rPr>
            </w:pPr>
            <w:r w:rsidRPr="001A5891">
              <w:rPr>
                <w:color w:val="auto"/>
              </w:rPr>
              <w:t>906 (59.0)</w:t>
            </w:r>
          </w:p>
        </w:tc>
        <w:tc>
          <w:tcPr>
            <w:tcW w:w="1403" w:type="dxa"/>
            <w:tcBorders>
              <w:top w:val="nil"/>
              <w:bottom w:val="single" w:sz="4" w:space="0" w:color="auto"/>
              <w:right w:val="single" w:sz="4" w:space="0" w:color="auto"/>
            </w:tcBorders>
            <w:noWrap/>
            <w:vAlign w:val="center"/>
            <w:hideMark/>
            <w:tcPrChange w:id="172"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DA8893B" w14:textId="77777777" w:rsidR="00564903" w:rsidRPr="001A5891" w:rsidRDefault="00564903" w:rsidP="00564903">
            <w:pPr>
              <w:jc w:val="center"/>
              <w:rPr>
                <w:color w:val="auto"/>
              </w:rPr>
            </w:pPr>
            <w:r w:rsidRPr="001A5891">
              <w:rPr>
                <w:color w:val="auto"/>
              </w:rPr>
              <w:t>884 (59.2)</w:t>
            </w:r>
          </w:p>
        </w:tc>
        <w:tc>
          <w:tcPr>
            <w:tcW w:w="1152" w:type="dxa"/>
            <w:tcBorders>
              <w:top w:val="nil"/>
              <w:left w:val="single" w:sz="4" w:space="0" w:color="auto"/>
              <w:bottom w:val="single" w:sz="4" w:space="0" w:color="auto"/>
            </w:tcBorders>
            <w:noWrap/>
            <w:vAlign w:val="center"/>
            <w:hideMark/>
            <w:tcPrChange w:id="173"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5A57D8A" w14:textId="77777777" w:rsidR="00564903" w:rsidRPr="001A5891" w:rsidRDefault="00564903" w:rsidP="00564903">
            <w:pPr>
              <w:jc w:val="center"/>
              <w:rPr>
                <w:color w:val="auto"/>
              </w:rPr>
            </w:pPr>
            <w:r w:rsidRPr="001A5891">
              <w:rPr>
                <w:color w:val="auto"/>
              </w:rPr>
              <w:t>917 (58.9)</w:t>
            </w:r>
          </w:p>
        </w:tc>
        <w:tc>
          <w:tcPr>
            <w:tcW w:w="1350" w:type="dxa"/>
            <w:tcBorders>
              <w:top w:val="nil"/>
              <w:bottom w:val="single" w:sz="4" w:space="0" w:color="auto"/>
              <w:right w:val="single" w:sz="4" w:space="0" w:color="auto"/>
            </w:tcBorders>
            <w:noWrap/>
            <w:vAlign w:val="center"/>
            <w:hideMark/>
            <w:tcPrChange w:id="174"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68CE008E" w14:textId="77777777" w:rsidR="00564903" w:rsidRPr="001A5891" w:rsidRDefault="00564903" w:rsidP="00564903">
            <w:pPr>
              <w:jc w:val="center"/>
              <w:rPr>
                <w:color w:val="auto"/>
              </w:rPr>
            </w:pPr>
            <w:r w:rsidRPr="001A5891">
              <w:rPr>
                <w:color w:val="auto"/>
              </w:rPr>
              <w:t>873 (59.4)</w:t>
            </w:r>
          </w:p>
        </w:tc>
        <w:tc>
          <w:tcPr>
            <w:tcW w:w="1170" w:type="dxa"/>
            <w:tcBorders>
              <w:top w:val="nil"/>
              <w:left w:val="single" w:sz="4" w:space="0" w:color="auto"/>
              <w:bottom w:val="single" w:sz="4" w:space="0" w:color="auto"/>
            </w:tcBorders>
            <w:noWrap/>
            <w:vAlign w:val="center"/>
            <w:hideMark/>
            <w:tcPrChange w:id="17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1F8374E" w14:textId="77777777" w:rsidR="00564903" w:rsidRPr="001A5891" w:rsidRDefault="00564903" w:rsidP="00564903">
            <w:pPr>
              <w:jc w:val="center"/>
              <w:rPr>
                <w:color w:val="auto"/>
              </w:rPr>
            </w:pPr>
            <w:r w:rsidRPr="001A5891">
              <w:rPr>
                <w:color w:val="auto"/>
              </w:rPr>
              <w:t>896 (58.9)</w:t>
            </w:r>
          </w:p>
        </w:tc>
        <w:tc>
          <w:tcPr>
            <w:tcW w:w="1170" w:type="dxa"/>
            <w:tcBorders>
              <w:top w:val="nil"/>
              <w:bottom w:val="single" w:sz="4" w:space="0" w:color="auto"/>
              <w:right w:val="single" w:sz="4" w:space="0" w:color="auto"/>
            </w:tcBorders>
            <w:noWrap/>
            <w:vAlign w:val="center"/>
            <w:hideMark/>
            <w:tcPrChange w:id="17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A6E7E81" w14:textId="77777777" w:rsidR="00564903" w:rsidRPr="001A5891" w:rsidRDefault="00564903" w:rsidP="00564903">
            <w:pPr>
              <w:jc w:val="center"/>
              <w:rPr>
                <w:color w:val="auto"/>
              </w:rPr>
            </w:pPr>
            <w:r w:rsidRPr="001A5891">
              <w:rPr>
                <w:color w:val="auto"/>
              </w:rPr>
              <w:t>894 (59.4)</w:t>
            </w:r>
          </w:p>
        </w:tc>
        <w:tc>
          <w:tcPr>
            <w:tcW w:w="1080" w:type="dxa"/>
            <w:tcBorders>
              <w:top w:val="nil"/>
              <w:left w:val="single" w:sz="4" w:space="0" w:color="auto"/>
              <w:bottom w:val="single" w:sz="4" w:space="0" w:color="auto"/>
            </w:tcBorders>
            <w:noWrap/>
            <w:vAlign w:val="center"/>
            <w:hideMark/>
            <w:tcPrChange w:id="177"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BF80C88" w14:textId="77777777" w:rsidR="00564903" w:rsidRPr="001A5891" w:rsidRDefault="00564903" w:rsidP="00564903">
            <w:pPr>
              <w:jc w:val="center"/>
              <w:rPr>
                <w:color w:val="auto"/>
              </w:rPr>
            </w:pPr>
            <w:r w:rsidRPr="001A5891">
              <w:rPr>
                <w:color w:val="auto"/>
              </w:rPr>
              <w:t>917 (61.1)</w:t>
            </w:r>
          </w:p>
        </w:tc>
        <w:tc>
          <w:tcPr>
            <w:tcW w:w="1170" w:type="dxa"/>
            <w:tcBorders>
              <w:top w:val="nil"/>
              <w:bottom w:val="single" w:sz="4" w:space="0" w:color="auto"/>
              <w:right w:val="single" w:sz="4" w:space="0" w:color="auto"/>
            </w:tcBorders>
            <w:noWrap/>
            <w:vAlign w:val="center"/>
            <w:hideMark/>
            <w:tcPrChange w:id="17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60585EF" w14:textId="77777777" w:rsidR="00564903" w:rsidRPr="001A5891" w:rsidRDefault="00564903" w:rsidP="00564903">
            <w:pPr>
              <w:jc w:val="center"/>
              <w:rPr>
                <w:color w:val="auto"/>
              </w:rPr>
            </w:pPr>
            <w:r w:rsidRPr="001A5891">
              <w:rPr>
                <w:color w:val="auto"/>
              </w:rPr>
              <w:t>873 (57.0)</w:t>
            </w:r>
          </w:p>
        </w:tc>
        <w:tc>
          <w:tcPr>
            <w:tcW w:w="1170" w:type="dxa"/>
            <w:tcBorders>
              <w:top w:val="nil"/>
              <w:left w:val="single" w:sz="4" w:space="0" w:color="auto"/>
              <w:bottom w:val="single" w:sz="4" w:space="0" w:color="auto"/>
            </w:tcBorders>
            <w:noWrap/>
            <w:vAlign w:val="center"/>
            <w:hideMark/>
            <w:tcPrChange w:id="17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CF01B6E" w14:textId="77777777" w:rsidR="00564903" w:rsidRPr="001A5891" w:rsidRDefault="00564903" w:rsidP="00564903">
            <w:pPr>
              <w:jc w:val="center"/>
              <w:rPr>
                <w:color w:val="auto"/>
              </w:rPr>
            </w:pPr>
            <w:r w:rsidRPr="001A5891">
              <w:rPr>
                <w:color w:val="auto"/>
              </w:rPr>
              <w:t>837 (55.9)</w:t>
            </w:r>
          </w:p>
        </w:tc>
        <w:tc>
          <w:tcPr>
            <w:tcW w:w="1080" w:type="dxa"/>
            <w:tcBorders>
              <w:top w:val="nil"/>
              <w:bottom w:val="single" w:sz="4" w:space="0" w:color="auto"/>
              <w:right w:val="single" w:sz="4" w:space="0" w:color="auto"/>
            </w:tcBorders>
            <w:noWrap/>
            <w:vAlign w:val="center"/>
            <w:hideMark/>
            <w:tcPrChange w:id="180"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2594399" w14:textId="77777777" w:rsidR="00564903" w:rsidRPr="001A5891" w:rsidRDefault="00564903" w:rsidP="00564903">
            <w:pPr>
              <w:jc w:val="center"/>
              <w:rPr>
                <w:color w:val="auto"/>
              </w:rPr>
            </w:pPr>
            <w:r w:rsidRPr="001A5891">
              <w:rPr>
                <w:color w:val="auto"/>
              </w:rPr>
              <w:t>953 (61.8)</w:t>
            </w:r>
          </w:p>
        </w:tc>
        <w:tc>
          <w:tcPr>
            <w:tcW w:w="1170" w:type="dxa"/>
            <w:tcBorders>
              <w:top w:val="nil"/>
              <w:left w:val="single" w:sz="4" w:space="0" w:color="auto"/>
              <w:bottom w:val="single" w:sz="4" w:space="0" w:color="auto"/>
            </w:tcBorders>
            <w:noWrap/>
            <w:vAlign w:val="center"/>
            <w:hideMark/>
            <w:tcPrChange w:id="18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830924" w14:textId="77777777" w:rsidR="00564903" w:rsidRPr="001A5891" w:rsidRDefault="00564903" w:rsidP="00564903">
            <w:pPr>
              <w:jc w:val="center"/>
              <w:rPr>
                <w:color w:val="auto"/>
              </w:rPr>
            </w:pPr>
            <w:r w:rsidRPr="001A5891">
              <w:rPr>
                <w:color w:val="auto"/>
              </w:rPr>
              <w:t>822 (53.1)</w:t>
            </w:r>
          </w:p>
        </w:tc>
        <w:tc>
          <w:tcPr>
            <w:tcW w:w="1267" w:type="dxa"/>
            <w:gridSpan w:val="2"/>
            <w:tcBorders>
              <w:top w:val="nil"/>
              <w:bottom w:val="single" w:sz="4" w:space="0" w:color="auto"/>
            </w:tcBorders>
            <w:noWrap/>
            <w:vAlign w:val="center"/>
            <w:hideMark/>
            <w:tcPrChange w:id="182" w:author="Maino Vieytes, Christian Augusto" w:date="2022-10-15T13:14:00Z">
              <w:tcPr>
                <w:tcW w:w="1267" w:type="dxa"/>
                <w:gridSpan w:val="3"/>
                <w:tcBorders>
                  <w:top w:val="nil"/>
                  <w:bottom w:val="single" w:sz="4" w:space="0" w:color="auto"/>
                </w:tcBorders>
                <w:noWrap/>
                <w:vAlign w:val="center"/>
                <w:hideMark/>
              </w:tcPr>
            </w:tcPrChange>
          </w:tcPr>
          <w:p w14:paraId="1F028BA3" w14:textId="77777777" w:rsidR="00564903" w:rsidRPr="001A5891" w:rsidRDefault="00564903" w:rsidP="00564903">
            <w:pPr>
              <w:jc w:val="center"/>
              <w:rPr>
                <w:color w:val="auto"/>
              </w:rPr>
            </w:pPr>
            <w:r w:rsidRPr="001A5891">
              <w:rPr>
                <w:color w:val="auto"/>
              </w:rPr>
              <w:t>968 (65.6)</w:t>
            </w:r>
          </w:p>
        </w:tc>
      </w:tr>
      <w:tr w:rsidR="001A5891" w:rsidRPr="001A5891" w14:paraId="746CC52B" w14:textId="77777777" w:rsidTr="004F2F9E">
        <w:trPr>
          <w:gridAfter w:val="1"/>
          <w:wAfter w:w="9" w:type="dxa"/>
          <w:trHeight w:val="320"/>
          <w:trPrChange w:id="183" w:author="Maino Vieytes, Christian Augusto" w:date="2022-10-15T13:14:00Z">
            <w:trPr>
              <w:gridAfter w:val="1"/>
              <w:trHeight w:val="320"/>
            </w:trPr>
          </w:trPrChange>
        </w:trPr>
        <w:tc>
          <w:tcPr>
            <w:tcW w:w="1563" w:type="dxa"/>
            <w:gridSpan w:val="3"/>
            <w:tcBorders>
              <w:bottom w:val="nil"/>
            </w:tcBorders>
            <w:noWrap/>
            <w:vAlign w:val="center"/>
            <w:hideMark/>
            <w:tcPrChange w:id="184" w:author="Maino Vieytes, Christian Augusto" w:date="2022-10-15T13:14:00Z">
              <w:tcPr>
                <w:tcW w:w="1563" w:type="dxa"/>
                <w:gridSpan w:val="4"/>
                <w:tcBorders>
                  <w:bottom w:val="nil"/>
                </w:tcBorders>
                <w:noWrap/>
                <w:vAlign w:val="center"/>
                <w:hideMark/>
              </w:tcPr>
            </w:tcPrChange>
          </w:tcPr>
          <w:p w14:paraId="6BDC3A1F" w14:textId="77777777" w:rsidR="00564903" w:rsidRPr="001A5891" w:rsidRDefault="00564903" w:rsidP="00564903">
            <w:pPr>
              <w:rPr>
                <w:color w:val="auto"/>
              </w:rPr>
            </w:pPr>
            <w:r w:rsidRPr="001A5891">
              <w:rPr>
                <w:color w:val="auto"/>
              </w:rPr>
              <w:t>Race/Ethnicity</w:t>
            </w:r>
          </w:p>
        </w:tc>
        <w:tc>
          <w:tcPr>
            <w:tcW w:w="1304" w:type="dxa"/>
            <w:gridSpan w:val="4"/>
            <w:tcBorders>
              <w:bottom w:val="nil"/>
            </w:tcBorders>
            <w:vAlign w:val="center"/>
            <w:tcPrChange w:id="185" w:author="Maino Vieytes, Christian Augusto" w:date="2022-10-15T13:14:00Z">
              <w:tcPr>
                <w:tcW w:w="1304" w:type="dxa"/>
                <w:gridSpan w:val="5"/>
                <w:tcBorders>
                  <w:bottom w:val="nil"/>
                </w:tcBorders>
                <w:vAlign w:val="center"/>
              </w:tcPr>
            </w:tcPrChange>
          </w:tcPr>
          <w:p w14:paraId="7AAEAC1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186" w:author="Maino Vieytes, Christian Augusto" w:date="2022-10-15T13:14:00Z">
              <w:tcPr>
                <w:tcW w:w="1167" w:type="dxa"/>
                <w:gridSpan w:val="2"/>
                <w:tcBorders>
                  <w:bottom w:val="nil"/>
                  <w:right w:val="single" w:sz="4" w:space="0" w:color="auto"/>
                </w:tcBorders>
                <w:noWrap/>
                <w:vAlign w:val="center"/>
                <w:hideMark/>
              </w:tcPr>
            </w:tcPrChange>
          </w:tcPr>
          <w:p w14:paraId="1A0C35A3"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187" w:author="Maino Vieytes, Christian Augusto" w:date="2022-10-15T13:14:00Z">
              <w:tcPr>
                <w:tcW w:w="1152" w:type="dxa"/>
                <w:gridSpan w:val="3"/>
                <w:tcBorders>
                  <w:left w:val="single" w:sz="4" w:space="0" w:color="auto"/>
                  <w:bottom w:val="nil"/>
                </w:tcBorders>
                <w:noWrap/>
                <w:vAlign w:val="center"/>
                <w:hideMark/>
              </w:tcPr>
            </w:tcPrChange>
          </w:tcPr>
          <w:p w14:paraId="617274D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188" w:author="Maino Vieytes, Christian Augusto" w:date="2022-10-15T13:14:00Z">
              <w:tcPr>
                <w:tcW w:w="1350" w:type="dxa"/>
                <w:gridSpan w:val="2"/>
                <w:tcBorders>
                  <w:bottom w:val="nil"/>
                  <w:right w:val="single" w:sz="4" w:space="0" w:color="auto"/>
                </w:tcBorders>
                <w:noWrap/>
                <w:vAlign w:val="center"/>
                <w:hideMark/>
              </w:tcPr>
            </w:tcPrChange>
          </w:tcPr>
          <w:p w14:paraId="7EFA73D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89" w:author="Maino Vieytes, Christian Augusto" w:date="2022-10-15T13:14:00Z">
              <w:tcPr>
                <w:tcW w:w="1170" w:type="dxa"/>
                <w:gridSpan w:val="3"/>
                <w:tcBorders>
                  <w:left w:val="single" w:sz="4" w:space="0" w:color="auto"/>
                  <w:bottom w:val="nil"/>
                </w:tcBorders>
                <w:noWrap/>
                <w:vAlign w:val="center"/>
                <w:hideMark/>
              </w:tcPr>
            </w:tcPrChange>
          </w:tcPr>
          <w:p w14:paraId="693BD1DB"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90" w:author="Maino Vieytes, Christian Augusto" w:date="2022-10-15T13:14:00Z">
              <w:tcPr>
                <w:tcW w:w="1170" w:type="dxa"/>
                <w:gridSpan w:val="2"/>
                <w:tcBorders>
                  <w:bottom w:val="nil"/>
                  <w:right w:val="single" w:sz="4" w:space="0" w:color="auto"/>
                </w:tcBorders>
                <w:noWrap/>
                <w:vAlign w:val="center"/>
                <w:hideMark/>
              </w:tcPr>
            </w:tcPrChange>
          </w:tcPr>
          <w:p w14:paraId="36EEA00B"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191" w:author="Maino Vieytes, Christian Augusto" w:date="2022-10-15T13:14:00Z">
              <w:tcPr>
                <w:tcW w:w="1080" w:type="dxa"/>
                <w:gridSpan w:val="3"/>
                <w:tcBorders>
                  <w:left w:val="single" w:sz="4" w:space="0" w:color="auto"/>
                  <w:bottom w:val="nil"/>
                </w:tcBorders>
                <w:noWrap/>
                <w:vAlign w:val="center"/>
                <w:hideMark/>
              </w:tcPr>
            </w:tcPrChange>
          </w:tcPr>
          <w:p w14:paraId="7B7E858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92" w:author="Maino Vieytes, Christian Augusto" w:date="2022-10-15T13:14:00Z">
              <w:tcPr>
                <w:tcW w:w="1170" w:type="dxa"/>
                <w:gridSpan w:val="2"/>
                <w:tcBorders>
                  <w:bottom w:val="nil"/>
                  <w:right w:val="single" w:sz="4" w:space="0" w:color="auto"/>
                </w:tcBorders>
                <w:noWrap/>
                <w:vAlign w:val="center"/>
                <w:hideMark/>
              </w:tcPr>
            </w:tcPrChange>
          </w:tcPr>
          <w:p w14:paraId="3FD5B3C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93" w:author="Maino Vieytes, Christian Augusto" w:date="2022-10-15T13:14:00Z">
              <w:tcPr>
                <w:tcW w:w="1170" w:type="dxa"/>
                <w:gridSpan w:val="3"/>
                <w:tcBorders>
                  <w:left w:val="single" w:sz="4" w:space="0" w:color="auto"/>
                  <w:bottom w:val="nil"/>
                </w:tcBorders>
                <w:noWrap/>
                <w:vAlign w:val="center"/>
                <w:hideMark/>
              </w:tcPr>
            </w:tcPrChange>
          </w:tcPr>
          <w:p w14:paraId="045FDA5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194" w:author="Maino Vieytes, Christian Augusto" w:date="2022-10-15T13:14:00Z">
              <w:tcPr>
                <w:tcW w:w="1080" w:type="dxa"/>
                <w:gridSpan w:val="2"/>
                <w:tcBorders>
                  <w:bottom w:val="nil"/>
                  <w:right w:val="single" w:sz="4" w:space="0" w:color="auto"/>
                </w:tcBorders>
                <w:noWrap/>
                <w:vAlign w:val="center"/>
                <w:hideMark/>
              </w:tcPr>
            </w:tcPrChange>
          </w:tcPr>
          <w:p w14:paraId="6C48737A"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95" w:author="Maino Vieytes, Christian Augusto" w:date="2022-10-15T13:14:00Z">
              <w:tcPr>
                <w:tcW w:w="1170" w:type="dxa"/>
                <w:gridSpan w:val="3"/>
                <w:tcBorders>
                  <w:left w:val="single" w:sz="4" w:space="0" w:color="auto"/>
                  <w:bottom w:val="nil"/>
                </w:tcBorders>
                <w:noWrap/>
                <w:vAlign w:val="center"/>
                <w:hideMark/>
              </w:tcPr>
            </w:tcPrChange>
          </w:tcPr>
          <w:p w14:paraId="328305C8"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196" w:author="Maino Vieytes, Christian Augusto" w:date="2022-10-15T13:14:00Z">
              <w:tcPr>
                <w:tcW w:w="1267" w:type="dxa"/>
                <w:gridSpan w:val="3"/>
                <w:tcBorders>
                  <w:bottom w:val="nil"/>
                </w:tcBorders>
                <w:noWrap/>
                <w:vAlign w:val="center"/>
                <w:hideMark/>
              </w:tcPr>
            </w:tcPrChange>
          </w:tcPr>
          <w:p w14:paraId="6781AA3D" w14:textId="77777777" w:rsidR="00564903" w:rsidRPr="001A5891" w:rsidRDefault="00564903" w:rsidP="00564903">
            <w:pPr>
              <w:jc w:val="center"/>
              <w:rPr>
                <w:color w:val="auto"/>
              </w:rPr>
            </w:pPr>
            <w:r w:rsidRPr="001A5891">
              <w:rPr>
                <w:color w:val="auto"/>
              </w:rPr>
              <w:t>*</w:t>
            </w:r>
          </w:p>
        </w:tc>
      </w:tr>
      <w:tr w:rsidR="001A5891" w:rsidRPr="001A5891" w14:paraId="18A4F1A1" w14:textId="77777777" w:rsidTr="004F2F9E">
        <w:trPr>
          <w:gridAfter w:val="1"/>
          <w:wAfter w:w="9" w:type="dxa"/>
          <w:trHeight w:val="320"/>
          <w:trPrChange w:id="197" w:author="Maino Vieytes, Christian Augusto" w:date="2022-10-15T13:14:00Z">
            <w:trPr>
              <w:gridAfter w:val="1"/>
              <w:trHeight w:val="320"/>
            </w:trPr>
          </w:trPrChange>
        </w:trPr>
        <w:tc>
          <w:tcPr>
            <w:tcW w:w="1586" w:type="dxa"/>
            <w:gridSpan w:val="4"/>
            <w:tcBorders>
              <w:top w:val="nil"/>
              <w:bottom w:val="nil"/>
            </w:tcBorders>
            <w:noWrap/>
            <w:vAlign w:val="center"/>
            <w:hideMark/>
            <w:tcPrChange w:id="198" w:author="Maino Vieytes, Christian Augusto" w:date="2022-10-15T13:14:00Z">
              <w:tcPr>
                <w:tcW w:w="1586" w:type="dxa"/>
                <w:gridSpan w:val="5"/>
                <w:tcBorders>
                  <w:top w:val="nil"/>
                  <w:bottom w:val="nil"/>
                </w:tcBorders>
                <w:noWrap/>
                <w:vAlign w:val="center"/>
                <w:hideMark/>
              </w:tcPr>
            </w:tcPrChange>
          </w:tcPr>
          <w:p w14:paraId="0BD4E8C0" w14:textId="77777777" w:rsidR="00564903" w:rsidRPr="001A5891" w:rsidRDefault="00564903" w:rsidP="00564903">
            <w:pPr>
              <w:rPr>
                <w:color w:val="auto"/>
              </w:rPr>
            </w:pPr>
            <w:r w:rsidRPr="001A5891">
              <w:rPr>
                <w:color w:val="auto"/>
              </w:rPr>
              <w:t>Minority</w:t>
            </w:r>
          </w:p>
        </w:tc>
        <w:tc>
          <w:tcPr>
            <w:tcW w:w="1281" w:type="dxa"/>
            <w:gridSpan w:val="3"/>
            <w:tcBorders>
              <w:top w:val="nil"/>
              <w:bottom w:val="nil"/>
            </w:tcBorders>
            <w:noWrap/>
            <w:vAlign w:val="center"/>
            <w:hideMark/>
            <w:tcPrChange w:id="199" w:author="Maino Vieytes, Christian Augusto" w:date="2022-10-15T13:14:00Z">
              <w:tcPr>
                <w:tcW w:w="1281" w:type="dxa"/>
                <w:gridSpan w:val="4"/>
                <w:tcBorders>
                  <w:top w:val="nil"/>
                  <w:bottom w:val="nil"/>
                </w:tcBorders>
                <w:noWrap/>
                <w:vAlign w:val="center"/>
                <w:hideMark/>
              </w:tcPr>
            </w:tcPrChange>
          </w:tcPr>
          <w:p w14:paraId="01F1D769" w14:textId="77777777" w:rsidR="00564903" w:rsidRPr="001A5891" w:rsidRDefault="00564903" w:rsidP="00564903">
            <w:pPr>
              <w:jc w:val="center"/>
              <w:rPr>
                <w:color w:val="auto"/>
              </w:rPr>
            </w:pPr>
            <w:r w:rsidRPr="001A5891">
              <w:rPr>
                <w:color w:val="auto"/>
              </w:rPr>
              <w:t>513 (14.2)</w:t>
            </w:r>
          </w:p>
        </w:tc>
        <w:tc>
          <w:tcPr>
            <w:tcW w:w="1403" w:type="dxa"/>
            <w:tcBorders>
              <w:top w:val="nil"/>
              <w:bottom w:val="nil"/>
              <w:right w:val="single" w:sz="4" w:space="0" w:color="auto"/>
            </w:tcBorders>
            <w:noWrap/>
            <w:vAlign w:val="center"/>
            <w:hideMark/>
            <w:tcPrChange w:id="200" w:author="Maino Vieytes, Christian Augusto" w:date="2022-10-15T13:14:00Z">
              <w:tcPr>
                <w:tcW w:w="1167" w:type="dxa"/>
                <w:gridSpan w:val="2"/>
                <w:tcBorders>
                  <w:top w:val="nil"/>
                  <w:bottom w:val="nil"/>
                  <w:right w:val="single" w:sz="4" w:space="0" w:color="auto"/>
                </w:tcBorders>
                <w:noWrap/>
                <w:vAlign w:val="center"/>
                <w:hideMark/>
              </w:tcPr>
            </w:tcPrChange>
          </w:tcPr>
          <w:p w14:paraId="35E17976" w14:textId="77777777" w:rsidR="00564903" w:rsidRPr="001A5891" w:rsidRDefault="00564903" w:rsidP="00564903">
            <w:pPr>
              <w:jc w:val="center"/>
              <w:rPr>
                <w:color w:val="auto"/>
              </w:rPr>
            </w:pPr>
            <w:r w:rsidRPr="001A5891">
              <w:rPr>
                <w:color w:val="auto"/>
              </w:rPr>
              <w:t>585 (17.2)</w:t>
            </w:r>
          </w:p>
        </w:tc>
        <w:tc>
          <w:tcPr>
            <w:tcW w:w="1152" w:type="dxa"/>
            <w:tcBorders>
              <w:top w:val="nil"/>
              <w:left w:val="single" w:sz="4" w:space="0" w:color="auto"/>
              <w:bottom w:val="nil"/>
            </w:tcBorders>
            <w:noWrap/>
            <w:vAlign w:val="center"/>
            <w:hideMark/>
            <w:tcPrChange w:id="201" w:author="Maino Vieytes, Christian Augusto" w:date="2022-10-15T13:14:00Z">
              <w:tcPr>
                <w:tcW w:w="1152" w:type="dxa"/>
                <w:gridSpan w:val="3"/>
                <w:tcBorders>
                  <w:top w:val="nil"/>
                  <w:left w:val="single" w:sz="4" w:space="0" w:color="auto"/>
                  <w:bottom w:val="nil"/>
                </w:tcBorders>
                <w:noWrap/>
                <w:vAlign w:val="center"/>
                <w:hideMark/>
              </w:tcPr>
            </w:tcPrChange>
          </w:tcPr>
          <w:p w14:paraId="25FD850E" w14:textId="77777777" w:rsidR="00564903" w:rsidRPr="001A5891" w:rsidRDefault="00564903" w:rsidP="00564903">
            <w:pPr>
              <w:jc w:val="center"/>
              <w:rPr>
                <w:color w:val="auto"/>
              </w:rPr>
            </w:pPr>
            <w:r w:rsidRPr="001A5891">
              <w:rPr>
                <w:color w:val="auto"/>
              </w:rPr>
              <w:t>663 (18.2)</w:t>
            </w:r>
          </w:p>
        </w:tc>
        <w:tc>
          <w:tcPr>
            <w:tcW w:w="1350" w:type="dxa"/>
            <w:tcBorders>
              <w:top w:val="nil"/>
              <w:bottom w:val="nil"/>
              <w:right w:val="single" w:sz="4" w:space="0" w:color="auto"/>
            </w:tcBorders>
            <w:noWrap/>
            <w:vAlign w:val="center"/>
            <w:hideMark/>
            <w:tcPrChange w:id="202" w:author="Maino Vieytes, Christian Augusto" w:date="2022-10-15T13:14:00Z">
              <w:tcPr>
                <w:tcW w:w="1350" w:type="dxa"/>
                <w:gridSpan w:val="2"/>
                <w:tcBorders>
                  <w:top w:val="nil"/>
                  <w:bottom w:val="nil"/>
                  <w:right w:val="single" w:sz="4" w:space="0" w:color="auto"/>
                </w:tcBorders>
                <w:noWrap/>
                <w:vAlign w:val="center"/>
                <w:hideMark/>
              </w:tcPr>
            </w:tcPrChange>
          </w:tcPr>
          <w:p w14:paraId="09E624C2" w14:textId="77777777" w:rsidR="00564903" w:rsidRPr="001A5891" w:rsidRDefault="00564903" w:rsidP="00564903">
            <w:pPr>
              <w:jc w:val="center"/>
              <w:rPr>
                <w:color w:val="auto"/>
              </w:rPr>
            </w:pPr>
            <w:r w:rsidRPr="001A5891">
              <w:rPr>
                <w:color w:val="auto"/>
              </w:rPr>
              <w:t>435 (12.6)</w:t>
            </w:r>
          </w:p>
        </w:tc>
        <w:tc>
          <w:tcPr>
            <w:tcW w:w="1170" w:type="dxa"/>
            <w:tcBorders>
              <w:top w:val="nil"/>
              <w:left w:val="single" w:sz="4" w:space="0" w:color="auto"/>
              <w:bottom w:val="nil"/>
            </w:tcBorders>
            <w:noWrap/>
            <w:vAlign w:val="center"/>
            <w:hideMark/>
            <w:tcPrChange w:id="203" w:author="Maino Vieytes, Christian Augusto" w:date="2022-10-15T13:14:00Z">
              <w:tcPr>
                <w:tcW w:w="1170" w:type="dxa"/>
                <w:gridSpan w:val="3"/>
                <w:tcBorders>
                  <w:top w:val="nil"/>
                  <w:left w:val="single" w:sz="4" w:space="0" w:color="auto"/>
                  <w:bottom w:val="nil"/>
                </w:tcBorders>
                <w:noWrap/>
                <w:vAlign w:val="center"/>
                <w:hideMark/>
              </w:tcPr>
            </w:tcPrChange>
          </w:tcPr>
          <w:p w14:paraId="5D1CE291" w14:textId="77777777" w:rsidR="00564903" w:rsidRPr="001A5891" w:rsidRDefault="00564903" w:rsidP="00564903">
            <w:pPr>
              <w:jc w:val="center"/>
              <w:rPr>
                <w:color w:val="auto"/>
              </w:rPr>
            </w:pPr>
            <w:r w:rsidRPr="001A5891">
              <w:rPr>
                <w:color w:val="auto"/>
              </w:rPr>
              <w:t>474 (12.8)</w:t>
            </w:r>
          </w:p>
        </w:tc>
        <w:tc>
          <w:tcPr>
            <w:tcW w:w="1170" w:type="dxa"/>
            <w:tcBorders>
              <w:top w:val="nil"/>
              <w:bottom w:val="nil"/>
              <w:right w:val="single" w:sz="4" w:space="0" w:color="auto"/>
            </w:tcBorders>
            <w:noWrap/>
            <w:vAlign w:val="center"/>
            <w:hideMark/>
            <w:tcPrChange w:id="204" w:author="Maino Vieytes, Christian Augusto" w:date="2022-10-15T13:14:00Z">
              <w:tcPr>
                <w:tcW w:w="1170" w:type="dxa"/>
                <w:gridSpan w:val="2"/>
                <w:tcBorders>
                  <w:top w:val="nil"/>
                  <w:bottom w:val="nil"/>
                  <w:right w:val="single" w:sz="4" w:space="0" w:color="auto"/>
                </w:tcBorders>
                <w:noWrap/>
                <w:vAlign w:val="center"/>
                <w:hideMark/>
              </w:tcPr>
            </w:tcPrChange>
          </w:tcPr>
          <w:p w14:paraId="382CC871" w14:textId="77777777" w:rsidR="00564903" w:rsidRPr="001A5891" w:rsidRDefault="00564903" w:rsidP="00564903">
            <w:pPr>
              <w:jc w:val="center"/>
              <w:rPr>
                <w:color w:val="auto"/>
              </w:rPr>
            </w:pPr>
            <w:r w:rsidRPr="001A5891">
              <w:rPr>
                <w:color w:val="auto"/>
              </w:rPr>
              <w:t>624 (18.8)</w:t>
            </w:r>
          </w:p>
        </w:tc>
        <w:tc>
          <w:tcPr>
            <w:tcW w:w="1080" w:type="dxa"/>
            <w:tcBorders>
              <w:top w:val="nil"/>
              <w:left w:val="single" w:sz="4" w:space="0" w:color="auto"/>
              <w:bottom w:val="nil"/>
            </w:tcBorders>
            <w:noWrap/>
            <w:vAlign w:val="center"/>
            <w:hideMark/>
            <w:tcPrChange w:id="205" w:author="Maino Vieytes, Christian Augusto" w:date="2022-10-15T13:14:00Z">
              <w:tcPr>
                <w:tcW w:w="1080" w:type="dxa"/>
                <w:gridSpan w:val="3"/>
                <w:tcBorders>
                  <w:top w:val="nil"/>
                  <w:left w:val="single" w:sz="4" w:space="0" w:color="auto"/>
                  <w:bottom w:val="nil"/>
                </w:tcBorders>
                <w:noWrap/>
                <w:vAlign w:val="center"/>
                <w:hideMark/>
              </w:tcPr>
            </w:tcPrChange>
          </w:tcPr>
          <w:p w14:paraId="291262E1" w14:textId="77777777" w:rsidR="00564903" w:rsidRPr="001A5891" w:rsidRDefault="00564903" w:rsidP="00564903">
            <w:pPr>
              <w:jc w:val="center"/>
              <w:rPr>
                <w:color w:val="auto"/>
              </w:rPr>
            </w:pPr>
            <w:r w:rsidRPr="001A5891">
              <w:rPr>
                <w:color w:val="auto"/>
              </w:rPr>
              <w:t>428 (11.8)</w:t>
            </w:r>
          </w:p>
        </w:tc>
        <w:tc>
          <w:tcPr>
            <w:tcW w:w="1170" w:type="dxa"/>
            <w:tcBorders>
              <w:top w:val="nil"/>
              <w:bottom w:val="nil"/>
              <w:right w:val="single" w:sz="4" w:space="0" w:color="auto"/>
            </w:tcBorders>
            <w:noWrap/>
            <w:vAlign w:val="center"/>
            <w:hideMark/>
            <w:tcPrChange w:id="206" w:author="Maino Vieytes, Christian Augusto" w:date="2022-10-15T13:14:00Z">
              <w:tcPr>
                <w:tcW w:w="1170" w:type="dxa"/>
                <w:gridSpan w:val="2"/>
                <w:tcBorders>
                  <w:top w:val="nil"/>
                  <w:bottom w:val="nil"/>
                  <w:right w:val="single" w:sz="4" w:space="0" w:color="auto"/>
                </w:tcBorders>
                <w:noWrap/>
                <w:vAlign w:val="center"/>
                <w:hideMark/>
              </w:tcPr>
            </w:tcPrChange>
          </w:tcPr>
          <w:p w14:paraId="416824AF" w14:textId="77777777" w:rsidR="00564903" w:rsidRPr="001A5891" w:rsidRDefault="00564903" w:rsidP="00564903">
            <w:pPr>
              <w:jc w:val="center"/>
              <w:rPr>
                <w:color w:val="auto"/>
              </w:rPr>
            </w:pPr>
            <w:r w:rsidRPr="001A5891">
              <w:rPr>
                <w:color w:val="auto"/>
              </w:rPr>
              <w:t>670 (19.8)</w:t>
            </w:r>
          </w:p>
        </w:tc>
        <w:tc>
          <w:tcPr>
            <w:tcW w:w="1170" w:type="dxa"/>
            <w:tcBorders>
              <w:top w:val="nil"/>
              <w:left w:val="single" w:sz="4" w:space="0" w:color="auto"/>
              <w:bottom w:val="nil"/>
            </w:tcBorders>
            <w:noWrap/>
            <w:vAlign w:val="center"/>
            <w:hideMark/>
            <w:tcPrChange w:id="207" w:author="Maino Vieytes, Christian Augusto" w:date="2022-10-15T13:14:00Z">
              <w:tcPr>
                <w:tcW w:w="1170" w:type="dxa"/>
                <w:gridSpan w:val="3"/>
                <w:tcBorders>
                  <w:top w:val="nil"/>
                  <w:left w:val="single" w:sz="4" w:space="0" w:color="auto"/>
                  <w:bottom w:val="nil"/>
                </w:tcBorders>
                <w:noWrap/>
                <w:vAlign w:val="center"/>
                <w:hideMark/>
              </w:tcPr>
            </w:tcPrChange>
          </w:tcPr>
          <w:p w14:paraId="53542A56" w14:textId="77777777" w:rsidR="00564903" w:rsidRPr="001A5891" w:rsidRDefault="00564903" w:rsidP="00564903">
            <w:pPr>
              <w:jc w:val="center"/>
              <w:rPr>
                <w:color w:val="auto"/>
              </w:rPr>
            </w:pPr>
            <w:r w:rsidRPr="001A5891">
              <w:rPr>
                <w:color w:val="auto"/>
              </w:rPr>
              <w:t>639 (19.3)</w:t>
            </w:r>
          </w:p>
        </w:tc>
        <w:tc>
          <w:tcPr>
            <w:tcW w:w="1080" w:type="dxa"/>
            <w:tcBorders>
              <w:top w:val="nil"/>
              <w:bottom w:val="nil"/>
              <w:right w:val="single" w:sz="4" w:space="0" w:color="auto"/>
            </w:tcBorders>
            <w:noWrap/>
            <w:vAlign w:val="center"/>
            <w:hideMark/>
            <w:tcPrChange w:id="208" w:author="Maino Vieytes, Christian Augusto" w:date="2022-10-15T13:14:00Z">
              <w:tcPr>
                <w:tcW w:w="1080" w:type="dxa"/>
                <w:gridSpan w:val="2"/>
                <w:tcBorders>
                  <w:top w:val="nil"/>
                  <w:bottom w:val="nil"/>
                  <w:right w:val="single" w:sz="4" w:space="0" w:color="auto"/>
                </w:tcBorders>
                <w:noWrap/>
                <w:vAlign w:val="center"/>
                <w:hideMark/>
              </w:tcPr>
            </w:tcPrChange>
          </w:tcPr>
          <w:p w14:paraId="5EE8FA22" w14:textId="77777777" w:rsidR="00564903" w:rsidRPr="001A5891" w:rsidRDefault="00564903" w:rsidP="00564903">
            <w:pPr>
              <w:jc w:val="center"/>
              <w:rPr>
                <w:color w:val="auto"/>
              </w:rPr>
            </w:pPr>
            <w:r w:rsidRPr="001A5891">
              <w:rPr>
                <w:color w:val="auto"/>
              </w:rPr>
              <w:t>459 (12.6)</w:t>
            </w:r>
          </w:p>
        </w:tc>
        <w:tc>
          <w:tcPr>
            <w:tcW w:w="1170" w:type="dxa"/>
            <w:tcBorders>
              <w:top w:val="nil"/>
              <w:left w:val="single" w:sz="4" w:space="0" w:color="auto"/>
              <w:bottom w:val="nil"/>
            </w:tcBorders>
            <w:noWrap/>
            <w:vAlign w:val="center"/>
            <w:hideMark/>
            <w:tcPrChange w:id="209" w:author="Maino Vieytes, Christian Augusto" w:date="2022-10-15T13:14:00Z">
              <w:tcPr>
                <w:tcW w:w="1170" w:type="dxa"/>
                <w:gridSpan w:val="3"/>
                <w:tcBorders>
                  <w:top w:val="nil"/>
                  <w:left w:val="single" w:sz="4" w:space="0" w:color="auto"/>
                  <w:bottom w:val="nil"/>
                </w:tcBorders>
                <w:noWrap/>
                <w:vAlign w:val="center"/>
                <w:hideMark/>
              </w:tcPr>
            </w:tcPrChange>
          </w:tcPr>
          <w:p w14:paraId="2AD0E2D6" w14:textId="77777777" w:rsidR="00564903" w:rsidRPr="001A5891" w:rsidRDefault="00564903" w:rsidP="00564903">
            <w:pPr>
              <w:jc w:val="center"/>
              <w:rPr>
                <w:color w:val="auto"/>
              </w:rPr>
            </w:pPr>
            <w:r w:rsidRPr="001A5891">
              <w:rPr>
                <w:color w:val="auto"/>
              </w:rPr>
              <w:t>528 (14.2)</w:t>
            </w:r>
          </w:p>
        </w:tc>
        <w:tc>
          <w:tcPr>
            <w:tcW w:w="1267" w:type="dxa"/>
            <w:gridSpan w:val="2"/>
            <w:tcBorders>
              <w:top w:val="nil"/>
              <w:bottom w:val="nil"/>
            </w:tcBorders>
            <w:noWrap/>
            <w:vAlign w:val="center"/>
            <w:hideMark/>
            <w:tcPrChange w:id="210" w:author="Maino Vieytes, Christian Augusto" w:date="2022-10-15T13:14:00Z">
              <w:tcPr>
                <w:tcW w:w="1267" w:type="dxa"/>
                <w:gridSpan w:val="3"/>
                <w:tcBorders>
                  <w:top w:val="nil"/>
                  <w:bottom w:val="nil"/>
                </w:tcBorders>
                <w:noWrap/>
                <w:vAlign w:val="center"/>
                <w:hideMark/>
              </w:tcPr>
            </w:tcPrChange>
          </w:tcPr>
          <w:p w14:paraId="2A9B0894" w14:textId="77777777" w:rsidR="00564903" w:rsidRPr="001A5891" w:rsidRDefault="00564903" w:rsidP="00564903">
            <w:pPr>
              <w:jc w:val="center"/>
              <w:rPr>
                <w:color w:val="auto"/>
              </w:rPr>
            </w:pPr>
            <w:r w:rsidRPr="001A5891">
              <w:rPr>
                <w:color w:val="auto"/>
              </w:rPr>
              <w:t>570 (17.3)</w:t>
            </w:r>
          </w:p>
        </w:tc>
      </w:tr>
      <w:tr w:rsidR="001A5891" w:rsidRPr="001A5891" w14:paraId="4F2EB543" w14:textId="77777777" w:rsidTr="004F2F9E">
        <w:trPr>
          <w:gridAfter w:val="1"/>
          <w:wAfter w:w="9" w:type="dxa"/>
          <w:trHeight w:val="320"/>
          <w:trPrChange w:id="211"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212" w:author="Maino Vieytes, Christian Augusto" w:date="2022-10-15T13:14:00Z">
              <w:tcPr>
                <w:tcW w:w="1586" w:type="dxa"/>
                <w:gridSpan w:val="5"/>
                <w:tcBorders>
                  <w:top w:val="nil"/>
                  <w:bottom w:val="single" w:sz="4" w:space="0" w:color="auto"/>
                </w:tcBorders>
                <w:noWrap/>
                <w:vAlign w:val="center"/>
                <w:hideMark/>
              </w:tcPr>
            </w:tcPrChange>
          </w:tcPr>
          <w:p w14:paraId="0AD67B7E" w14:textId="77777777" w:rsidR="00564903" w:rsidRPr="001A5891" w:rsidRDefault="00564903" w:rsidP="00564903">
            <w:pPr>
              <w:rPr>
                <w:color w:val="auto"/>
              </w:rPr>
            </w:pPr>
            <w:r w:rsidRPr="001A5891">
              <w:rPr>
                <w:color w:val="auto"/>
              </w:rPr>
              <w:t>White</w:t>
            </w:r>
          </w:p>
        </w:tc>
        <w:tc>
          <w:tcPr>
            <w:tcW w:w="1281" w:type="dxa"/>
            <w:gridSpan w:val="3"/>
            <w:tcBorders>
              <w:top w:val="nil"/>
              <w:bottom w:val="single" w:sz="4" w:space="0" w:color="auto"/>
            </w:tcBorders>
            <w:noWrap/>
            <w:vAlign w:val="center"/>
            <w:hideMark/>
            <w:tcPrChange w:id="213" w:author="Maino Vieytes, Christian Augusto" w:date="2022-10-15T13:14:00Z">
              <w:tcPr>
                <w:tcW w:w="1281" w:type="dxa"/>
                <w:gridSpan w:val="4"/>
                <w:tcBorders>
                  <w:top w:val="nil"/>
                  <w:bottom w:val="single" w:sz="4" w:space="0" w:color="auto"/>
                </w:tcBorders>
                <w:noWrap/>
                <w:vAlign w:val="center"/>
                <w:hideMark/>
              </w:tcPr>
            </w:tcPrChange>
          </w:tcPr>
          <w:p w14:paraId="614C479F" w14:textId="77777777" w:rsidR="00564903" w:rsidRPr="001A5891" w:rsidRDefault="00564903" w:rsidP="00564903">
            <w:pPr>
              <w:jc w:val="center"/>
              <w:rPr>
                <w:color w:val="auto"/>
              </w:rPr>
            </w:pPr>
            <w:r w:rsidRPr="001A5891">
              <w:rPr>
                <w:color w:val="auto"/>
              </w:rPr>
              <w:t>1145 (85.8)</w:t>
            </w:r>
          </w:p>
        </w:tc>
        <w:tc>
          <w:tcPr>
            <w:tcW w:w="1403" w:type="dxa"/>
            <w:tcBorders>
              <w:top w:val="nil"/>
              <w:bottom w:val="single" w:sz="4" w:space="0" w:color="auto"/>
              <w:right w:val="single" w:sz="4" w:space="0" w:color="auto"/>
            </w:tcBorders>
            <w:noWrap/>
            <w:vAlign w:val="center"/>
            <w:hideMark/>
            <w:tcPrChange w:id="214"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664771A" w14:textId="77777777" w:rsidR="00564903" w:rsidRPr="001A5891" w:rsidRDefault="00564903" w:rsidP="00564903">
            <w:pPr>
              <w:jc w:val="center"/>
              <w:rPr>
                <w:color w:val="auto"/>
              </w:rPr>
            </w:pPr>
            <w:r w:rsidRPr="001A5891">
              <w:rPr>
                <w:color w:val="auto"/>
              </w:rPr>
              <w:t>1074 (82.8)</w:t>
            </w:r>
          </w:p>
        </w:tc>
        <w:tc>
          <w:tcPr>
            <w:tcW w:w="1152" w:type="dxa"/>
            <w:tcBorders>
              <w:top w:val="nil"/>
              <w:left w:val="single" w:sz="4" w:space="0" w:color="auto"/>
              <w:bottom w:val="single" w:sz="4" w:space="0" w:color="auto"/>
            </w:tcBorders>
            <w:noWrap/>
            <w:vAlign w:val="center"/>
            <w:hideMark/>
            <w:tcPrChange w:id="215"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73A0035" w14:textId="77777777" w:rsidR="00564903" w:rsidRPr="001A5891" w:rsidRDefault="00564903" w:rsidP="00564903">
            <w:pPr>
              <w:jc w:val="center"/>
              <w:rPr>
                <w:color w:val="auto"/>
              </w:rPr>
            </w:pPr>
            <w:r w:rsidRPr="001A5891">
              <w:rPr>
                <w:color w:val="auto"/>
              </w:rPr>
              <w:t>995 (81.8)</w:t>
            </w:r>
          </w:p>
        </w:tc>
        <w:tc>
          <w:tcPr>
            <w:tcW w:w="1350" w:type="dxa"/>
            <w:tcBorders>
              <w:top w:val="nil"/>
              <w:bottom w:val="single" w:sz="4" w:space="0" w:color="auto"/>
              <w:right w:val="single" w:sz="4" w:space="0" w:color="auto"/>
            </w:tcBorders>
            <w:noWrap/>
            <w:vAlign w:val="center"/>
            <w:hideMark/>
            <w:tcPrChange w:id="216"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726A9FA" w14:textId="77777777" w:rsidR="00564903" w:rsidRPr="001A5891" w:rsidRDefault="00564903" w:rsidP="00564903">
            <w:pPr>
              <w:jc w:val="center"/>
              <w:rPr>
                <w:color w:val="auto"/>
              </w:rPr>
            </w:pPr>
            <w:r w:rsidRPr="001A5891">
              <w:rPr>
                <w:color w:val="auto"/>
              </w:rPr>
              <w:t>1224 (87.4)</w:t>
            </w:r>
          </w:p>
        </w:tc>
        <w:tc>
          <w:tcPr>
            <w:tcW w:w="1170" w:type="dxa"/>
            <w:tcBorders>
              <w:top w:val="nil"/>
              <w:left w:val="single" w:sz="4" w:space="0" w:color="auto"/>
              <w:bottom w:val="single" w:sz="4" w:space="0" w:color="auto"/>
            </w:tcBorders>
            <w:noWrap/>
            <w:vAlign w:val="center"/>
            <w:hideMark/>
            <w:tcPrChange w:id="21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153A28E" w14:textId="77777777" w:rsidR="00564903" w:rsidRPr="001A5891" w:rsidRDefault="00564903" w:rsidP="00564903">
            <w:pPr>
              <w:jc w:val="center"/>
              <w:rPr>
                <w:color w:val="auto"/>
              </w:rPr>
            </w:pPr>
            <w:r w:rsidRPr="001A5891">
              <w:rPr>
                <w:color w:val="auto"/>
              </w:rPr>
              <w:t>1184 (87.2)</w:t>
            </w:r>
          </w:p>
        </w:tc>
        <w:tc>
          <w:tcPr>
            <w:tcW w:w="1170" w:type="dxa"/>
            <w:tcBorders>
              <w:top w:val="nil"/>
              <w:bottom w:val="single" w:sz="4" w:space="0" w:color="auto"/>
              <w:right w:val="single" w:sz="4" w:space="0" w:color="auto"/>
            </w:tcBorders>
            <w:noWrap/>
            <w:vAlign w:val="center"/>
            <w:hideMark/>
            <w:tcPrChange w:id="21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08FE70B" w14:textId="77777777" w:rsidR="00564903" w:rsidRPr="001A5891" w:rsidRDefault="00564903" w:rsidP="00564903">
            <w:pPr>
              <w:jc w:val="center"/>
              <w:rPr>
                <w:color w:val="auto"/>
              </w:rPr>
            </w:pPr>
            <w:r w:rsidRPr="001A5891">
              <w:rPr>
                <w:color w:val="auto"/>
              </w:rPr>
              <w:t>1035 (81.2)</w:t>
            </w:r>
          </w:p>
        </w:tc>
        <w:tc>
          <w:tcPr>
            <w:tcW w:w="1080" w:type="dxa"/>
            <w:tcBorders>
              <w:top w:val="nil"/>
              <w:left w:val="single" w:sz="4" w:space="0" w:color="auto"/>
              <w:bottom w:val="single" w:sz="4" w:space="0" w:color="auto"/>
            </w:tcBorders>
            <w:noWrap/>
            <w:vAlign w:val="center"/>
            <w:hideMark/>
            <w:tcPrChange w:id="219"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B9F7972" w14:textId="77777777" w:rsidR="00564903" w:rsidRPr="001A5891" w:rsidRDefault="00564903" w:rsidP="00564903">
            <w:pPr>
              <w:jc w:val="center"/>
              <w:rPr>
                <w:color w:val="auto"/>
              </w:rPr>
            </w:pPr>
            <w:r w:rsidRPr="001A5891">
              <w:rPr>
                <w:color w:val="auto"/>
              </w:rPr>
              <w:t>1230 (88.2)</w:t>
            </w:r>
          </w:p>
        </w:tc>
        <w:tc>
          <w:tcPr>
            <w:tcW w:w="1170" w:type="dxa"/>
            <w:tcBorders>
              <w:top w:val="nil"/>
              <w:bottom w:val="single" w:sz="4" w:space="0" w:color="auto"/>
              <w:right w:val="single" w:sz="4" w:space="0" w:color="auto"/>
            </w:tcBorders>
            <w:noWrap/>
            <w:vAlign w:val="center"/>
            <w:hideMark/>
            <w:tcPrChange w:id="22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7002EC31" w14:textId="77777777" w:rsidR="00564903" w:rsidRPr="001A5891" w:rsidRDefault="00564903" w:rsidP="00564903">
            <w:pPr>
              <w:jc w:val="center"/>
              <w:rPr>
                <w:color w:val="auto"/>
              </w:rPr>
            </w:pPr>
            <w:r w:rsidRPr="001A5891">
              <w:rPr>
                <w:color w:val="auto"/>
              </w:rPr>
              <w:t>989 (80.2)</w:t>
            </w:r>
          </w:p>
        </w:tc>
        <w:tc>
          <w:tcPr>
            <w:tcW w:w="1170" w:type="dxa"/>
            <w:tcBorders>
              <w:top w:val="nil"/>
              <w:left w:val="single" w:sz="4" w:space="0" w:color="auto"/>
              <w:bottom w:val="single" w:sz="4" w:space="0" w:color="auto"/>
            </w:tcBorders>
            <w:noWrap/>
            <w:vAlign w:val="center"/>
            <w:hideMark/>
            <w:tcPrChange w:id="22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2C1594" w14:textId="77777777" w:rsidR="00564903" w:rsidRPr="001A5891" w:rsidRDefault="00564903" w:rsidP="00564903">
            <w:pPr>
              <w:jc w:val="center"/>
              <w:rPr>
                <w:color w:val="auto"/>
              </w:rPr>
            </w:pPr>
            <w:r w:rsidRPr="001A5891">
              <w:rPr>
                <w:color w:val="auto"/>
              </w:rPr>
              <w:t>1019 (80.7)</w:t>
            </w:r>
          </w:p>
        </w:tc>
        <w:tc>
          <w:tcPr>
            <w:tcW w:w="1080" w:type="dxa"/>
            <w:tcBorders>
              <w:top w:val="nil"/>
              <w:bottom w:val="single" w:sz="4" w:space="0" w:color="auto"/>
              <w:right w:val="single" w:sz="4" w:space="0" w:color="auto"/>
            </w:tcBorders>
            <w:noWrap/>
            <w:vAlign w:val="center"/>
            <w:hideMark/>
            <w:tcPrChange w:id="222"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5449952" w14:textId="77777777" w:rsidR="00564903" w:rsidRPr="001A5891" w:rsidRDefault="00564903" w:rsidP="00564903">
            <w:pPr>
              <w:jc w:val="center"/>
              <w:rPr>
                <w:color w:val="auto"/>
              </w:rPr>
            </w:pPr>
            <w:r w:rsidRPr="001A5891">
              <w:rPr>
                <w:color w:val="auto"/>
              </w:rPr>
              <w:t>1200 (87.4)</w:t>
            </w:r>
          </w:p>
        </w:tc>
        <w:tc>
          <w:tcPr>
            <w:tcW w:w="1170" w:type="dxa"/>
            <w:tcBorders>
              <w:top w:val="nil"/>
              <w:left w:val="single" w:sz="4" w:space="0" w:color="auto"/>
              <w:bottom w:val="single" w:sz="4" w:space="0" w:color="auto"/>
            </w:tcBorders>
            <w:noWrap/>
            <w:vAlign w:val="center"/>
            <w:hideMark/>
            <w:tcPrChange w:id="22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3BAAE5D" w14:textId="77777777" w:rsidR="00564903" w:rsidRPr="001A5891" w:rsidRDefault="00564903" w:rsidP="00564903">
            <w:pPr>
              <w:jc w:val="center"/>
              <w:rPr>
                <w:color w:val="auto"/>
              </w:rPr>
            </w:pPr>
            <w:r w:rsidRPr="001A5891">
              <w:rPr>
                <w:color w:val="auto"/>
              </w:rPr>
              <w:t>1130 (85.8)</w:t>
            </w:r>
          </w:p>
        </w:tc>
        <w:tc>
          <w:tcPr>
            <w:tcW w:w="1267" w:type="dxa"/>
            <w:gridSpan w:val="2"/>
            <w:tcBorders>
              <w:top w:val="nil"/>
              <w:bottom w:val="single" w:sz="4" w:space="0" w:color="auto"/>
            </w:tcBorders>
            <w:noWrap/>
            <w:vAlign w:val="center"/>
            <w:hideMark/>
            <w:tcPrChange w:id="224" w:author="Maino Vieytes, Christian Augusto" w:date="2022-10-15T13:14:00Z">
              <w:tcPr>
                <w:tcW w:w="1267" w:type="dxa"/>
                <w:gridSpan w:val="3"/>
                <w:tcBorders>
                  <w:top w:val="nil"/>
                  <w:bottom w:val="single" w:sz="4" w:space="0" w:color="auto"/>
                </w:tcBorders>
                <w:noWrap/>
                <w:vAlign w:val="center"/>
                <w:hideMark/>
              </w:tcPr>
            </w:tcPrChange>
          </w:tcPr>
          <w:p w14:paraId="3BBFFBE1" w14:textId="77777777" w:rsidR="00564903" w:rsidRPr="001A5891" w:rsidRDefault="00564903" w:rsidP="00564903">
            <w:pPr>
              <w:jc w:val="center"/>
              <w:rPr>
                <w:color w:val="auto"/>
              </w:rPr>
            </w:pPr>
            <w:r w:rsidRPr="001A5891">
              <w:rPr>
                <w:color w:val="auto"/>
              </w:rPr>
              <w:t>1089 (82.7)</w:t>
            </w:r>
          </w:p>
        </w:tc>
      </w:tr>
      <w:tr w:rsidR="001A5891" w:rsidRPr="001A5891" w14:paraId="0E0ED7E2" w14:textId="77777777" w:rsidTr="004F2F9E">
        <w:trPr>
          <w:gridAfter w:val="1"/>
          <w:wAfter w:w="9" w:type="dxa"/>
          <w:trHeight w:val="320"/>
          <w:trPrChange w:id="225" w:author="Maino Vieytes, Christian Augusto" w:date="2022-10-15T13:14:00Z">
            <w:trPr>
              <w:gridAfter w:val="1"/>
              <w:trHeight w:val="320"/>
            </w:trPr>
          </w:trPrChange>
        </w:trPr>
        <w:tc>
          <w:tcPr>
            <w:tcW w:w="1586" w:type="dxa"/>
            <w:gridSpan w:val="4"/>
            <w:tcBorders>
              <w:bottom w:val="nil"/>
            </w:tcBorders>
            <w:noWrap/>
            <w:vAlign w:val="center"/>
            <w:hideMark/>
            <w:tcPrChange w:id="226" w:author="Maino Vieytes, Christian Augusto" w:date="2022-10-15T13:14:00Z">
              <w:tcPr>
                <w:tcW w:w="1586" w:type="dxa"/>
                <w:gridSpan w:val="5"/>
                <w:tcBorders>
                  <w:bottom w:val="nil"/>
                </w:tcBorders>
                <w:noWrap/>
                <w:vAlign w:val="center"/>
                <w:hideMark/>
              </w:tcPr>
            </w:tcPrChange>
          </w:tcPr>
          <w:p w14:paraId="4DECB2F7" w14:textId="77777777" w:rsidR="00564903" w:rsidRPr="001A5891" w:rsidRDefault="00564903" w:rsidP="00564903">
            <w:pPr>
              <w:rPr>
                <w:color w:val="auto"/>
              </w:rPr>
            </w:pPr>
            <w:r w:rsidRPr="001A5891">
              <w:rPr>
                <w:color w:val="auto"/>
              </w:rPr>
              <w:t>Education</w:t>
            </w:r>
          </w:p>
        </w:tc>
        <w:tc>
          <w:tcPr>
            <w:tcW w:w="1281" w:type="dxa"/>
            <w:gridSpan w:val="3"/>
            <w:tcBorders>
              <w:bottom w:val="nil"/>
            </w:tcBorders>
            <w:noWrap/>
            <w:vAlign w:val="center"/>
            <w:hideMark/>
            <w:tcPrChange w:id="227" w:author="Maino Vieytes, Christian Augusto" w:date="2022-10-15T13:14:00Z">
              <w:tcPr>
                <w:tcW w:w="1281" w:type="dxa"/>
                <w:gridSpan w:val="4"/>
                <w:tcBorders>
                  <w:bottom w:val="nil"/>
                </w:tcBorders>
                <w:noWrap/>
                <w:vAlign w:val="center"/>
                <w:hideMark/>
              </w:tcPr>
            </w:tcPrChange>
          </w:tcPr>
          <w:p w14:paraId="0C9A8F97"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228" w:author="Maino Vieytes, Christian Augusto" w:date="2022-10-15T13:14:00Z">
              <w:tcPr>
                <w:tcW w:w="1167" w:type="dxa"/>
                <w:gridSpan w:val="2"/>
                <w:tcBorders>
                  <w:bottom w:val="nil"/>
                  <w:right w:val="single" w:sz="4" w:space="0" w:color="auto"/>
                </w:tcBorders>
                <w:noWrap/>
                <w:vAlign w:val="center"/>
                <w:hideMark/>
              </w:tcPr>
            </w:tcPrChange>
          </w:tcPr>
          <w:p w14:paraId="20834FE0"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229" w:author="Maino Vieytes, Christian Augusto" w:date="2022-10-15T13:14:00Z">
              <w:tcPr>
                <w:tcW w:w="1152" w:type="dxa"/>
                <w:gridSpan w:val="3"/>
                <w:tcBorders>
                  <w:left w:val="single" w:sz="4" w:space="0" w:color="auto"/>
                  <w:bottom w:val="nil"/>
                </w:tcBorders>
                <w:noWrap/>
                <w:vAlign w:val="center"/>
                <w:hideMark/>
              </w:tcPr>
            </w:tcPrChange>
          </w:tcPr>
          <w:p w14:paraId="689C0AC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30" w:author="Maino Vieytes, Christian Augusto" w:date="2022-10-15T13:14:00Z">
              <w:tcPr>
                <w:tcW w:w="1350" w:type="dxa"/>
                <w:gridSpan w:val="2"/>
                <w:tcBorders>
                  <w:bottom w:val="nil"/>
                  <w:right w:val="single" w:sz="4" w:space="0" w:color="auto"/>
                </w:tcBorders>
                <w:noWrap/>
                <w:vAlign w:val="center"/>
                <w:hideMark/>
              </w:tcPr>
            </w:tcPrChange>
          </w:tcPr>
          <w:p w14:paraId="45577726"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31" w:author="Maino Vieytes, Christian Augusto" w:date="2022-10-15T13:14:00Z">
              <w:tcPr>
                <w:tcW w:w="1170" w:type="dxa"/>
                <w:gridSpan w:val="3"/>
                <w:tcBorders>
                  <w:left w:val="single" w:sz="4" w:space="0" w:color="auto"/>
                  <w:bottom w:val="nil"/>
                </w:tcBorders>
                <w:noWrap/>
                <w:vAlign w:val="center"/>
                <w:hideMark/>
              </w:tcPr>
            </w:tcPrChange>
          </w:tcPr>
          <w:p w14:paraId="4782BF60"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32" w:author="Maino Vieytes, Christian Augusto" w:date="2022-10-15T13:14:00Z">
              <w:tcPr>
                <w:tcW w:w="1170" w:type="dxa"/>
                <w:gridSpan w:val="2"/>
                <w:tcBorders>
                  <w:bottom w:val="nil"/>
                  <w:right w:val="single" w:sz="4" w:space="0" w:color="auto"/>
                </w:tcBorders>
                <w:noWrap/>
                <w:vAlign w:val="center"/>
                <w:hideMark/>
              </w:tcPr>
            </w:tcPrChange>
          </w:tcPr>
          <w:p w14:paraId="7DF4A628"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233" w:author="Maino Vieytes, Christian Augusto" w:date="2022-10-15T13:14:00Z">
              <w:tcPr>
                <w:tcW w:w="1080" w:type="dxa"/>
                <w:gridSpan w:val="3"/>
                <w:tcBorders>
                  <w:left w:val="single" w:sz="4" w:space="0" w:color="auto"/>
                  <w:bottom w:val="nil"/>
                </w:tcBorders>
                <w:noWrap/>
                <w:vAlign w:val="center"/>
                <w:hideMark/>
              </w:tcPr>
            </w:tcPrChange>
          </w:tcPr>
          <w:p w14:paraId="2D97360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34" w:author="Maino Vieytes, Christian Augusto" w:date="2022-10-15T13:14:00Z">
              <w:tcPr>
                <w:tcW w:w="1170" w:type="dxa"/>
                <w:gridSpan w:val="2"/>
                <w:tcBorders>
                  <w:bottom w:val="nil"/>
                  <w:right w:val="single" w:sz="4" w:space="0" w:color="auto"/>
                </w:tcBorders>
                <w:noWrap/>
                <w:vAlign w:val="center"/>
                <w:hideMark/>
              </w:tcPr>
            </w:tcPrChange>
          </w:tcPr>
          <w:p w14:paraId="1D00A128"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35" w:author="Maino Vieytes, Christian Augusto" w:date="2022-10-15T13:14:00Z">
              <w:tcPr>
                <w:tcW w:w="1170" w:type="dxa"/>
                <w:gridSpan w:val="3"/>
                <w:tcBorders>
                  <w:left w:val="single" w:sz="4" w:space="0" w:color="auto"/>
                  <w:bottom w:val="nil"/>
                </w:tcBorders>
                <w:noWrap/>
                <w:vAlign w:val="center"/>
                <w:hideMark/>
              </w:tcPr>
            </w:tcPrChange>
          </w:tcPr>
          <w:p w14:paraId="3C33439D"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36" w:author="Maino Vieytes, Christian Augusto" w:date="2022-10-15T13:14:00Z">
              <w:tcPr>
                <w:tcW w:w="1080" w:type="dxa"/>
                <w:gridSpan w:val="2"/>
                <w:tcBorders>
                  <w:bottom w:val="nil"/>
                  <w:right w:val="single" w:sz="4" w:space="0" w:color="auto"/>
                </w:tcBorders>
                <w:noWrap/>
                <w:vAlign w:val="center"/>
                <w:hideMark/>
              </w:tcPr>
            </w:tcPrChange>
          </w:tcPr>
          <w:p w14:paraId="15B5ADD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37" w:author="Maino Vieytes, Christian Augusto" w:date="2022-10-15T13:14:00Z">
              <w:tcPr>
                <w:tcW w:w="1170" w:type="dxa"/>
                <w:gridSpan w:val="3"/>
                <w:tcBorders>
                  <w:left w:val="single" w:sz="4" w:space="0" w:color="auto"/>
                  <w:bottom w:val="nil"/>
                </w:tcBorders>
                <w:noWrap/>
                <w:vAlign w:val="center"/>
                <w:hideMark/>
              </w:tcPr>
            </w:tcPrChange>
          </w:tcPr>
          <w:p w14:paraId="75DAAF60"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238" w:author="Maino Vieytes, Christian Augusto" w:date="2022-10-15T13:14:00Z">
              <w:tcPr>
                <w:tcW w:w="1267" w:type="dxa"/>
                <w:gridSpan w:val="3"/>
                <w:tcBorders>
                  <w:bottom w:val="nil"/>
                </w:tcBorders>
                <w:noWrap/>
                <w:vAlign w:val="center"/>
                <w:hideMark/>
              </w:tcPr>
            </w:tcPrChange>
          </w:tcPr>
          <w:p w14:paraId="6186DE66" w14:textId="77777777" w:rsidR="00564903" w:rsidRPr="001A5891" w:rsidRDefault="00564903" w:rsidP="00564903">
            <w:pPr>
              <w:jc w:val="center"/>
              <w:rPr>
                <w:color w:val="auto"/>
              </w:rPr>
            </w:pPr>
            <w:r w:rsidRPr="001A5891">
              <w:rPr>
                <w:color w:val="auto"/>
              </w:rPr>
              <w:t>**</w:t>
            </w:r>
          </w:p>
        </w:tc>
      </w:tr>
      <w:tr w:rsidR="001A5891" w:rsidRPr="001A5891" w14:paraId="5FC3A200" w14:textId="77777777" w:rsidTr="004F2F9E">
        <w:trPr>
          <w:gridAfter w:val="1"/>
          <w:wAfter w:w="9" w:type="dxa"/>
          <w:trHeight w:val="320"/>
          <w:trPrChange w:id="239" w:author="Maino Vieytes, Christian Augusto" w:date="2022-10-15T13:14:00Z">
            <w:trPr>
              <w:gridAfter w:val="1"/>
              <w:trHeight w:val="320"/>
            </w:trPr>
          </w:trPrChange>
        </w:trPr>
        <w:tc>
          <w:tcPr>
            <w:tcW w:w="1586" w:type="dxa"/>
            <w:gridSpan w:val="4"/>
            <w:tcBorders>
              <w:top w:val="nil"/>
              <w:bottom w:val="nil"/>
            </w:tcBorders>
            <w:noWrap/>
            <w:vAlign w:val="center"/>
            <w:hideMark/>
            <w:tcPrChange w:id="240" w:author="Maino Vieytes, Christian Augusto" w:date="2022-10-15T13:14:00Z">
              <w:tcPr>
                <w:tcW w:w="1586" w:type="dxa"/>
                <w:gridSpan w:val="5"/>
                <w:tcBorders>
                  <w:top w:val="nil"/>
                  <w:bottom w:val="nil"/>
                </w:tcBorders>
                <w:noWrap/>
                <w:vAlign w:val="center"/>
                <w:hideMark/>
              </w:tcPr>
            </w:tcPrChange>
          </w:tcPr>
          <w:p w14:paraId="6A7CB0FF" w14:textId="77777777" w:rsidR="00564903" w:rsidRPr="001A5891" w:rsidRDefault="00564903" w:rsidP="00564903">
            <w:pPr>
              <w:rPr>
                <w:color w:val="auto"/>
              </w:rPr>
            </w:pPr>
            <w:r w:rsidRPr="001A5891">
              <w:rPr>
                <w:color w:val="auto"/>
              </w:rPr>
              <w:t>≤ HS</w:t>
            </w:r>
          </w:p>
        </w:tc>
        <w:tc>
          <w:tcPr>
            <w:tcW w:w="1281" w:type="dxa"/>
            <w:gridSpan w:val="3"/>
            <w:tcBorders>
              <w:top w:val="nil"/>
              <w:bottom w:val="nil"/>
            </w:tcBorders>
            <w:noWrap/>
            <w:vAlign w:val="center"/>
            <w:hideMark/>
            <w:tcPrChange w:id="241" w:author="Maino Vieytes, Christian Augusto" w:date="2022-10-15T13:14:00Z">
              <w:tcPr>
                <w:tcW w:w="1281" w:type="dxa"/>
                <w:gridSpan w:val="4"/>
                <w:tcBorders>
                  <w:top w:val="nil"/>
                  <w:bottom w:val="nil"/>
                </w:tcBorders>
                <w:noWrap/>
                <w:vAlign w:val="center"/>
                <w:hideMark/>
              </w:tcPr>
            </w:tcPrChange>
          </w:tcPr>
          <w:p w14:paraId="4C9F13CF" w14:textId="77777777" w:rsidR="00564903" w:rsidRPr="001A5891" w:rsidRDefault="00564903" w:rsidP="00564903">
            <w:pPr>
              <w:jc w:val="center"/>
              <w:rPr>
                <w:color w:val="auto"/>
              </w:rPr>
            </w:pPr>
            <w:r w:rsidRPr="001A5891">
              <w:rPr>
                <w:color w:val="auto"/>
              </w:rPr>
              <w:t>691 (31.5)</w:t>
            </w:r>
          </w:p>
        </w:tc>
        <w:tc>
          <w:tcPr>
            <w:tcW w:w="1403" w:type="dxa"/>
            <w:tcBorders>
              <w:top w:val="nil"/>
              <w:bottom w:val="nil"/>
              <w:right w:val="single" w:sz="4" w:space="0" w:color="auto"/>
            </w:tcBorders>
            <w:noWrap/>
            <w:vAlign w:val="center"/>
            <w:hideMark/>
            <w:tcPrChange w:id="242" w:author="Maino Vieytes, Christian Augusto" w:date="2022-10-15T13:14:00Z">
              <w:tcPr>
                <w:tcW w:w="1167" w:type="dxa"/>
                <w:gridSpan w:val="2"/>
                <w:tcBorders>
                  <w:top w:val="nil"/>
                  <w:bottom w:val="nil"/>
                  <w:right w:val="single" w:sz="4" w:space="0" w:color="auto"/>
                </w:tcBorders>
                <w:noWrap/>
                <w:vAlign w:val="center"/>
                <w:hideMark/>
              </w:tcPr>
            </w:tcPrChange>
          </w:tcPr>
          <w:p w14:paraId="0DC7B8A1" w14:textId="77777777" w:rsidR="00564903" w:rsidRPr="001A5891" w:rsidRDefault="00564903" w:rsidP="00564903">
            <w:pPr>
              <w:jc w:val="center"/>
              <w:rPr>
                <w:color w:val="auto"/>
              </w:rPr>
            </w:pPr>
            <w:r w:rsidRPr="001A5891">
              <w:rPr>
                <w:color w:val="auto"/>
              </w:rPr>
              <w:t>886 (42.6)</w:t>
            </w:r>
          </w:p>
        </w:tc>
        <w:tc>
          <w:tcPr>
            <w:tcW w:w="1152" w:type="dxa"/>
            <w:tcBorders>
              <w:top w:val="nil"/>
              <w:left w:val="single" w:sz="4" w:space="0" w:color="auto"/>
              <w:bottom w:val="nil"/>
            </w:tcBorders>
            <w:noWrap/>
            <w:vAlign w:val="center"/>
            <w:hideMark/>
            <w:tcPrChange w:id="243" w:author="Maino Vieytes, Christian Augusto" w:date="2022-10-15T13:14:00Z">
              <w:tcPr>
                <w:tcW w:w="1152" w:type="dxa"/>
                <w:gridSpan w:val="3"/>
                <w:tcBorders>
                  <w:top w:val="nil"/>
                  <w:left w:val="single" w:sz="4" w:space="0" w:color="auto"/>
                  <w:bottom w:val="nil"/>
                </w:tcBorders>
                <w:noWrap/>
                <w:vAlign w:val="center"/>
                <w:hideMark/>
              </w:tcPr>
            </w:tcPrChange>
          </w:tcPr>
          <w:p w14:paraId="4202B674" w14:textId="77777777" w:rsidR="00564903" w:rsidRPr="001A5891" w:rsidRDefault="00564903" w:rsidP="00564903">
            <w:pPr>
              <w:jc w:val="center"/>
              <w:rPr>
                <w:color w:val="auto"/>
              </w:rPr>
            </w:pPr>
            <w:r w:rsidRPr="001A5891">
              <w:rPr>
                <w:color w:val="auto"/>
              </w:rPr>
              <w:t>752 (34.4)</w:t>
            </w:r>
          </w:p>
        </w:tc>
        <w:tc>
          <w:tcPr>
            <w:tcW w:w="1350" w:type="dxa"/>
            <w:tcBorders>
              <w:top w:val="nil"/>
              <w:bottom w:val="nil"/>
              <w:right w:val="single" w:sz="4" w:space="0" w:color="auto"/>
            </w:tcBorders>
            <w:noWrap/>
            <w:vAlign w:val="center"/>
            <w:hideMark/>
            <w:tcPrChange w:id="244" w:author="Maino Vieytes, Christian Augusto" w:date="2022-10-15T13:14:00Z">
              <w:tcPr>
                <w:tcW w:w="1350" w:type="dxa"/>
                <w:gridSpan w:val="2"/>
                <w:tcBorders>
                  <w:top w:val="nil"/>
                  <w:bottom w:val="nil"/>
                  <w:right w:val="single" w:sz="4" w:space="0" w:color="auto"/>
                </w:tcBorders>
                <w:noWrap/>
                <w:vAlign w:val="center"/>
                <w:hideMark/>
              </w:tcPr>
            </w:tcPrChange>
          </w:tcPr>
          <w:p w14:paraId="7D1E624B" w14:textId="77777777" w:rsidR="00564903" w:rsidRPr="001A5891" w:rsidRDefault="00564903" w:rsidP="00564903">
            <w:pPr>
              <w:jc w:val="center"/>
              <w:rPr>
                <w:color w:val="auto"/>
              </w:rPr>
            </w:pPr>
            <w:r w:rsidRPr="001A5891">
              <w:rPr>
                <w:color w:val="auto"/>
              </w:rPr>
              <w:t>825 (39.6)</w:t>
            </w:r>
          </w:p>
        </w:tc>
        <w:tc>
          <w:tcPr>
            <w:tcW w:w="1170" w:type="dxa"/>
            <w:tcBorders>
              <w:top w:val="nil"/>
              <w:left w:val="single" w:sz="4" w:space="0" w:color="auto"/>
              <w:bottom w:val="nil"/>
            </w:tcBorders>
            <w:noWrap/>
            <w:vAlign w:val="center"/>
            <w:hideMark/>
            <w:tcPrChange w:id="245" w:author="Maino Vieytes, Christian Augusto" w:date="2022-10-15T13:14:00Z">
              <w:tcPr>
                <w:tcW w:w="1170" w:type="dxa"/>
                <w:gridSpan w:val="3"/>
                <w:tcBorders>
                  <w:top w:val="nil"/>
                  <w:left w:val="single" w:sz="4" w:space="0" w:color="auto"/>
                  <w:bottom w:val="nil"/>
                </w:tcBorders>
                <w:noWrap/>
                <w:vAlign w:val="center"/>
                <w:hideMark/>
              </w:tcPr>
            </w:tcPrChange>
          </w:tcPr>
          <w:p w14:paraId="11ADD581" w14:textId="77777777" w:rsidR="00564903" w:rsidRPr="001A5891" w:rsidRDefault="00564903" w:rsidP="00564903">
            <w:pPr>
              <w:jc w:val="center"/>
              <w:rPr>
                <w:color w:val="auto"/>
              </w:rPr>
            </w:pPr>
            <w:r w:rsidRPr="001A5891">
              <w:rPr>
                <w:color w:val="auto"/>
              </w:rPr>
              <w:t>700 (30.3)</w:t>
            </w:r>
          </w:p>
        </w:tc>
        <w:tc>
          <w:tcPr>
            <w:tcW w:w="1170" w:type="dxa"/>
            <w:tcBorders>
              <w:top w:val="nil"/>
              <w:bottom w:val="nil"/>
              <w:right w:val="single" w:sz="4" w:space="0" w:color="auto"/>
            </w:tcBorders>
            <w:noWrap/>
            <w:vAlign w:val="center"/>
            <w:hideMark/>
            <w:tcPrChange w:id="246" w:author="Maino Vieytes, Christian Augusto" w:date="2022-10-15T13:14:00Z">
              <w:tcPr>
                <w:tcW w:w="1170" w:type="dxa"/>
                <w:gridSpan w:val="2"/>
                <w:tcBorders>
                  <w:top w:val="nil"/>
                  <w:bottom w:val="nil"/>
                  <w:right w:val="single" w:sz="4" w:space="0" w:color="auto"/>
                </w:tcBorders>
                <w:noWrap/>
                <w:vAlign w:val="center"/>
                <w:hideMark/>
              </w:tcPr>
            </w:tcPrChange>
          </w:tcPr>
          <w:p w14:paraId="54E46BE3" w14:textId="77777777" w:rsidR="00564903" w:rsidRPr="001A5891" w:rsidRDefault="00564903" w:rsidP="00564903">
            <w:pPr>
              <w:jc w:val="center"/>
              <w:rPr>
                <w:color w:val="auto"/>
              </w:rPr>
            </w:pPr>
            <w:r w:rsidRPr="001A5891">
              <w:rPr>
                <w:color w:val="auto"/>
              </w:rPr>
              <w:t>877 (43.9)</w:t>
            </w:r>
          </w:p>
        </w:tc>
        <w:tc>
          <w:tcPr>
            <w:tcW w:w="1080" w:type="dxa"/>
            <w:tcBorders>
              <w:top w:val="nil"/>
              <w:left w:val="single" w:sz="4" w:space="0" w:color="auto"/>
              <w:bottom w:val="nil"/>
            </w:tcBorders>
            <w:noWrap/>
            <w:vAlign w:val="center"/>
            <w:hideMark/>
            <w:tcPrChange w:id="247" w:author="Maino Vieytes, Christian Augusto" w:date="2022-10-15T13:14:00Z">
              <w:tcPr>
                <w:tcW w:w="1080" w:type="dxa"/>
                <w:gridSpan w:val="3"/>
                <w:tcBorders>
                  <w:top w:val="nil"/>
                  <w:left w:val="single" w:sz="4" w:space="0" w:color="auto"/>
                  <w:bottom w:val="nil"/>
                </w:tcBorders>
                <w:noWrap/>
                <w:vAlign w:val="center"/>
                <w:hideMark/>
              </w:tcPr>
            </w:tcPrChange>
          </w:tcPr>
          <w:p w14:paraId="5A0BBBE1" w14:textId="77777777" w:rsidR="00564903" w:rsidRPr="001A5891" w:rsidRDefault="00564903" w:rsidP="00564903">
            <w:pPr>
              <w:jc w:val="center"/>
              <w:rPr>
                <w:color w:val="auto"/>
              </w:rPr>
            </w:pPr>
            <w:r w:rsidRPr="001A5891">
              <w:rPr>
                <w:color w:val="auto"/>
              </w:rPr>
              <w:t>722 (33.3)</w:t>
            </w:r>
          </w:p>
        </w:tc>
        <w:tc>
          <w:tcPr>
            <w:tcW w:w="1170" w:type="dxa"/>
            <w:tcBorders>
              <w:top w:val="nil"/>
              <w:bottom w:val="nil"/>
              <w:right w:val="single" w:sz="4" w:space="0" w:color="auto"/>
            </w:tcBorders>
            <w:noWrap/>
            <w:vAlign w:val="center"/>
            <w:hideMark/>
            <w:tcPrChange w:id="248" w:author="Maino Vieytes, Christian Augusto" w:date="2022-10-15T13:14:00Z">
              <w:tcPr>
                <w:tcW w:w="1170" w:type="dxa"/>
                <w:gridSpan w:val="2"/>
                <w:tcBorders>
                  <w:top w:val="nil"/>
                  <w:bottom w:val="nil"/>
                  <w:right w:val="single" w:sz="4" w:space="0" w:color="auto"/>
                </w:tcBorders>
                <w:noWrap/>
                <w:vAlign w:val="center"/>
                <w:hideMark/>
              </w:tcPr>
            </w:tcPrChange>
          </w:tcPr>
          <w:p w14:paraId="0F338D78" w14:textId="77777777" w:rsidR="00564903" w:rsidRPr="001A5891" w:rsidRDefault="00564903" w:rsidP="00564903">
            <w:pPr>
              <w:jc w:val="center"/>
              <w:rPr>
                <w:color w:val="auto"/>
              </w:rPr>
            </w:pPr>
            <w:r w:rsidRPr="001A5891">
              <w:rPr>
                <w:color w:val="auto"/>
              </w:rPr>
              <w:t>855 (40.6)</w:t>
            </w:r>
          </w:p>
        </w:tc>
        <w:tc>
          <w:tcPr>
            <w:tcW w:w="1170" w:type="dxa"/>
            <w:tcBorders>
              <w:top w:val="nil"/>
              <w:left w:val="single" w:sz="4" w:space="0" w:color="auto"/>
              <w:bottom w:val="nil"/>
            </w:tcBorders>
            <w:noWrap/>
            <w:vAlign w:val="center"/>
            <w:hideMark/>
            <w:tcPrChange w:id="249" w:author="Maino Vieytes, Christian Augusto" w:date="2022-10-15T13:14:00Z">
              <w:tcPr>
                <w:tcW w:w="1170" w:type="dxa"/>
                <w:gridSpan w:val="3"/>
                <w:tcBorders>
                  <w:top w:val="nil"/>
                  <w:left w:val="single" w:sz="4" w:space="0" w:color="auto"/>
                  <w:bottom w:val="nil"/>
                </w:tcBorders>
                <w:noWrap/>
                <w:vAlign w:val="center"/>
                <w:hideMark/>
              </w:tcPr>
            </w:tcPrChange>
          </w:tcPr>
          <w:p w14:paraId="47C6E931" w14:textId="77777777" w:rsidR="00564903" w:rsidRPr="001A5891" w:rsidRDefault="00564903" w:rsidP="00564903">
            <w:pPr>
              <w:jc w:val="center"/>
              <w:rPr>
                <w:color w:val="auto"/>
              </w:rPr>
            </w:pPr>
            <w:r w:rsidRPr="001A5891">
              <w:rPr>
                <w:color w:val="auto"/>
              </w:rPr>
              <w:t>800 (37.6)</w:t>
            </w:r>
          </w:p>
        </w:tc>
        <w:tc>
          <w:tcPr>
            <w:tcW w:w="1080" w:type="dxa"/>
            <w:tcBorders>
              <w:top w:val="nil"/>
              <w:bottom w:val="nil"/>
              <w:right w:val="single" w:sz="4" w:space="0" w:color="auto"/>
            </w:tcBorders>
            <w:noWrap/>
            <w:vAlign w:val="center"/>
            <w:hideMark/>
            <w:tcPrChange w:id="250" w:author="Maino Vieytes, Christian Augusto" w:date="2022-10-15T13:14:00Z">
              <w:tcPr>
                <w:tcW w:w="1080" w:type="dxa"/>
                <w:gridSpan w:val="2"/>
                <w:tcBorders>
                  <w:top w:val="nil"/>
                  <w:bottom w:val="nil"/>
                  <w:right w:val="single" w:sz="4" w:space="0" w:color="auto"/>
                </w:tcBorders>
                <w:noWrap/>
                <w:vAlign w:val="center"/>
                <w:hideMark/>
              </w:tcPr>
            </w:tcPrChange>
          </w:tcPr>
          <w:p w14:paraId="34ECEA46" w14:textId="77777777" w:rsidR="00564903" w:rsidRPr="001A5891" w:rsidRDefault="00564903" w:rsidP="00564903">
            <w:pPr>
              <w:jc w:val="center"/>
              <w:rPr>
                <w:color w:val="auto"/>
              </w:rPr>
            </w:pPr>
            <w:r w:rsidRPr="001A5891">
              <w:rPr>
                <w:color w:val="auto"/>
              </w:rPr>
              <w:t>777 (36.2)</w:t>
            </w:r>
          </w:p>
        </w:tc>
        <w:tc>
          <w:tcPr>
            <w:tcW w:w="1170" w:type="dxa"/>
            <w:tcBorders>
              <w:top w:val="nil"/>
              <w:left w:val="single" w:sz="4" w:space="0" w:color="auto"/>
              <w:bottom w:val="nil"/>
            </w:tcBorders>
            <w:noWrap/>
            <w:vAlign w:val="center"/>
            <w:hideMark/>
            <w:tcPrChange w:id="251" w:author="Maino Vieytes, Christian Augusto" w:date="2022-10-15T13:14:00Z">
              <w:tcPr>
                <w:tcW w:w="1170" w:type="dxa"/>
                <w:gridSpan w:val="3"/>
                <w:tcBorders>
                  <w:top w:val="nil"/>
                  <w:left w:val="single" w:sz="4" w:space="0" w:color="auto"/>
                  <w:bottom w:val="nil"/>
                </w:tcBorders>
                <w:noWrap/>
                <w:vAlign w:val="center"/>
                <w:hideMark/>
              </w:tcPr>
            </w:tcPrChange>
          </w:tcPr>
          <w:p w14:paraId="7FE4415D" w14:textId="77777777" w:rsidR="00564903" w:rsidRPr="001A5891" w:rsidRDefault="00564903" w:rsidP="00564903">
            <w:pPr>
              <w:jc w:val="center"/>
              <w:rPr>
                <w:color w:val="auto"/>
              </w:rPr>
            </w:pPr>
            <w:r w:rsidRPr="001A5891">
              <w:rPr>
                <w:color w:val="auto"/>
              </w:rPr>
              <w:t>867 (40.2)</w:t>
            </w:r>
          </w:p>
        </w:tc>
        <w:tc>
          <w:tcPr>
            <w:tcW w:w="1267" w:type="dxa"/>
            <w:gridSpan w:val="2"/>
            <w:tcBorders>
              <w:top w:val="nil"/>
              <w:bottom w:val="nil"/>
            </w:tcBorders>
            <w:noWrap/>
            <w:vAlign w:val="center"/>
            <w:hideMark/>
            <w:tcPrChange w:id="252" w:author="Maino Vieytes, Christian Augusto" w:date="2022-10-15T13:14:00Z">
              <w:tcPr>
                <w:tcW w:w="1267" w:type="dxa"/>
                <w:gridSpan w:val="3"/>
                <w:tcBorders>
                  <w:top w:val="nil"/>
                  <w:bottom w:val="nil"/>
                </w:tcBorders>
                <w:noWrap/>
                <w:vAlign w:val="center"/>
                <w:hideMark/>
              </w:tcPr>
            </w:tcPrChange>
          </w:tcPr>
          <w:p w14:paraId="72AC86FE" w14:textId="77777777" w:rsidR="00564903" w:rsidRPr="001A5891" w:rsidRDefault="00564903" w:rsidP="00564903">
            <w:pPr>
              <w:jc w:val="center"/>
              <w:rPr>
                <w:color w:val="auto"/>
              </w:rPr>
            </w:pPr>
            <w:r w:rsidRPr="001A5891">
              <w:rPr>
                <w:color w:val="auto"/>
              </w:rPr>
              <w:t>710 (33.2)</w:t>
            </w:r>
          </w:p>
        </w:tc>
      </w:tr>
      <w:tr w:rsidR="001A5891" w:rsidRPr="001A5891" w14:paraId="0F1AD69C" w14:textId="77777777" w:rsidTr="004F2F9E">
        <w:trPr>
          <w:gridAfter w:val="1"/>
          <w:wAfter w:w="9" w:type="dxa"/>
          <w:trHeight w:val="320"/>
          <w:trPrChange w:id="253"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254" w:author="Maino Vieytes, Christian Augusto" w:date="2022-10-15T13:14:00Z">
              <w:tcPr>
                <w:tcW w:w="1586" w:type="dxa"/>
                <w:gridSpan w:val="5"/>
                <w:tcBorders>
                  <w:top w:val="nil"/>
                  <w:bottom w:val="single" w:sz="4" w:space="0" w:color="auto"/>
                </w:tcBorders>
                <w:noWrap/>
                <w:vAlign w:val="center"/>
                <w:hideMark/>
              </w:tcPr>
            </w:tcPrChange>
          </w:tcPr>
          <w:p w14:paraId="6F2AD135" w14:textId="77777777" w:rsidR="00564903" w:rsidRPr="001A5891" w:rsidRDefault="00564903" w:rsidP="00564903">
            <w:pPr>
              <w:rPr>
                <w:color w:val="auto"/>
              </w:rPr>
            </w:pPr>
            <w:r w:rsidRPr="001A5891">
              <w:rPr>
                <w:color w:val="auto"/>
              </w:rPr>
              <w:sym w:font="Symbol" w:char="F0B3"/>
            </w:r>
            <w:r w:rsidRPr="001A5891">
              <w:rPr>
                <w:color w:val="auto"/>
              </w:rPr>
              <w:t xml:space="preserve"> Some College</w:t>
            </w:r>
          </w:p>
        </w:tc>
        <w:tc>
          <w:tcPr>
            <w:tcW w:w="1281" w:type="dxa"/>
            <w:gridSpan w:val="3"/>
            <w:tcBorders>
              <w:top w:val="nil"/>
              <w:bottom w:val="single" w:sz="4" w:space="0" w:color="auto"/>
            </w:tcBorders>
            <w:noWrap/>
            <w:vAlign w:val="center"/>
            <w:hideMark/>
            <w:tcPrChange w:id="255" w:author="Maino Vieytes, Christian Augusto" w:date="2022-10-15T13:14:00Z">
              <w:tcPr>
                <w:tcW w:w="1281" w:type="dxa"/>
                <w:gridSpan w:val="4"/>
                <w:tcBorders>
                  <w:top w:val="nil"/>
                  <w:bottom w:val="single" w:sz="4" w:space="0" w:color="auto"/>
                </w:tcBorders>
                <w:noWrap/>
                <w:vAlign w:val="center"/>
                <w:hideMark/>
              </w:tcPr>
            </w:tcPrChange>
          </w:tcPr>
          <w:p w14:paraId="58A8DE15" w14:textId="77777777" w:rsidR="00564903" w:rsidRPr="001A5891" w:rsidRDefault="00564903" w:rsidP="00564903">
            <w:pPr>
              <w:jc w:val="center"/>
              <w:rPr>
                <w:color w:val="auto"/>
              </w:rPr>
            </w:pPr>
            <w:r w:rsidRPr="001A5891">
              <w:rPr>
                <w:color w:val="auto"/>
              </w:rPr>
              <w:t>966 (68.5)</w:t>
            </w:r>
          </w:p>
        </w:tc>
        <w:tc>
          <w:tcPr>
            <w:tcW w:w="1403" w:type="dxa"/>
            <w:tcBorders>
              <w:top w:val="nil"/>
              <w:bottom w:val="single" w:sz="4" w:space="0" w:color="auto"/>
              <w:right w:val="single" w:sz="4" w:space="0" w:color="auto"/>
            </w:tcBorders>
            <w:noWrap/>
            <w:vAlign w:val="center"/>
            <w:hideMark/>
            <w:tcPrChange w:id="256"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15CA0F8" w14:textId="77777777" w:rsidR="00564903" w:rsidRPr="001A5891" w:rsidRDefault="00564903" w:rsidP="00564903">
            <w:pPr>
              <w:jc w:val="center"/>
              <w:rPr>
                <w:color w:val="auto"/>
              </w:rPr>
            </w:pPr>
            <w:r w:rsidRPr="001A5891">
              <w:rPr>
                <w:color w:val="auto"/>
              </w:rPr>
              <w:t>771 (57.4)</w:t>
            </w:r>
          </w:p>
        </w:tc>
        <w:tc>
          <w:tcPr>
            <w:tcW w:w="1152" w:type="dxa"/>
            <w:tcBorders>
              <w:top w:val="nil"/>
              <w:left w:val="single" w:sz="4" w:space="0" w:color="auto"/>
              <w:bottom w:val="single" w:sz="4" w:space="0" w:color="auto"/>
            </w:tcBorders>
            <w:noWrap/>
            <w:vAlign w:val="center"/>
            <w:hideMark/>
            <w:tcPrChange w:id="257"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39984607" w14:textId="77777777" w:rsidR="00564903" w:rsidRPr="001A5891" w:rsidRDefault="00564903" w:rsidP="00564903">
            <w:pPr>
              <w:jc w:val="center"/>
              <w:rPr>
                <w:color w:val="auto"/>
              </w:rPr>
            </w:pPr>
            <w:r w:rsidRPr="001A5891">
              <w:rPr>
                <w:color w:val="auto"/>
              </w:rPr>
              <w:t>905 (65.6)</w:t>
            </w:r>
          </w:p>
        </w:tc>
        <w:tc>
          <w:tcPr>
            <w:tcW w:w="1350" w:type="dxa"/>
            <w:tcBorders>
              <w:top w:val="nil"/>
              <w:bottom w:val="single" w:sz="4" w:space="0" w:color="auto"/>
              <w:right w:val="single" w:sz="4" w:space="0" w:color="auto"/>
            </w:tcBorders>
            <w:noWrap/>
            <w:vAlign w:val="center"/>
            <w:hideMark/>
            <w:tcPrChange w:id="258"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1C33EA8" w14:textId="77777777" w:rsidR="00564903" w:rsidRPr="001A5891" w:rsidRDefault="00564903" w:rsidP="00564903">
            <w:pPr>
              <w:jc w:val="center"/>
              <w:rPr>
                <w:color w:val="auto"/>
              </w:rPr>
            </w:pPr>
            <w:r w:rsidRPr="001A5891">
              <w:rPr>
                <w:color w:val="auto"/>
              </w:rPr>
              <w:t>832 (60.4)</w:t>
            </w:r>
          </w:p>
        </w:tc>
        <w:tc>
          <w:tcPr>
            <w:tcW w:w="1170" w:type="dxa"/>
            <w:tcBorders>
              <w:top w:val="nil"/>
              <w:left w:val="single" w:sz="4" w:space="0" w:color="auto"/>
              <w:bottom w:val="single" w:sz="4" w:space="0" w:color="auto"/>
            </w:tcBorders>
            <w:noWrap/>
            <w:vAlign w:val="center"/>
            <w:hideMark/>
            <w:tcPrChange w:id="25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476AC7" w14:textId="77777777" w:rsidR="00564903" w:rsidRPr="001A5891" w:rsidRDefault="00564903" w:rsidP="00564903">
            <w:pPr>
              <w:jc w:val="center"/>
              <w:rPr>
                <w:color w:val="auto"/>
              </w:rPr>
            </w:pPr>
            <w:r w:rsidRPr="001A5891">
              <w:rPr>
                <w:color w:val="auto"/>
              </w:rPr>
              <w:t>957 (69.7)</w:t>
            </w:r>
          </w:p>
        </w:tc>
        <w:tc>
          <w:tcPr>
            <w:tcW w:w="1170" w:type="dxa"/>
            <w:tcBorders>
              <w:top w:val="nil"/>
              <w:bottom w:val="single" w:sz="4" w:space="0" w:color="auto"/>
              <w:right w:val="single" w:sz="4" w:space="0" w:color="auto"/>
            </w:tcBorders>
            <w:noWrap/>
            <w:vAlign w:val="center"/>
            <w:hideMark/>
            <w:tcPrChange w:id="26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00D83388" w14:textId="77777777" w:rsidR="00564903" w:rsidRPr="001A5891" w:rsidRDefault="00564903" w:rsidP="00564903">
            <w:pPr>
              <w:jc w:val="center"/>
              <w:rPr>
                <w:color w:val="auto"/>
              </w:rPr>
            </w:pPr>
            <w:r w:rsidRPr="001A5891">
              <w:rPr>
                <w:color w:val="auto"/>
              </w:rPr>
              <w:t>780 (56.1)</w:t>
            </w:r>
          </w:p>
        </w:tc>
        <w:tc>
          <w:tcPr>
            <w:tcW w:w="1080" w:type="dxa"/>
            <w:tcBorders>
              <w:top w:val="nil"/>
              <w:left w:val="single" w:sz="4" w:space="0" w:color="auto"/>
              <w:bottom w:val="single" w:sz="4" w:space="0" w:color="auto"/>
            </w:tcBorders>
            <w:noWrap/>
            <w:vAlign w:val="center"/>
            <w:hideMark/>
            <w:tcPrChange w:id="261"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013D96B7" w14:textId="77777777" w:rsidR="00564903" w:rsidRPr="001A5891" w:rsidRDefault="00564903" w:rsidP="00564903">
            <w:pPr>
              <w:jc w:val="center"/>
              <w:rPr>
                <w:color w:val="auto"/>
              </w:rPr>
            </w:pPr>
            <w:r w:rsidRPr="001A5891">
              <w:rPr>
                <w:color w:val="auto"/>
              </w:rPr>
              <w:t>934 (66.7)</w:t>
            </w:r>
          </w:p>
        </w:tc>
        <w:tc>
          <w:tcPr>
            <w:tcW w:w="1170" w:type="dxa"/>
            <w:tcBorders>
              <w:top w:val="nil"/>
              <w:bottom w:val="single" w:sz="4" w:space="0" w:color="auto"/>
              <w:right w:val="single" w:sz="4" w:space="0" w:color="auto"/>
            </w:tcBorders>
            <w:noWrap/>
            <w:vAlign w:val="center"/>
            <w:hideMark/>
            <w:tcPrChange w:id="26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2CBA7B3" w14:textId="77777777" w:rsidR="00564903" w:rsidRPr="001A5891" w:rsidRDefault="00564903" w:rsidP="00564903">
            <w:pPr>
              <w:jc w:val="center"/>
              <w:rPr>
                <w:color w:val="auto"/>
              </w:rPr>
            </w:pPr>
            <w:r w:rsidRPr="001A5891">
              <w:rPr>
                <w:color w:val="auto"/>
              </w:rPr>
              <w:t>803 (59.4)</w:t>
            </w:r>
          </w:p>
        </w:tc>
        <w:tc>
          <w:tcPr>
            <w:tcW w:w="1170" w:type="dxa"/>
            <w:tcBorders>
              <w:top w:val="nil"/>
              <w:left w:val="single" w:sz="4" w:space="0" w:color="auto"/>
              <w:bottom w:val="single" w:sz="4" w:space="0" w:color="auto"/>
            </w:tcBorders>
            <w:noWrap/>
            <w:vAlign w:val="center"/>
            <w:hideMark/>
            <w:tcPrChange w:id="26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9ED4C5D" w14:textId="77777777" w:rsidR="00564903" w:rsidRPr="001A5891" w:rsidRDefault="00564903" w:rsidP="00564903">
            <w:pPr>
              <w:jc w:val="center"/>
              <w:rPr>
                <w:color w:val="auto"/>
              </w:rPr>
            </w:pPr>
            <w:r w:rsidRPr="001A5891">
              <w:rPr>
                <w:color w:val="auto"/>
              </w:rPr>
              <w:t>856 (62.4)</w:t>
            </w:r>
          </w:p>
        </w:tc>
        <w:tc>
          <w:tcPr>
            <w:tcW w:w="1080" w:type="dxa"/>
            <w:tcBorders>
              <w:top w:val="nil"/>
              <w:bottom w:val="single" w:sz="4" w:space="0" w:color="auto"/>
              <w:right w:val="single" w:sz="4" w:space="0" w:color="auto"/>
            </w:tcBorders>
            <w:noWrap/>
            <w:vAlign w:val="center"/>
            <w:hideMark/>
            <w:tcPrChange w:id="264"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F975E2C" w14:textId="77777777" w:rsidR="00564903" w:rsidRPr="001A5891" w:rsidRDefault="00564903" w:rsidP="00564903">
            <w:pPr>
              <w:jc w:val="center"/>
              <w:rPr>
                <w:color w:val="auto"/>
              </w:rPr>
            </w:pPr>
            <w:r w:rsidRPr="001A5891">
              <w:rPr>
                <w:color w:val="auto"/>
              </w:rPr>
              <w:t>881 (63.8)</w:t>
            </w:r>
          </w:p>
        </w:tc>
        <w:tc>
          <w:tcPr>
            <w:tcW w:w="1170" w:type="dxa"/>
            <w:tcBorders>
              <w:top w:val="nil"/>
              <w:left w:val="single" w:sz="4" w:space="0" w:color="auto"/>
              <w:bottom w:val="single" w:sz="4" w:space="0" w:color="auto"/>
            </w:tcBorders>
            <w:noWrap/>
            <w:vAlign w:val="center"/>
            <w:hideMark/>
            <w:tcPrChange w:id="26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D0479A0" w14:textId="77777777" w:rsidR="00564903" w:rsidRPr="001A5891" w:rsidRDefault="00564903" w:rsidP="00564903">
            <w:pPr>
              <w:jc w:val="center"/>
              <w:rPr>
                <w:color w:val="auto"/>
              </w:rPr>
            </w:pPr>
            <w:r w:rsidRPr="001A5891">
              <w:rPr>
                <w:color w:val="auto"/>
              </w:rPr>
              <w:t>791 (59.8)</w:t>
            </w:r>
          </w:p>
        </w:tc>
        <w:tc>
          <w:tcPr>
            <w:tcW w:w="1267" w:type="dxa"/>
            <w:gridSpan w:val="2"/>
            <w:tcBorders>
              <w:top w:val="nil"/>
              <w:bottom w:val="single" w:sz="4" w:space="0" w:color="auto"/>
            </w:tcBorders>
            <w:noWrap/>
            <w:vAlign w:val="center"/>
            <w:hideMark/>
            <w:tcPrChange w:id="266" w:author="Maino Vieytes, Christian Augusto" w:date="2022-10-15T13:14:00Z">
              <w:tcPr>
                <w:tcW w:w="1267" w:type="dxa"/>
                <w:gridSpan w:val="3"/>
                <w:tcBorders>
                  <w:top w:val="nil"/>
                  <w:bottom w:val="single" w:sz="4" w:space="0" w:color="auto"/>
                </w:tcBorders>
                <w:noWrap/>
                <w:vAlign w:val="center"/>
                <w:hideMark/>
              </w:tcPr>
            </w:tcPrChange>
          </w:tcPr>
          <w:p w14:paraId="0FBADF72" w14:textId="77777777" w:rsidR="00564903" w:rsidRPr="001A5891" w:rsidRDefault="00564903" w:rsidP="00564903">
            <w:pPr>
              <w:jc w:val="center"/>
              <w:rPr>
                <w:color w:val="auto"/>
              </w:rPr>
            </w:pPr>
            <w:r w:rsidRPr="001A5891">
              <w:rPr>
                <w:color w:val="auto"/>
              </w:rPr>
              <w:t>946 (66.8)</w:t>
            </w:r>
          </w:p>
        </w:tc>
      </w:tr>
      <w:tr w:rsidR="001A5891" w:rsidRPr="001A5891" w14:paraId="2B4F691C" w14:textId="77777777" w:rsidTr="004F2F9E">
        <w:trPr>
          <w:gridAfter w:val="1"/>
          <w:wAfter w:w="9" w:type="dxa"/>
          <w:trHeight w:val="320"/>
          <w:trPrChange w:id="267" w:author="Maino Vieytes, Christian Augusto" w:date="2022-10-15T13:14:00Z">
            <w:trPr>
              <w:gridAfter w:val="1"/>
              <w:trHeight w:val="320"/>
            </w:trPr>
          </w:trPrChange>
        </w:trPr>
        <w:tc>
          <w:tcPr>
            <w:tcW w:w="1513" w:type="dxa"/>
            <w:gridSpan w:val="2"/>
            <w:tcBorders>
              <w:bottom w:val="nil"/>
            </w:tcBorders>
            <w:noWrap/>
            <w:vAlign w:val="center"/>
            <w:hideMark/>
            <w:tcPrChange w:id="268" w:author="Maino Vieytes, Christian Augusto" w:date="2022-10-15T13:14:00Z">
              <w:tcPr>
                <w:tcW w:w="1513" w:type="dxa"/>
                <w:gridSpan w:val="3"/>
                <w:tcBorders>
                  <w:bottom w:val="nil"/>
                </w:tcBorders>
                <w:noWrap/>
                <w:vAlign w:val="center"/>
                <w:hideMark/>
              </w:tcPr>
            </w:tcPrChange>
          </w:tcPr>
          <w:p w14:paraId="13A7C902" w14:textId="77777777" w:rsidR="00564903" w:rsidRPr="001A5891" w:rsidRDefault="00564903" w:rsidP="00564903">
            <w:pPr>
              <w:rPr>
                <w:color w:val="auto"/>
              </w:rPr>
            </w:pPr>
            <w:r w:rsidRPr="001A5891">
              <w:rPr>
                <w:color w:val="auto"/>
              </w:rPr>
              <w:t>FIPR</w:t>
            </w:r>
          </w:p>
        </w:tc>
        <w:tc>
          <w:tcPr>
            <w:tcW w:w="1354" w:type="dxa"/>
            <w:gridSpan w:val="5"/>
            <w:tcBorders>
              <w:bottom w:val="nil"/>
            </w:tcBorders>
            <w:vAlign w:val="center"/>
            <w:tcPrChange w:id="269" w:author="Maino Vieytes, Christian Augusto" w:date="2022-10-15T13:14:00Z">
              <w:tcPr>
                <w:tcW w:w="1354" w:type="dxa"/>
                <w:gridSpan w:val="6"/>
                <w:tcBorders>
                  <w:bottom w:val="nil"/>
                </w:tcBorders>
                <w:vAlign w:val="center"/>
              </w:tcPr>
            </w:tcPrChange>
          </w:tcPr>
          <w:p w14:paraId="26D71D4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270" w:author="Maino Vieytes, Christian Augusto" w:date="2022-10-15T13:14:00Z">
              <w:tcPr>
                <w:tcW w:w="1167" w:type="dxa"/>
                <w:gridSpan w:val="2"/>
                <w:tcBorders>
                  <w:bottom w:val="nil"/>
                  <w:right w:val="single" w:sz="4" w:space="0" w:color="auto"/>
                </w:tcBorders>
                <w:noWrap/>
                <w:vAlign w:val="center"/>
                <w:hideMark/>
              </w:tcPr>
            </w:tcPrChange>
          </w:tcPr>
          <w:p w14:paraId="258A240D"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271" w:author="Maino Vieytes, Christian Augusto" w:date="2022-10-15T13:14:00Z">
              <w:tcPr>
                <w:tcW w:w="1152" w:type="dxa"/>
                <w:gridSpan w:val="3"/>
                <w:tcBorders>
                  <w:left w:val="single" w:sz="4" w:space="0" w:color="auto"/>
                  <w:bottom w:val="nil"/>
                </w:tcBorders>
                <w:noWrap/>
                <w:vAlign w:val="center"/>
                <w:hideMark/>
              </w:tcPr>
            </w:tcPrChange>
          </w:tcPr>
          <w:p w14:paraId="3F95CD9B"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72" w:author="Maino Vieytes, Christian Augusto" w:date="2022-10-15T13:14:00Z">
              <w:tcPr>
                <w:tcW w:w="1350" w:type="dxa"/>
                <w:gridSpan w:val="2"/>
                <w:tcBorders>
                  <w:bottom w:val="nil"/>
                  <w:right w:val="single" w:sz="4" w:space="0" w:color="auto"/>
                </w:tcBorders>
                <w:noWrap/>
                <w:vAlign w:val="center"/>
                <w:hideMark/>
              </w:tcPr>
            </w:tcPrChange>
          </w:tcPr>
          <w:p w14:paraId="70FD86B3"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73" w:author="Maino Vieytes, Christian Augusto" w:date="2022-10-15T13:14:00Z">
              <w:tcPr>
                <w:tcW w:w="1170" w:type="dxa"/>
                <w:gridSpan w:val="3"/>
                <w:tcBorders>
                  <w:left w:val="single" w:sz="4" w:space="0" w:color="auto"/>
                  <w:bottom w:val="nil"/>
                </w:tcBorders>
                <w:noWrap/>
                <w:vAlign w:val="center"/>
                <w:hideMark/>
              </w:tcPr>
            </w:tcPrChange>
          </w:tcPr>
          <w:p w14:paraId="4925879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74" w:author="Maino Vieytes, Christian Augusto" w:date="2022-10-15T13:14:00Z">
              <w:tcPr>
                <w:tcW w:w="1170" w:type="dxa"/>
                <w:gridSpan w:val="2"/>
                <w:tcBorders>
                  <w:bottom w:val="nil"/>
                  <w:right w:val="single" w:sz="4" w:space="0" w:color="auto"/>
                </w:tcBorders>
                <w:noWrap/>
                <w:vAlign w:val="center"/>
                <w:hideMark/>
              </w:tcPr>
            </w:tcPrChange>
          </w:tcPr>
          <w:p w14:paraId="3FCFDB1D"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275" w:author="Maino Vieytes, Christian Augusto" w:date="2022-10-15T13:14:00Z">
              <w:tcPr>
                <w:tcW w:w="1080" w:type="dxa"/>
                <w:gridSpan w:val="3"/>
                <w:tcBorders>
                  <w:left w:val="single" w:sz="4" w:space="0" w:color="auto"/>
                  <w:bottom w:val="nil"/>
                </w:tcBorders>
                <w:noWrap/>
                <w:vAlign w:val="center"/>
                <w:hideMark/>
              </w:tcPr>
            </w:tcPrChange>
          </w:tcPr>
          <w:p w14:paraId="2415BBE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76" w:author="Maino Vieytes, Christian Augusto" w:date="2022-10-15T13:14:00Z">
              <w:tcPr>
                <w:tcW w:w="1170" w:type="dxa"/>
                <w:gridSpan w:val="2"/>
                <w:tcBorders>
                  <w:bottom w:val="nil"/>
                  <w:right w:val="single" w:sz="4" w:space="0" w:color="auto"/>
                </w:tcBorders>
                <w:noWrap/>
                <w:vAlign w:val="center"/>
                <w:hideMark/>
              </w:tcPr>
            </w:tcPrChange>
          </w:tcPr>
          <w:p w14:paraId="70D67AFC"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77" w:author="Maino Vieytes, Christian Augusto" w:date="2022-10-15T13:14:00Z">
              <w:tcPr>
                <w:tcW w:w="1170" w:type="dxa"/>
                <w:gridSpan w:val="3"/>
                <w:tcBorders>
                  <w:left w:val="single" w:sz="4" w:space="0" w:color="auto"/>
                  <w:bottom w:val="nil"/>
                </w:tcBorders>
                <w:noWrap/>
                <w:vAlign w:val="center"/>
                <w:hideMark/>
              </w:tcPr>
            </w:tcPrChange>
          </w:tcPr>
          <w:p w14:paraId="6F390F3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78" w:author="Maino Vieytes, Christian Augusto" w:date="2022-10-15T13:14:00Z">
              <w:tcPr>
                <w:tcW w:w="1080" w:type="dxa"/>
                <w:gridSpan w:val="2"/>
                <w:tcBorders>
                  <w:bottom w:val="nil"/>
                  <w:right w:val="single" w:sz="4" w:space="0" w:color="auto"/>
                </w:tcBorders>
                <w:noWrap/>
                <w:vAlign w:val="center"/>
                <w:hideMark/>
              </w:tcPr>
            </w:tcPrChange>
          </w:tcPr>
          <w:p w14:paraId="7B0A23AB"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79" w:author="Maino Vieytes, Christian Augusto" w:date="2022-10-15T13:14:00Z">
              <w:tcPr>
                <w:tcW w:w="1170" w:type="dxa"/>
                <w:gridSpan w:val="3"/>
                <w:tcBorders>
                  <w:left w:val="single" w:sz="4" w:space="0" w:color="auto"/>
                  <w:bottom w:val="nil"/>
                </w:tcBorders>
                <w:noWrap/>
                <w:vAlign w:val="center"/>
                <w:hideMark/>
              </w:tcPr>
            </w:tcPrChange>
          </w:tcPr>
          <w:p w14:paraId="4F07643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280" w:author="Maino Vieytes, Christian Augusto" w:date="2022-10-15T13:14:00Z">
              <w:tcPr>
                <w:tcW w:w="1267" w:type="dxa"/>
                <w:gridSpan w:val="3"/>
                <w:tcBorders>
                  <w:bottom w:val="nil"/>
                </w:tcBorders>
                <w:noWrap/>
                <w:vAlign w:val="center"/>
                <w:hideMark/>
              </w:tcPr>
            </w:tcPrChange>
          </w:tcPr>
          <w:p w14:paraId="699C46A7" w14:textId="77777777" w:rsidR="00564903" w:rsidRPr="001A5891" w:rsidRDefault="00564903" w:rsidP="00564903">
            <w:pPr>
              <w:jc w:val="center"/>
              <w:rPr>
                <w:color w:val="auto"/>
              </w:rPr>
            </w:pPr>
            <w:r w:rsidRPr="001A5891">
              <w:rPr>
                <w:color w:val="auto"/>
              </w:rPr>
              <w:t>*</w:t>
            </w:r>
          </w:p>
        </w:tc>
      </w:tr>
      <w:tr w:rsidR="001A5891" w:rsidRPr="001A5891" w14:paraId="254732F1" w14:textId="77777777" w:rsidTr="004F2F9E">
        <w:trPr>
          <w:gridAfter w:val="1"/>
          <w:wAfter w:w="9" w:type="dxa"/>
          <w:trHeight w:val="320"/>
          <w:trPrChange w:id="281" w:author="Maino Vieytes, Christian Augusto" w:date="2022-10-15T13:14:00Z">
            <w:trPr>
              <w:gridAfter w:val="1"/>
              <w:trHeight w:val="320"/>
            </w:trPr>
          </w:trPrChange>
        </w:trPr>
        <w:tc>
          <w:tcPr>
            <w:tcW w:w="1586" w:type="dxa"/>
            <w:gridSpan w:val="4"/>
            <w:tcBorders>
              <w:top w:val="nil"/>
              <w:bottom w:val="nil"/>
            </w:tcBorders>
            <w:noWrap/>
            <w:vAlign w:val="center"/>
            <w:hideMark/>
            <w:tcPrChange w:id="282" w:author="Maino Vieytes, Christian Augusto" w:date="2022-10-15T13:14:00Z">
              <w:tcPr>
                <w:tcW w:w="1586" w:type="dxa"/>
                <w:gridSpan w:val="5"/>
                <w:tcBorders>
                  <w:top w:val="nil"/>
                  <w:bottom w:val="nil"/>
                </w:tcBorders>
                <w:noWrap/>
                <w:vAlign w:val="center"/>
                <w:hideMark/>
              </w:tcPr>
            </w:tcPrChange>
          </w:tcPr>
          <w:p w14:paraId="208014FD" w14:textId="77777777" w:rsidR="00564903" w:rsidRPr="001A5891" w:rsidRDefault="00564903" w:rsidP="00564903">
            <w:pPr>
              <w:rPr>
                <w:color w:val="auto"/>
              </w:rPr>
            </w:pPr>
            <w:r w:rsidRPr="001A5891">
              <w:rPr>
                <w:color w:val="auto"/>
              </w:rPr>
              <w:sym w:font="Symbol" w:char="F0B3"/>
            </w:r>
            <w:r w:rsidRPr="001A5891">
              <w:rPr>
                <w:color w:val="auto"/>
              </w:rPr>
              <w:t xml:space="preserve"> 1.3</w:t>
            </w:r>
          </w:p>
        </w:tc>
        <w:tc>
          <w:tcPr>
            <w:tcW w:w="1281" w:type="dxa"/>
            <w:gridSpan w:val="3"/>
            <w:tcBorders>
              <w:top w:val="nil"/>
              <w:bottom w:val="nil"/>
            </w:tcBorders>
            <w:noWrap/>
            <w:vAlign w:val="center"/>
            <w:hideMark/>
            <w:tcPrChange w:id="283" w:author="Maino Vieytes, Christian Augusto" w:date="2022-10-15T13:14:00Z">
              <w:tcPr>
                <w:tcW w:w="1281" w:type="dxa"/>
                <w:gridSpan w:val="4"/>
                <w:tcBorders>
                  <w:top w:val="nil"/>
                  <w:bottom w:val="nil"/>
                </w:tcBorders>
                <w:noWrap/>
                <w:vAlign w:val="center"/>
                <w:hideMark/>
              </w:tcPr>
            </w:tcPrChange>
          </w:tcPr>
          <w:p w14:paraId="6CB20221" w14:textId="77777777" w:rsidR="00564903" w:rsidRPr="001A5891" w:rsidRDefault="00564903" w:rsidP="00564903">
            <w:pPr>
              <w:jc w:val="center"/>
              <w:rPr>
                <w:color w:val="auto"/>
              </w:rPr>
            </w:pPr>
            <w:r w:rsidRPr="001A5891">
              <w:rPr>
                <w:color w:val="auto"/>
              </w:rPr>
              <w:t>1214 (86.9)</w:t>
            </w:r>
          </w:p>
        </w:tc>
        <w:tc>
          <w:tcPr>
            <w:tcW w:w="1403" w:type="dxa"/>
            <w:tcBorders>
              <w:top w:val="nil"/>
              <w:bottom w:val="nil"/>
              <w:right w:val="single" w:sz="4" w:space="0" w:color="auto"/>
            </w:tcBorders>
            <w:noWrap/>
            <w:vAlign w:val="center"/>
            <w:hideMark/>
            <w:tcPrChange w:id="284" w:author="Maino Vieytes, Christian Augusto" w:date="2022-10-15T13:14:00Z">
              <w:tcPr>
                <w:tcW w:w="1167" w:type="dxa"/>
                <w:gridSpan w:val="2"/>
                <w:tcBorders>
                  <w:top w:val="nil"/>
                  <w:bottom w:val="nil"/>
                  <w:right w:val="single" w:sz="4" w:space="0" w:color="auto"/>
                </w:tcBorders>
                <w:noWrap/>
                <w:vAlign w:val="center"/>
                <w:hideMark/>
              </w:tcPr>
            </w:tcPrChange>
          </w:tcPr>
          <w:p w14:paraId="04088C20" w14:textId="77777777" w:rsidR="00564903" w:rsidRPr="001A5891" w:rsidRDefault="00564903" w:rsidP="00564903">
            <w:pPr>
              <w:jc w:val="center"/>
              <w:rPr>
                <w:color w:val="auto"/>
              </w:rPr>
            </w:pPr>
            <w:r w:rsidRPr="001A5891">
              <w:rPr>
                <w:color w:val="auto"/>
              </w:rPr>
              <w:t>1065 (77.2)</w:t>
            </w:r>
          </w:p>
        </w:tc>
        <w:tc>
          <w:tcPr>
            <w:tcW w:w="1152" w:type="dxa"/>
            <w:tcBorders>
              <w:top w:val="nil"/>
              <w:left w:val="single" w:sz="4" w:space="0" w:color="auto"/>
              <w:bottom w:val="nil"/>
            </w:tcBorders>
            <w:noWrap/>
            <w:vAlign w:val="center"/>
            <w:hideMark/>
            <w:tcPrChange w:id="285" w:author="Maino Vieytes, Christian Augusto" w:date="2022-10-15T13:14:00Z">
              <w:tcPr>
                <w:tcW w:w="1152" w:type="dxa"/>
                <w:gridSpan w:val="3"/>
                <w:tcBorders>
                  <w:top w:val="nil"/>
                  <w:left w:val="single" w:sz="4" w:space="0" w:color="auto"/>
                  <w:bottom w:val="nil"/>
                </w:tcBorders>
                <w:noWrap/>
                <w:vAlign w:val="center"/>
                <w:hideMark/>
              </w:tcPr>
            </w:tcPrChange>
          </w:tcPr>
          <w:p w14:paraId="56F45CE6" w14:textId="77777777" w:rsidR="00564903" w:rsidRPr="001A5891" w:rsidRDefault="00564903" w:rsidP="00564903">
            <w:pPr>
              <w:jc w:val="center"/>
              <w:rPr>
                <w:color w:val="auto"/>
              </w:rPr>
            </w:pPr>
            <w:r w:rsidRPr="001A5891">
              <w:rPr>
                <w:color w:val="auto"/>
              </w:rPr>
              <w:t>1104 (81.4)</w:t>
            </w:r>
          </w:p>
        </w:tc>
        <w:tc>
          <w:tcPr>
            <w:tcW w:w="1350" w:type="dxa"/>
            <w:tcBorders>
              <w:top w:val="nil"/>
              <w:bottom w:val="nil"/>
              <w:right w:val="single" w:sz="4" w:space="0" w:color="auto"/>
            </w:tcBorders>
            <w:noWrap/>
            <w:vAlign w:val="center"/>
            <w:hideMark/>
            <w:tcPrChange w:id="286" w:author="Maino Vieytes, Christian Augusto" w:date="2022-10-15T13:14:00Z">
              <w:tcPr>
                <w:tcW w:w="1350" w:type="dxa"/>
                <w:gridSpan w:val="2"/>
                <w:tcBorders>
                  <w:top w:val="nil"/>
                  <w:bottom w:val="nil"/>
                  <w:right w:val="single" w:sz="4" w:space="0" w:color="auto"/>
                </w:tcBorders>
                <w:noWrap/>
                <w:vAlign w:val="center"/>
                <w:hideMark/>
              </w:tcPr>
            </w:tcPrChange>
          </w:tcPr>
          <w:p w14:paraId="779CC303" w14:textId="77777777" w:rsidR="00564903" w:rsidRPr="001A5891" w:rsidRDefault="00564903" w:rsidP="00564903">
            <w:pPr>
              <w:jc w:val="center"/>
              <w:rPr>
                <w:color w:val="auto"/>
              </w:rPr>
            </w:pPr>
            <w:r w:rsidRPr="001A5891">
              <w:rPr>
                <w:color w:val="auto"/>
              </w:rPr>
              <w:t>1175 (83.2)</w:t>
            </w:r>
          </w:p>
        </w:tc>
        <w:tc>
          <w:tcPr>
            <w:tcW w:w="1170" w:type="dxa"/>
            <w:tcBorders>
              <w:top w:val="nil"/>
              <w:left w:val="single" w:sz="4" w:space="0" w:color="auto"/>
              <w:bottom w:val="nil"/>
            </w:tcBorders>
            <w:noWrap/>
            <w:vAlign w:val="center"/>
            <w:hideMark/>
            <w:tcPrChange w:id="287" w:author="Maino Vieytes, Christian Augusto" w:date="2022-10-15T13:14:00Z">
              <w:tcPr>
                <w:tcW w:w="1170" w:type="dxa"/>
                <w:gridSpan w:val="3"/>
                <w:tcBorders>
                  <w:top w:val="nil"/>
                  <w:left w:val="single" w:sz="4" w:space="0" w:color="auto"/>
                  <w:bottom w:val="nil"/>
                </w:tcBorders>
                <w:noWrap/>
                <w:vAlign w:val="center"/>
                <w:hideMark/>
              </w:tcPr>
            </w:tcPrChange>
          </w:tcPr>
          <w:p w14:paraId="53F233AA" w14:textId="77777777" w:rsidR="00564903" w:rsidRPr="001A5891" w:rsidRDefault="00564903" w:rsidP="00564903">
            <w:pPr>
              <w:jc w:val="center"/>
              <w:rPr>
                <w:color w:val="auto"/>
              </w:rPr>
            </w:pPr>
            <w:r w:rsidRPr="001A5891">
              <w:rPr>
                <w:color w:val="auto"/>
              </w:rPr>
              <w:t>1232 (87.5)</w:t>
            </w:r>
          </w:p>
        </w:tc>
        <w:tc>
          <w:tcPr>
            <w:tcW w:w="1170" w:type="dxa"/>
            <w:tcBorders>
              <w:top w:val="nil"/>
              <w:bottom w:val="nil"/>
              <w:right w:val="single" w:sz="4" w:space="0" w:color="auto"/>
            </w:tcBorders>
            <w:noWrap/>
            <w:vAlign w:val="center"/>
            <w:hideMark/>
            <w:tcPrChange w:id="288" w:author="Maino Vieytes, Christian Augusto" w:date="2022-10-15T13:14:00Z">
              <w:tcPr>
                <w:tcW w:w="1170" w:type="dxa"/>
                <w:gridSpan w:val="2"/>
                <w:tcBorders>
                  <w:top w:val="nil"/>
                  <w:bottom w:val="nil"/>
                  <w:right w:val="single" w:sz="4" w:space="0" w:color="auto"/>
                </w:tcBorders>
                <w:noWrap/>
                <w:vAlign w:val="center"/>
                <w:hideMark/>
              </w:tcPr>
            </w:tcPrChange>
          </w:tcPr>
          <w:p w14:paraId="0DB4D80D" w14:textId="77777777" w:rsidR="00564903" w:rsidRPr="001A5891" w:rsidRDefault="00564903" w:rsidP="00564903">
            <w:pPr>
              <w:jc w:val="center"/>
              <w:rPr>
                <w:color w:val="auto"/>
              </w:rPr>
            </w:pPr>
            <w:r w:rsidRPr="001A5891">
              <w:rPr>
                <w:color w:val="auto"/>
              </w:rPr>
              <w:t>1047 (76.4)</w:t>
            </w:r>
          </w:p>
        </w:tc>
        <w:tc>
          <w:tcPr>
            <w:tcW w:w="1080" w:type="dxa"/>
            <w:tcBorders>
              <w:top w:val="nil"/>
              <w:left w:val="single" w:sz="4" w:space="0" w:color="auto"/>
              <w:bottom w:val="nil"/>
            </w:tcBorders>
            <w:noWrap/>
            <w:vAlign w:val="center"/>
            <w:hideMark/>
            <w:tcPrChange w:id="289" w:author="Maino Vieytes, Christian Augusto" w:date="2022-10-15T13:14:00Z">
              <w:tcPr>
                <w:tcW w:w="1080" w:type="dxa"/>
                <w:gridSpan w:val="3"/>
                <w:tcBorders>
                  <w:top w:val="nil"/>
                  <w:left w:val="single" w:sz="4" w:space="0" w:color="auto"/>
                  <w:bottom w:val="nil"/>
                </w:tcBorders>
                <w:noWrap/>
                <w:vAlign w:val="center"/>
                <w:hideMark/>
              </w:tcPr>
            </w:tcPrChange>
          </w:tcPr>
          <w:p w14:paraId="6DD135A6" w14:textId="77777777" w:rsidR="00564903" w:rsidRPr="001A5891" w:rsidRDefault="00564903" w:rsidP="00564903">
            <w:pPr>
              <w:jc w:val="center"/>
              <w:rPr>
                <w:color w:val="auto"/>
              </w:rPr>
            </w:pPr>
            <w:r w:rsidRPr="001A5891">
              <w:rPr>
                <w:color w:val="auto"/>
              </w:rPr>
              <w:t>1189 (84.9)</w:t>
            </w:r>
          </w:p>
        </w:tc>
        <w:tc>
          <w:tcPr>
            <w:tcW w:w="1170" w:type="dxa"/>
            <w:tcBorders>
              <w:top w:val="nil"/>
              <w:bottom w:val="nil"/>
              <w:right w:val="single" w:sz="4" w:space="0" w:color="auto"/>
            </w:tcBorders>
            <w:noWrap/>
            <w:vAlign w:val="center"/>
            <w:hideMark/>
            <w:tcPrChange w:id="290" w:author="Maino Vieytes, Christian Augusto" w:date="2022-10-15T13:14:00Z">
              <w:tcPr>
                <w:tcW w:w="1170" w:type="dxa"/>
                <w:gridSpan w:val="2"/>
                <w:tcBorders>
                  <w:top w:val="nil"/>
                  <w:bottom w:val="nil"/>
                  <w:right w:val="single" w:sz="4" w:space="0" w:color="auto"/>
                </w:tcBorders>
                <w:noWrap/>
                <w:vAlign w:val="center"/>
                <w:hideMark/>
              </w:tcPr>
            </w:tcPrChange>
          </w:tcPr>
          <w:p w14:paraId="0E0413B9" w14:textId="77777777" w:rsidR="00564903" w:rsidRPr="001A5891" w:rsidRDefault="00564903" w:rsidP="00564903">
            <w:pPr>
              <w:jc w:val="center"/>
              <w:rPr>
                <w:color w:val="auto"/>
              </w:rPr>
            </w:pPr>
            <w:r w:rsidRPr="001A5891">
              <w:rPr>
                <w:color w:val="auto"/>
              </w:rPr>
              <w:t>1090 (79.4)</w:t>
            </w:r>
          </w:p>
        </w:tc>
        <w:tc>
          <w:tcPr>
            <w:tcW w:w="1170" w:type="dxa"/>
            <w:tcBorders>
              <w:top w:val="nil"/>
              <w:left w:val="single" w:sz="4" w:space="0" w:color="auto"/>
              <w:bottom w:val="nil"/>
            </w:tcBorders>
            <w:noWrap/>
            <w:vAlign w:val="center"/>
            <w:hideMark/>
            <w:tcPrChange w:id="291" w:author="Maino Vieytes, Christian Augusto" w:date="2022-10-15T13:14:00Z">
              <w:tcPr>
                <w:tcW w:w="1170" w:type="dxa"/>
                <w:gridSpan w:val="3"/>
                <w:tcBorders>
                  <w:top w:val="nil"/>
                  <w:left w:val="single" w:sz="4" w:space="0" w:color="auto"/>
                  <w:bottom w:val="nil"/>
                </w:tcBorders>
                <w:noWrap/>
                <w:vAlign w:val="center"/>
                <w:hideMark/>
              </w:tcPr>
            </w:tcPrChange>
          </w:tcPr>
          <w:p w14:paraId="4D7561C5" w14:textId="77777777" w:rsidR="00564903" w:rsidRPr="001A5891" w:rsidRDefault="00564903" w:rsidP="00564903">
            <w:pPr>
              <w:jc w:val="center"/>
              <w:rPr>
                <w:color w:val="auto"/>
              </w:rPr>
            </w:pPr>
            <w:r w:rsidRPr="001A5891">
              <w:rPr>
                <w:color w:val="auto"/>
              </w:rPr>
              <w:t>1100 (79.2)</w:t>
            </w:r>
          </w:p>
        </w:tc>
        <w:tc>
          <w:tcPr>
            <w:tcW w:w="1080" w:type="dxa"/>
            <w:tcBorders>
              <w:top w:val="nil"/>
              <w:bottom w:val="nil"/>
              <w:right w:val="single" w:sz="4" w:space="0" w:color="auto"/>
            </w:tcBorders>
            <w:noWrap/>
            <w:vAlign w:val="center"/>
            <w:hideMark/>
            <w:tcPrChange w:id="292" w:author="Maino Vieytes, Christian Augusto" w:date="2022-10-15T13:14:00Z">
              <w:tcPr>
                <w:tcW w:w="1080" w:type="dxa"/>
                <w:gridSpan w:val="2"/>
                <w:tcBorders>
                  <w:top w:val="nil"/>
                  <w:bottom w:val="nil"/>
                  <w:right w:val="single" w:sz="4" w:space="0" w:color="auto"/>
                </w:tcBorders>
                <w:noWrap/>
                <w:vAlign w:val="center"/>
                <w:hideMark/>
              </w:tcPr>
            </w:tcPrChange>
          </w:tcPr>
          <w:p w14:paraId="2B3499EF" w14:textId="77777777" w:rsidR="00564903" w:rsidRPr="001A5891" w:rsidRDefault="00564903" w:rsidP="00564903">
            <w:pPr>
              <w:jc w:val="center"/>
              <w:rPr>
                <w:color w:val="auto"/>
              </w:rPr>
            </w:pPr>
            <w:r w:rsidRPr="001A5891">
              <w:rPr>
                <w:color w:val="auto"/>
              </w:rPr>
              <w:t>1179 (84.8)</w:t>
            </w:r>
          </w:p>
        </w:tc>
        <w:tc>
          <w:tcPr>
            <w:tcW w:w="1170" w:type="dxa"/>
            <w:tcBorders>
              <w:top w:val="nil"/>
              <w:left w:val="single" w:sz="4" w:space="0" w:color="auto"/>
              <w:bottom w:val="nil"/>
            </w:tcBorders>
            <w:noWrap/>
            <w:vAlign w:val="center"/>
            <w:hideMark/>
            <w:tcPrChange w:id="293" w:author="Maino Vieytes, Christian Augusto" w:date="2022-10-15T13:14:00Z">
              <w:tcPr>
                <w:tcW w:w="1170" w:type="dxa"/>
                <w:gridSpan w:val="3"/>
                <w:tcBorders>
                  <w:top w:val="nil"/>
                  <w:left w:val="single" w:sz="4" w:space="0" w:color="auto"/>
                  <w:bottom w:val="nil"/>
                </w:tcBorders>
                <w:noWrap/>
                <w:vAlign w:val="center"/>
                <w:hideMark/>
              </w:tcPr>
            </w:tcPrChange>
          </w:tcPr>
          <w:p w14:paraId="1C0237B9" w14:textId="77777777" w:rsidR="00564903" w:rsidRPr="001A5891" w:rsidRDefault="00564903" w:rsidP="00564903">
            <w:pPr>
              <w:jc w:val="center"/>
              <w:rPr>
                <w:color w:val="auto"/>
              </w:rPr>
            </w:pPr>
            <w:r w:rsidRPr="001A5891">
              <w:rPr>
                <w:color w:val="auto"/>
              </w:rPr>
              <w:t>1089 (80.2)</w:t>
            </w:r>
          </w:p>
        </w:tc>
        <w:tc>
          <w:tcPr>
            <w:tcW w:w="1267" w:type="dxa"/>
            <w:gridSpan w:val="2"/>
            <w:tcBorders>
              <w:top w:val="nil"/>
              <w:bottom w:val="nil"/>
            </w:tcBorders>
            <w:noWrap/>
            <w:vAlign w:val="center"/>
            <w:hideMark/>
            <w:tcPrChange w:id="294" w:author="Maino Vieytes, Christian Augusto" w:date="2022-10-15T13:14:00Z">
              <w:tcPr>
                <w:tcW w:w="1267" w:type="dxa"/>
                <w:gridSpan w:val="3"/>
                <w:tcBorders>
                  <w:top w:val="nil"/>
                  <w:bottom w:val="nil"/>
                </w:tcBorders>
                <w:noWrap/>
                <w:vAlign w:val="center"/>
                <w:hideMark/>
              </w:tcPr>
            </w:tcPrChange>
          </w:tcPr>
          <w:p w14:paraId="1C207C24" w14:textId="77777777" w:rsidR="00564903" w:rsidRPr="001A5891" w:rsidRDefault="00564903" w:rsidP="00564903">
            <w:pPr>
              <w:jc w:val="center"/>
              <w:rPr>
                <w:color w:val="auto"/>
              </w:rPr>
            </w:pPr>
            <w:r w:rsidRPr="001A5891">
              <w:rPr>
                <w:color w:val="auto"/>
              </w:rPr>
              <w:t>1190 (84.5)</w:t>
            </w:r>
          </w:p>
        </w:tc>
      </w:tr>
      <w:tr w:rsidR="001A5891" w:rsidRPr="001A5891" w14:paraId="7D3C5F51" w14:textId="77777777" w:rsidTr="004F2F9E">
        <w:trPr>
          <w:gridAfter w:val="1"/>
          <w:wAfter w:w="9" w:type="dxa"/>
          <w:trHeight w:val="320"/>
          <w:trPrChange w:id="295"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296" w:author="Maino Vieytes, Christian Augusto" w:date="2022-10-15T13:14:00Z">
              <w:tcPr>
                <w:tcW w:w="1586" w:type="dxa"/>
                <w:gridSpan w:val="5"/>
                <w:tcBorders>
                  <w:top w:val="nil"/>
                  <w:bottom w:val="single" w:sz="4" w:space="0" w:color="auto"/>
                </w:tcBorders>
                <w:noWrap/>
                <w:vAlign w:val="center"/>
                <w:hideMark/>
              </w:tcPr>
            </w:tcPrChange>
          </w:tcPr>
          <w:p w14:paraId="377A146E" w14:textId="77777777" w:rsidR="00564903" w:rsidRPr="001A5891" w:rsidRDefault="00564903" w:rsidP="00564903">
            <w:pPr>
              <w:rPr>
                <w:color w:val="auto"/>
              </w:rPr>
            </w:pPr>
            <w:r w:rsidRPr="001A5891">
              <w:rPr>
                <w:color w:val="auto"/>
              </w:rPr>
              <w:t>&lt; 1.3</w:t>
            </w:r>
          </w:p>
        </w:tc>
        <w:tc>
          <w:tcPr>
            <w:tcW w:w="1281" w:type="dxa"/>
            <w:gridSpan w:val="3"/>
            <w:tcBorders>
              <w:top w:val="nil"/>
              <w:bottom w:val="single" w:sz="4" w:space="0" w:color="auto"/>
            </w:tcBorders>
            <w:noWrap/>
            <w:vAlign w:val="center"/>
            <w:hideMark/>
            <w:tcPrChange w:id="297" w:author="Maino Vieytes, Christian Augusto" w:date="2022-10-15T13:14:00Z">
              <w:tcPr>
                <w:tcW w:w="1281" w:type="dxa"/>
                <w:gridSpan w:val="4"/>
                <w:tcBorders>
                  <w:top w:val="nil"/>
                  <w:bottom w:val="single" w:sz="4" w:space="0" w:color="auto"/>
                </w:tcBorders>
                <w:noWrap/>
                <w:vAlign w:val="center"/>
                <w:hideMark/>
              </w:tcPr>
            </w:tcPrChange>
          </w:tcPr>
          <w:p w14:paraId="616E815F" w14:textId="77777777" w:rsidR="00564903" w:rsidRPr="001A5891" w:rsidRDefault="00564903" w:rsidP="00564903">
            <w:pPr>
              <w:jc w:val="center"/>
              <w:rPr>
                <w:color w:val="auto"/>
              </w:rPr>
            </w:pPr>
            <w:r w:rsidRPr="001A5891">
              <w:rPr>
                <w:color w:val="auto"/>
              </w:rPr>
              <w:t>327 (13.1)</w:t>
            </w:r>
          </w:p>
        </w:tc>
        <w:tc>
          <w:tcPr>
            <w:tcW w:w="1403" w:type="dxa"/>
            <w:tcBorders>
              <w:top w:val="nil"/>
              <w:bottom w:val="single" w:sz="4" w:space="0" w:color="auto"/>
              <w:right w:val="single" w:sz="4" w:space="0" w:color="auto"/>
            </w:tcBorders>
            <w:noWrap/>
            <w:vAlign w:val="center"/>
            <w:hideMark/>
            <w:tcPrChange w:id="298"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766094D" w14:textId="77777777" w:rsidR="00564903" w:rsidRPr="001A5891" w:rsidRDefault="00564903" w:rsidP="00564903">
            <w:pPr>
              <w:jc w:val="center"/>
              <w:rPr>
                <w:color w:val="auto"/>
              </w:rPr>
            </w:pPr>
            <w:r w:rsidRPr="001A5891">
              <w:rPr>
                <w:color w:val="auto"/>
              </w:rPr>
              <w:t>473 (22.8)</w:t>
            </w:r>
          </w:p>
        </w:tc>
        <w:tc>
          <w:tcPr>
            <w:tcW w:w="1152" w:type="dxa"/>
            <w:tcBorders>
              <w:top w:val="nil"/>
              <w:left w:val="single" w:sz="4" w:space="0" w:color="auto"/>
              <w:bottom w:val="single" w:sz="4" w:space="0" w:color="auto"/>
            </w:tcBorders>
            <w:noWrap/>
            <w:vAlign w:val="center"/>
            <w:hideMark/>
            <w:tcPrChange w:id="299"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507FCF79" w14:textId="77777777" w:rsidR="00564903" w:rsidRPr="001A5891" w:rsidRDefault="00564903" w:rsidP="00564903">
            <w:pPr>
              <w:jc w:val="center"/>
              <w:rPr>
                <w:color w:val="auto"/>
              </w:rPr>
            </w:pPr>
            <w:r w:rsidRPr="001A5891">
              <w:rPr>
                <w:color w:val="auto"/>
              </w:rPr>
              <w:t>443 (18.6)</w:t>
            </w:r>
          </w:p>
        </w:tc>
        <w:tc>
          <w:tcPr>
            <w:tcW w:w="1350" w:type="dxa"/>
            <w:tcBorders>
              <w:top w:val="nil"/>
              <w:bottom w:val="single" w:sz="4" w:space="0" w:color="auto"/>
              <w:right w:val="single" w:sz="4" w:space="0" w:color="auto"/>
            </w:tcBorders>
            <w:noWrap/>
            <w:vAlign w:val="center"/>
            <w:hideMark/>
            <w:tcPrChange w:id="300"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2474280" w14:textId="77777777" w:rsidR="00564903" w:rsidRPr="001A5891" w:rsidRDefault="00564903" w:rsidP="00564903">
            <w:pPr>
              <w:jc w:val="center"/>
              <w:rPr>
                <w:color w:val="auto"/>
              </w:rPr>
            </w:pPr>
            <w:r w:rsidRPr="001A5891">
              <w:rPr>
                <w:color w:val="auto"/>
              </w:rPr>
              <w:t>357 (16.8)</w:t>
            </w:r>
          </w:p>
        </w:tc>
        <w:tc>
          <w:tcPr>
            <w:tcW w:w="1170" w:type="dxa"/>
            <w:tcBorders>
              <w:top w:val="nil"/>
              <w:left w:val="single" w:sz="4" w:space="0" w:color="auto"/>
              <w:bottom w:val="single" w:sz="4" w:space="0" w:color="auto"/>
            </w:tcBorders>
            <w:noWrap/>
            <w:vAlign w:val="center"/>
            <w:hideMark/>
            <w:tcPrChange w:id="30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2CF17C6" w14:textId="77777777" w:rsidR="00564903" w:rsidRPr="001A5891" w:rsidRDefault="00564903" w:rsidP="00564903">
            <w:pPr>
              <w:jc w:val="center"/>
              <w:rPr>
                <w:color w:val="auto"/>
              </w:rPr>
            </w:pPr>
            <w:r w:rsidRPr="001A5891">
              <w:rPr>
                <w:color w:val="auto"/>
              </w:rPr>
              <w:t>307 (12.5)</w:t>
            </w:r>
          </w:p>
        </w:tc>
        <w:tc>
          <w:tcPr>
            <w:tcW w:w="1170" w:type="dxa"/>
            <w:tcBorders>
              <w:top w:val="nil"/>
              <w:bottom w:val="single" w:sz="4" w:space="0" w:color="auto"/>
              <w:right w:val="single" w:sz="4" w:space="0" w:color="auto"/>
            </w:tcBorders>
            <w:noWrap/>
            <w:vAlign w:val="center"/>
            <w:hideMark/>
            <w:tcPrChange w:id="30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DCFB04B" w14:textId="77777777" w:rsidR="00564903" w:rsidRPr="001A5891" w:rsidRDefault="00564903" w:rsidP="00564903">
            <w:pPr>
              <w:jc w:val="center"/>
              <w:rPr>
                <w:color w:val="auto"/>
              </w:rPr>
            </w:pPr>
            <w:r w:rsidRPr="001A5891">
              <w:rPr>
                <w:color w:val="auto"/>
              </w:rPr>
              <w:t>493 (23.6)</w:t>
            </w:r>
          </w:p>
        </w:tc>
        <w:tc>
          <w:tcPr>
            <w:tcW w:w="1080" w:type="dxa"/>
            <w:tcBorders>
              <w:top w:val="nil"/>
              <w:left w:val="single" w:sz="4" w:space="0" w:color="auto"/>
              <w:bottom w:val="single" w:sz="4" w:space="0" w:color="auto"/>
            </w:tcBorders>
            <w:noWrap/>
            <w:vAlign w:val="center"/>
            <w:hideMark/>
            <w:tcPrChange w:id="303"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13AAEAEA" w14:textId="77777777" w:rsidR="00564903" w:rsidRPr="001A5891" w:rsidRDefault="00564903" w:rsidP="00564903">
            <w:pPr>
              <w:jc w:val="center"/>
              <w:rPr>
                <w:color w:val="auto"/>
              </w:rPr>
            </w:pPr>
            <w:r w:rsidRPr="001A5891">
              <w:rPr>
                <w:color w:val="auto"/>
              </w:rPr>
              <w:t>342 (15.1)</w:t>
            </w:r>
          </w:p>
        </w:tc>
        <w:tc>
          <w:tcPr>
            <w:tcW w:w="1170" w:type="dxa"/>
            <w:tcBorders>
              <w:top w:val="nil"/>
              <w:bottom w:val="single" w:sz="4" w:space="0" w:color="auto"/>
              <w:right w:val="single" w:sz="4" w:space="0" w:color="auto"/>
            </w:tcBorders>
            <w:noWrap/>
            <w:vAlign w:val="center"/>
            <w:hideMark/>
            <w:tcPrChange w:id="30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F02D94B" w14:textId="77777777" w:rsidR="00564903" w:rsidRPr="001A5891" w:rsidRDefault="00564903" w:rsidP="00564903">
            <w:pPr>
              <w:jc w:val="center"/>
              <w:rPr>
                <w:color w:val="auto"/>
              </w:rPr>
            </w:pPr>
            <w:r w:rsidRPr="001A5891">
              <w:rPr>
                <w:color w:val="auto"/>
              </w:rPr>
              <w:t>458 (20.6)</w:t>
            </w:r>
          </w:p>
        </w:tc>
        <w:tc>
          <w:tcPr>
            <w:tcW w:w="1170" w:type="dxa"/>
            <w:tcBorders>
              <w:top w:val="nil"/>
              <w:left w:val="single" w:sz="4" w:space="0" w:color="auto"/>
              <w:bottom w:val="single" w:sz="4" w:space="0" w:color="auto"/>
            </w:tcBorders>
            <w:noWrap/>
            <w:vAlign w:val="center"/>
            <w:hideMark/>
            <w:tcPrChange w:id="30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B56D442" w14:textId="77777777" w:rsidR="00564903" w:rsidRPr="001A5891" w:rsidRDefault="00564903" w:rsidP="00564903">
            <w:pPr>
              <w:jc w:val="center"/>
              <w:rPr>
                <w:color w:val="auto"/>
              </w:rPr>
            </w:pPr>
            <w:r w:rsidRPr="001A5891">
              <w:rPr>
                <w:color w:val="auto"/>
              </w:rPr>
              <w:t>437 (20.8)</w:t>
            </w:r>
          </w:p>
        </w:tc>
        <w:tc>
          <w:tcPr>
            <w:tcW w:w="1080" w:type="dxa"/>
            <w:tcBorders>
              <w:top w:val="nil"/>
              <w:bottom w:val="single" w:sz="4" w:space="0" w:color="auto"/>
              <w:right w:val="single" w:sz="4" w:space="0" w:color="auto"/>
            </w:tcBorders>
            <w:noWrap/>
            <w:vAlign w:val="center"/>
            <w:hideMark/>
            <w:tcPrChange w:id="306"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5D19C2CA" w14:textId="77777777" w:rsidR="00564903" w:rsidRPr="001A5891" w:rsidRDefault="00564903" w:rsidP="00564903">
            <w:pPr>
              <w:jc w:val="center"/>
              <w:rPr>
                <w:color w:val="auto"/>
              </w:rPr>
            </w:pPr>
            <w:r w:rsidRPr="001A5891">
              <w:rPr>
                <w:color w:val="auto"/>
              </w:rPr>
              <w:t>363 (15.2)</w:t>
            </w:r>
          </w:p>
        </w:tc>
        <w:tc>
          <w:tcPr>
            <w:tcW w:w="1170" w:type="dxa"/>
            <w:tcBorders>
              <w:top w:val="nil"/>
              <w:left w:val="single" w:sz="4" w:space="0" w:color="auto"/>
              <w:bottom w:val="single" w:sz="4" w:space="0" w:color="auto"/>
            </w:tcBorders>
            <w:noWrap/>
            <w:vAlign w:val="center"/>
            <w:hideMark/>
            <w:tcPrChange w:id="30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0529EEB" w14:textId="77777777" w:rsidR="00564903" w:rsidRPr="001A5891" w:rsidRDefault="00564903" w:rsidP="00564903">
            <w:pPr>
              <w:jc w:val="center"/>
              <w:rPr>
                <w:color w:val="auto"/>
              </w:rPr>
            </w:pPr>
            <w:r w:rsidRPr="001A5891">
              <w:rPr>
                <w:color w:val="auto"/>
              </w:rPr>
              <w:t>462 (19.8)</w:t>
            </w:r>
          </w:p>
        </w:tc>
        <w:tc>
          <w:tcPr>
            <w:tcW w:w="1267" w:type="dxa"/>
            <w:gridSpan w:val="2"/>
            <w:tcBorders>
              <w:top w:val="nil"/>
              <w:bottom w:val="single" w:sz="4" w:space="0" w:color="auto"/>
            </w:tcBorders>
            <w:noWrap/>
            <w:vAlign w:val="center"/>
            <w:hideMark/>
            <w:tcPrChange w:id="308" w:author="Maino Vieytes, Christian Augusto" w:date="2022-10-15T13:14:00Z">
              <w:tcPr>
                <w:tcW w:w="1267" w:type="dxa"/>
                <w:gridSpan w:val="3"/>
                <w:tcBorders>
                  <w:top w:val="nil"/>
                  <w:bottom w:val="single" w:sz="4" w:space="0" w:color="auto"/>
                </w:tcBorders>
                <w:noWrap/>
                <w:vAlign w:val="center"/>
                <w:hideMark/>
              </w:tcPr>
            </w:tcPrChange>
          </w:tcPr>
          <w:p w14:paraId="3CA7678D" w14:textId="77777777" w:rsidR="00564903" w:rsidRPr="001A5891" w:rsidRDefault="00564903" w:rsidP="00564903">
            <w:pPr>
              <w:jc w:val="center"/>
              <w:rPr>
                <w:color w:val="auto"/>
              </w:rPr>
            </w:pPr>
            <w:r w:rsidRPr="001A5891">
              <w:rPr>
                <w:color w:val="auto"/>
              </w:rPr>
              <w:t>338 (15.5)</w:t>
            </w:r>
          </w:p>
        </w:tc>
      </w:tr>
      <w:tr w:rsidR="001A5891" w:rsidRPr="001A5891" w14:paraId="23CD812E" w14:textId="77777777" w:rsidTr="004F2F9E">
        <w:trPr>
          <w:gridAfter w:val="1"/>
          <w:wAfter w:w="9" w:type="dxa"/>
          <w:trHeight w:val="320"/>
          <w:trPrChange w:id="309"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310" w:author="Maino Vieytes, Christian Augusto" w:date="2022-10-15T13:14:00Z">
              <w:tcPr>
                <w:tcW w:w="1586" w:type="dxa"/>
                <w:gridSpan w:val="5"/>
                <w:tcBorders>
                  <w:top w:val="single" w:sz="4" w:space="0" w:color="auto"/>
                  <w:bottom w:val="nil"/>
                </w:tcBorders>
                <w:noWrap/>
                <w:vAlign w:val="center"/>
              </w:tcPr>
            </w:tcPrChange>
          </w:tcPr>
          <w:p w14:paraId="10219120" w14:textId="77777777" w:rsidR="00564903" w:rsidRPr="001A5891" w:rsidRDefault="00564903" w:rsidP="00564903">
            <w:pPr>
              <w:rPr>
                <w:color w:val="auto"/>
              </w:rPr>
            </w:pPr>
            <w:r w:rsidRPr="001A5891">
              <w:rPr>
                <w:color w:val="auto"/>
              </w:rPr>
              <w:t>Household size</w:t>
            </w:r>
          </w:p>
        </w:tc>
        <w:tc>
          <w:tcPr>
            <w:tcW w:w="1281" w:type="dxa"/>
            <w:gridSpan w:val="3"/>
            <w:tcBorders>
              <w:top w:val="single" w:sz="4" w:space="0" w:color="auto"/>
              <w:bottom w:val="nil"/>
            </w:tcBorders>
            <w:noWrap/>
            <w:vAlign w:val="center"/>
            <w:tcPrChange w:id="311" w:author="Maino Vieytes, Christian Augusto" w:date="2022-10-15T13:14:00Z">
              <w:tcPr>
                <w:tcW w:w="1281" w:type="dxa"/>
                <w:gridSpan w:val="4"/>
                <w:tcBorders>
                  <w:top w:val="single" w:sz="4" w:space="0" w:color="auto"/>
                  <w:bottom w:val="nil"/>
                </w:tcBorders>
                <w:noWrap/>
                <w:vAlign w:val="center"/>
              </w:tcPr>
            </w:tcPrChange>
          </w:tcPr>
          <w:p w14:paraId="72C94546"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312"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E7387AA"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313"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21285AB4"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314"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242C6BFB"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15"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73745B0"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316"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E79520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317"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0F4D596C"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318"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256C4D97"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19"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46E96D0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320"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040870DA"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21"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2DDFD5D"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322" w:author="Maino Vieytes, Christian Augusto" w:date="2022-10-15T13:14:00Z">
              <w:tcPr>
                <w:tcW w:w="1267" w:type="dxa"/>
                <w:gridSpan w:val="3"/>
                <w:tcBorders>
                  <w:top w:val="single" w:sz="4" w:space="0" w:color="auto"/>
                  <w:bottom w:val="nil"/>
                </w:tcBorders>
                <w:noWrap/>
                <w:vAlign w:val="center"/>
              </w:tcPr>
            </w:tcPrChange>
          </w:tcPr>
          <w:p w14:paraId="294DAC08" w14:textId="77777777" w:rsidR="00564903" w:rsidRPr="001A5891" w:rsidRDefault="00564903" w:rsidP="00564903">
            <w:pPr>
              <w:jc w:val="center"/>
              <w:rPr>
                <w:color w:val="auto"/>
              </w:rPr>
            </w:pPr>
          </w:p>
        </w:tc>
      </w:tr>
      <w:tr w:rsidR="001A5891" w:rsidRPr="001A5891" w14:paraId="201E6AFE" w14:textId="77777777" w:rsidTr="004F2F9E">
        <w:trPr>
          <w:gridAfter w:val="1"/>
          <w:wAfter w:w="9" w:type="dxa"/>
          <w:trHeight w:val="320"/>
          <w:trPrChange w:id="323" w:author="Maino Vieytes, Christian Augusto" w:date="2022-10-15T13:14:00Z">
            <w:trPr>
              <w:gridAfter w:val="1"/>
              <w:trHeight w:val="320"/>
            </w:trPr>
          </w:trPrChange>
        </w:trPr>
        <w:tc>
          <w:tcPr>
            <w:tcW w:w="1586" w:type="dxa"/>
            <w:gridSpan w:val="4"/>
            <w:tcBorders>
              <w:top w:val="nil"/>
              <w:bottom w:val="nil"/>
            </w:tcBorders>
            <w:noWrap/>
            <w:vAlign w:val="center"/>
            <w:tcPrChange w:id="324" w:author="Maino Vieytes, Christian Augusto" w:date="2022-10-15T13:14:00Z">
              <w:tcPr>
                <w:tcW w:w="1586" w:type="dxa"/>
                <w:gridSpan w:val="5"/>
                <w:tcBorders>
                  <w:top w:val="nil"/>
                  <w:bottom w:val="nil"/>
                </w:tcBorders>
                <w:noWrap/>
                <w:vAlign w:val="center"/>
              </w:tcPr>
            </w:tcPrChange>
          </w:tcPr>
          <w:p w14:paraId="1DE1861F" w14:textId="77777777" w:rsidR="00564903" w:rsidRPr="001A5891" w:rsidRDefault="00564903" w:rsidP="00564903">
            <w:pPr>
              <w:rPr>
                <w:color w:val="auto"/>
              </w:rPr>
            </w:pPr>
            <w:r w:rsidRPr="001A5891">
              <w:rPr>
                <w:color w:val="auto"/>
              </w:rPr>
              <w:lastRenderedPageBreak/>
              <w:t>&lt; 5 Persons</w:t>
            </w:r>
          </w:p>
        </w:tc>
        <w:tc>
          <w:tcPr>
            <w:tcW w:w="1281" w:type="dxa"/>
            <w:gridSpan w:val="3"/>
            <w:tcBorders>
              <w:top w:val="nil"/>
              <w:bottom w:val="nil"/>
            </w:tcBorders>
            <w:noWrap/>
            <w:vAlign w:val="center"/>
            <w:tcPrChange w:id="325" w:author="Maino Vieytes, Christian Augusto" w:date="2022-10-15T13:14:00Z">
              <w:tcPr>
                <w:tcW w:w="1281" w:type="dxa"/>
                <w:gridSpan w:val="4"/>
                <w:tcBorders>
                  <w:top w:val="nil"/>
                  <w:bottom w:val="nil"/>
                </w:tcBorders>
                <w:noWrap/>
                <w:vAlign w:val="center"/>
              </w:tcPr>
            </w:tcPrChange>
          </w:tcPr>
          <w:p w14:paraId="6FE326E1" w14:textId="77777777" w:rsidR="00564903" w:rsidRPr="001A5891" w:rsidRDefault="00564903" w:rsidP="00564903">
            <w:pPr>
              <w:jc w:val="center"/>
              <w:rPr>
                <w:color w:val="auto"/>
              </w:rPr>
            </w:pPr>
            <w:r w:rsidRPr="001A5891">
              <w:rPr>
                <w:color w:val="auto"/>
              </w:rPr>
              <w:t>1547 (94.5)</w:t>
            </w:r>
          </w:p>
        </w:tc>
        <w:tc>
          <w:tcPr>
            <w:tcW w:w="1403" w:type="dxa"/>
            <w:tcBorders>
              <w:top w:val="nil"/>
              <w:bottom w:val="nil"/>
              <w:right w:val="single" w:sz="4" w:space="0" w:color="auto"/>
            </w:tcBorders>
            <w:noWrap/>
            <w:vAlign w:val="center"/>
            <w:tcPrChange w:id="326" w:author="Maino Vieytes, Christian Augusto" w:date="2022-10-15T13:14:00Z">
              <w:tcPr>
                <w:tcW w:w="1167" w:type="dxa"/>
                <w:gridSpan w:val="2"/>
                <w:tcBorders>
                  <w:top w:val="nil"/>
                  <w:bottom w:val="nil"/>
                  <w:right w:val="single" w:sz="4" w:space="0" w:color="auto"/>
                </w:tcBorders>
                <w:noWrap/>
                <w:vAlign w:val="center"/>
              </w:tcPr>
            </w:tcPrChange>
          </w:tcPr>
          <w:p w14:paraId="78577AD9" w14:textId="77777777" w:rsidR="00564903" w:rsidRPr="001A5891" w:rsidRDefault="00564903" w:rsidP="00564903">
            <w:pPr>
              <w:jc w:val="center"/>
              <w:rPr>
                <w:color w:val="auto"/>
              </w:rPr>
            </w:pPr>
            <w:r w:rsidRPr="001A5891">
              <w:rPr>
                <w:color w:val="auto"/>
              </w:rPr>
              <w:t>1480 (90.0)</w:t>
            </w:r>
          </w:p>
        </w:tc>
        <w:tc>
          <w:tcPr>
            <w:tcW w:w="1152" w:type="dxa"/>
            <w:tcBorders>
              <w:top w:val="nil"/>
              <w:left w:val="single" w:sz="4" w:space="0" w:color="auto"/>
              <w:bottom w:val="nil"/>
            </w:tcBorders>
            <w:noWrap/>
            <w:vAlign w:val="center"/>
            <w:tcPrChange w:id="327" w:author="Maino Vieytes, Christian Augusto" w:date="2022-10-15T13:14:00Z">
              <w:tcPr>
                <w:tcW w:w="1152" w:type="dxa"/>
                <w:gridSpan w:val="3"/>
                <w:tcBorders>
                  <w:top w:val="nil"/>
                  <w:left w:val="single" w:sz="4" w:space="0" w:color="auto"/>
                  <w:bottom w:val="nil"/>
                </w:tcBorders>
                <w:noWrap/>
                <w:vAlign w:val="center"/>
              </w:tcPr>
            </w:tcPrChange>
          </w:tcPr>
          <w:p w14:paraId="4F10D370" w14:textId="77777777" w:rsidR="00564903" w:rsidRPr="001A5891" w:rsidRDefault="00564903" w:rsidP="00564903">
            <w:pPr>
              <w:jc w:val="center"/>
              <w:rPr>
                <w:color w:val="auto"/>
              </w:rPr>
            </w:pPr>
            <w:r w:rsidRPr="001A5891">
              <w:rPr>
                <w:color w:val="auto"/>
              </w:rPr>
              <w:t>1460 (90.0)</w:t>
            </w:r>
          </w:p>
        </w:tc>
        <w:tc>
          <w:tcPr>
            <w:tcW w:w="1350" w:type="dxa"/>
            <w:tcBorders>
              <w:top w:val="nil"/>
              <w:bottom w:val="nil"/>
              <w:right w:val="single" w:sz="4" w:space="0" w:color="auto"/>
            </w:tcBorders>
            <w:noWrap/>
            <w:vAlign w:val="center"/>
            <w:tcPrChange w:id="328" w:author="Maino Vieytes, Christian Augusto" w:date="2022-10-15T13:14:00Z">
              <w:tcPr>
                <w:tcW w:w="1350" w:type="dxa"/>
                <w:gridSpan w:val="2"/>
                <w:tcBorders>
                  <w:top w:val="nil"/>
                  <w:bottom w:val="nil"/>
                  <w:right w:val="single" w:sz="4" w:space="0" w:color="auto"/>
                </w:tcBorders>
                <w:noWrap/>
                <w:vAlign w:val="center"/>
              </w:tcPr>
            </w:tcPrChange>
          </w:tcPr>
          <w:p w14:paraId="538C4C39" w14:textId="77777777" w:rsidR="00564903" w:rsidRPr="001A5891" w:rsidRDefault="00564903" w:rsidP="00564903">
            <w:pPr>
              <w:jc w:val="center"/>
              <w:rPr>
                <w:color w:val="auto"/>
              </w:rPr>
            </w:pPr>
            <w:r w:rsidRPr="001A5891">
              <w:rPr>
                <w:color w:val="auto"/>
              </w:rPr>
              <w:t>1567 (95.1)</w:t>
            </w:r>
          </w:p>
        </w:tc>
        <w:tc>
          <w:tcPr>
            <w:tcW w:w="1170" w:type="dxa"/>
            <w:tcBorders>
              <w:top w:val="nil"/>
              <w:left w:val="single" w:sz="4" w:space="0" w:color="auto"/>
              <w:bottom w:val="nil"/>
            </w:tcBorders>
            <w:noWrap/>
            <w:vAlign w:val="center"/>
            <w:tcPrChange w:id="329" w:author="Maino Vieytes, Christian Augusto" w:date="2022-10-15T13:14:00Z">
              <w:tcPr>
                <w:tcW w:w="1170" w:type="dxa"/>
                <w:gridSpan w:val="3"/>
                <w:tcBorders>
                  <w:top w:val="nil"/>
                  <w:left w:val="single" w:sz="4" w:space="0" w:color="auto"/>
                  <w:bottom w:val="nil"/>
                </w:tcBorders>
                <w:noWrap/>
                <w:vAlign w:val="center"/>
              </w:tcPr>
            </w:tcPrChange>
          </w:tcPr>
          <w:p w14:paraId="48550D0F" w14:textId="77777777" w:rsidR="00564903" w:rsidRPr="001A5891" w:rsidRDefault="00564903" w:rsidP="00564903">
            <w:pPr>
              <w:jc w:val="center"/>
              <w:rPr>
                <w:color w:val="auto"/>
              </w:rPr>
            </w:pPr>
            <w:r w:rsidRPr="001A5891">
              <w:rPr>
                <w:color w:val="auto"/>
              </w:rPr>
              <w:t>1563 (95.4)</w:t>
            </w:r>
          </w:p>
        </w:tc>
        <w:tc>
          <w:tcPr>
            <w:tcW w:w="1170" w:type="dxa"/>
            <w:tcBorders>
              <w:top w:val="nil"/>
              <w:bottom w:val="nil"/>
              <w:right w:val="single" w:sz="4" w:space="0" w:color="auto"/>
            </w:tcBorders>
            <w:noWrap/>
            <w:vAlign w:val="center"/>
            <w:tcPrChange w:id="330" w:author="Maino Vieytes, Christian Augusto" w:date="2022-10-15T13:14:00Z">
              <w:tcPr>
                <w:tcW w:w="1170" w:type="dxa"/>
                <w:gridSpan w:val="2"/>
                <w:tcBorders>
                  <w:top w:val="nil"/>
                  <w:bottom w:val="nil"/>
                  <w:right w:val="single" w:sz="4" w:space="0" w:color="auto"/>
                </w:tcBorders>
                <w:noWrap/>
                <w:vAlign w:val="center"/>
              </w:tcPr>
            </w:tcPrChange>
          </w:tcPr>
          <w:p w14:paraId="01E2D6F0" w14:textId="77777777" w:rsidR="00564903" w:rsidRPr="001A5891" w:rsidRDefault="00564903" w:rsidP="00564903">
            <w:pPr>
              <w:jc w:val="center"/>
              <w:rPr>
                <w:color w:val="auto"/>
              </w:rPr>
            </w:pPr>
            <w:r w:rsidRPr="001A5891">
              <w:rPr>
                <w:color w:val="auto"/>
              </w:rPr>
              <w:t>1464 (89.0)</w:t>
            </w:r>
          </w:p>
        </w:tc>
        <w:tc>
          <w:tcPr>
            <w:tcW w:w="1080" w:type="dxa"/>
            <w:tcBorders>
              <w:top w:val="nil"/>
              <w:left w:val="single" w:sz="4" w:space="0" w:color="auto"/>
              <w:bottom w:val="nil"/>
            </w:tcBorders>
            <w:noWrap/>
            <w:vAlign w:val="center"/>
            <w:tcPrChange w:id="331" w:author="Maino Vieytes, Christian Augusto" w:date="2022-10-15T13:14:00Z">
              <w:tcPr>
                <w:tcW w:w="1080" w:type="dxa"/>
                <w:gridSpan w:val="3"/>
                <w:tcBorders>
                  <w:top w:val="nil"/>
                  <w:left w:val="single" w:sz="4" w:space="0" w:color="auto"/>
                  <w:bottom w:val="nil"/>
                </w:tcBorders>
                <w:noWrap/>
                <w:vAlign w:val="center"/>
              </w:tcPr>
            </w:tcPrChange>
          </w:tcPr>
          <w:p w14:paraId="765C6A89" w14:textId="77777777" w:rsidR="00564903" w:rsidRPr="001A5891" w:rsidRDefault="00564903" w:rsidP="00564903">
            <w:pPr>
              <w:jc w:val="center"/>
              <w:rPr>
                <w:color w:val="auto"/>
              </w:rPr>
            </w:pPr>
            <w:r w:rsidRPr="001A5891">
              <w:rPr>
                <w:color w:val="auto"/>
              </w:rPr>
              <w:t>1557 (96.6)</w:t>
            </w:r>
          </w:p>
        </w:tc>
        <w:tc>
          <w:tcPr>
            <w:tcW w:w="1170" w:type="dxa"/>
            <w:tcBorders>
              <w:top w:val="nil"/>
              <w:bottom w:val="nil"/>
              <w:right w:val="single" w:sz="4" w:space="0" w:color="auto"/>
            </w:tcBorders>
            <w:noWrap/>
            <w:vAlign w:val="center"/>
            <w:tcPrChange w:id="332" w:author="Maino Vieytes, Christian Augusto" w:date="2022-10-15T13:14:00Z">
              <w:tcPr>
                <w:tcW w:w="1170" w:type="dxa"/>
                <w:gridSpan w:val="2"/>
                <w:tcBorders>
                  <w:top w:val="nil"/>
                  <w:bottom w:val="nil"/>
                  <w:right w:val="single" w:sz="4" w:space="0" w:color="auto"/>
                </w:tcBorders>
                <w:noWrap/>
                <w:vAlign w:val="center"/>
              </w:tcPr>
            </w:tcPrChange>
          </w:tcPr>
          <w:p w14:paraId="526FF033" w14:textId="77777777" w:rsidR="00564903" w:rsidRPr="001A5891" w:rsidRDefault="00564903" w:rsidP="00564903">
            <w:pPr>
              <w:jc w:val="center"/>
              <w:rPr>
                <w:color w:val="auto"/>
              </w:rPr>
            </w:pPr>
            <w:r w:rsidRPr="001A5891">
              <w:rPr>
                <w:color w:val="auto"/>
              </w:rPr>
              <w:t>1470 (87.7)</w:t>
            </w:r>
          </w:p>
        </w:tc>
        <w:tc>
          <w:tcPr>
            <w:tcW w:w="1170" w:type="dxa"/>
            <w:tcBorders>
              <w:top w:val="nil"/>
              <w:left w:val="single" w:sz="4" w:space="0" w:color="auto"/>
              <w:bottom w:val="nil"/>
            </w:tcBorders>
            <w:noWrap/>
            <w:vAlign w:val="center"/>
            <w:tcPrChange w:id="333" w:author="Maino Vieytes, Christian Augusto" w:date="2022-10-15T13:14:00Z">
              <w:tcPr>
                <w:tcW w:w="1170" w:type="dxa"/>
                <w:gridSpan w:val="3"/>
                <w:tcBorders>
                  <w:top w:val="nil"/>
                  <w:left w:val="single" w:sz="4" w:space="0" w:color="auto"/>
                  <w:bottom w:val="nil"/>
                </w:tcBorders>
                <w:noWrap/>
                <w:vAlign w:val="center"/>
              </w:tcPr>
            </w:tcPrChange>
          </w:tcPr>
          <w:p w14:paraId="2B5EAA9F" w14:textId="77777777" w:rsidR="00564903" w:rsidRPr="001A5891" w:rsidRDefault="00564903" w:rsidP="00564903">
            <w:pPr>
              <w:jc w:val="center"/>
              <w:rPr>
                <w:color w:val="auto"/>
              </w:rPr>
            </w:pPr>
            <w:r w:rsidRPr="001A5891">
              <w:rPr>
                <w:color w:val="auto"/>
              </w:rPr>
              <w:t>1495 (91.8)</w:t>
            </w:r>
          </w:p>
        </w:tc>
        <w:tc>
          <w:tcPr>
            <w:tcW w:w="1080" w:type="dxa"/>
            <w:tcBorders>
              <w:top w:val="nil"/>
              <w:bottom w:val="nil"/>
              <w:right w:val="single" w:sz="4" w:space="0" w:color="auto"/>
            </w:tcBorders>
            <w:noWrap/>
            <w:vAlign w:val="center"/>
            <w:tcPrChange w:id="334" w:author="Maino Vieytes, Christian Augusto" w:date="2022-10-15T13:14:00Z">
              <w:tcPr>
                <w:tcW w:w="1080" w:type="dxa"/>
                <w:gridSpan w:val="2"/>
                <w:tcBorders>
                  <w:top w:val="nil"/>
                  <w:bottom w:val="nil"/>
                  <w:right w:val="single" w:sz="4" w:space="0" w:color="auto"/>
                </w:tcBorders>
                <w:noWrap/>
                <w:vAlign w:val="center"/>
              </w:tcPr>
            </w:tcPrChange>
          </w:tcPr>
          <w:p w14:paraId="69C46449" w14:textId="77777777" w:rsidR="00564903" w:rsidRPr="001A5891" w:rsidRDefault="00564903" w:rsidP="00564903">
            <w:pPr>
              <w:jc w:val="center"/>
              <w:rPr>
                <w:color w:val="auto"/>
              </w:rPr>
            </w:pPr>
            <w:r w:rsidRPr="001A5891">
              <w:rPr>
                <w:color w:val="auto"/>
              </w:rPr>
              <w:t>1532 (92.8)</w:t>
            </w:r>
          </w:p>
        </w:tc>
        <w:tc>
          <w:tcPr>
            <w:tcW w:w="1170" w:type="dxa"/>
            <w:tcBorders>
              <w:top w:val="nil"/>
              <w:left w:val="single" w:sz="4" w:space="0" w:color="auto"/>
              <w:bottom w:val="nil"/>
            </w:tcBorders>
            <w:noWrap/>
            <w:vAlign w:val="center"/>
            <w:tcPrChange w:id="335" w:author="Maino Vieytes, Christian Augusto" w:date="2022-10-15T13:14:00Z">
              <w:tcPr>
                <w:tcW w:w="1170" w:type="dxa"/>
                <w:gridSpan w:val="3"/>
                <w:tcBorders>
                  <w:top w:val="nil"/>
                  <w:left w:val="single" w:sz="4" w:space="0" w:color="auto"/>
                  <w:bottom w:val="nil"/>
                </w:tcBorders>
                <w:noWrap/>
                <w:vAlign w:val="center"/>
              </w:tcPr>
            </w:tcPrChange>
          </w:tcPr>
          <w:p w14:paraId="2E482C26" w14:textId="77777777" w:rsidR="00564903" w:rsidRPr="001A5891" w:rsidRDefault="00564903" w:rsidP="00564903">
            <w:pPr>
              <w:jc w:val="center"/>
              <w:rPr>
                <w:color w:val="auto"/>
              </w:rPr>
            </w:pPr>
            <w:r w:rsidRPr="001A5891">
              <w:rPr>
                <w:color w:val="auto"/>
              </w:rPr>
              <w:t>1482 (90.4)</w:t>
            </w:r>
          </w:p>
        </w:tc>
        <w:tc>
          <w:tcPr>
            <w:tcW w:w="1267" w:type="dxa"/>
            <w:gridSpan w:val="2"/>
            <w:tcBorders>
              <w:top w:val="nil"/>
              <w:bottom w:val="nil"/>
            </w:tcBorders>
            <w:noWrap/>
            <w:vAlign w:val="center"/>
            <w:tcPrChange w:id="336" w:author="Maino Vieytes, Christian Augusto" w:date="2022-10-15T13:14:00Z">
              <w:tcPr>
                <w:tcW w:w="1267" w:type="dxa"/>
                <w:gridSpan w:val="3"/>
                <w:tcBorders>
                  <w:top w:val="nil"/>
                  <w:bottom w:val="nil"/>
                </w:tcBorders>
                <w:noWrap/>
                <w:vAlign w:val="center"/>
              </w:tcPr>
            </w:tcPrChange>
          </w:tcPr>
          <w:p w14:paraId="21D2694D" w14:textId="77777777" w:rsidR="00564903" w:rsidRPr="001A5891" w:rsidRDefault="00564903" w:rsidP="00564903">
            <w:pPr>
              <w:jc w:val="center"/>
              <w:rPr>
                <w:color w:val="auto"/>
              </w:rPr>
            </w:pPr>
            <w:r w:rsidRPr="001A5891">
              <w:rPr>
                <w:color w:val="auto"/>
              </w:rPr>
              <w:t>1545 (94.4)</w:t>
            </w:r>
          </w:p>
        </w:tc>
      </w:tr>
      <w:tr w:rsidR="001A5891" w:rsidRPr="001A5891" w14:paraId="3D2EA00D" w14:textId="77777777" w:rsidTr="004F2F9E">
        <w:trPr>
          <w:gridAfter w:val="1"/>
          <w:wAfter w:w="9" w:type="dxa"/>
          <w:trHeight w:val="320"/>
          <w:trPrChange w:id="33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338" w:author="Maino Vieytes, Christian Augusto" w:date="2022-10-15T13:14:00Z">
              <w:tcPr>
                <w:tcW w:w="1586" w:type="dxa"/>
                <w:gridSpan w:val="5"/>
                <w:tcBorders>
                  <w:top w:val="nil"/>
                  <w:bottom w:val="single" w:sz="4" w:space="0" w:color="auto"/>
                </w:tcBorders>
                <w:noWrap/>
                <w:vAlign w:val="center"/>
              </w:tcPr>
            </w:tcPrChange>
          </w:tcPr>
          <w:p w14:paraId="49FB58B5" w14:textId="77777777" w:rsidR="00564903" w:rsidRPr="001A5891" w:rsidRDefault="00564903" w:rsidP="00564903">
            <w:pPr>
              <w:rPr>
                <w:color w:val="auto"/>
              </w:rPr>
            </w:pPr>
            <w:r w:rsidRPr="001A5891">
              <w:rPr>
                <w:color w:val="auto"/>
              </w:rPr>
              <w:sym w:font="Symbol" w:char="F0B3"/>
            </w:r>
            <w:r w:rsidRPr="001A5891">
              <w:rPr>
                <w:color w:val="auto"/>
              </w:rPr>
              <w:t xml:space="preserve"> 5 Persons</w:t>
            </w:r>
          </w:p>
        </w:tc>
        <w:tc>
          <w:tcPr>
            <w:tcW w:w="1281" w:type="dxa"/>
            <w:gridSpan w:val="3"/>
            <w:tcBorders>
              <w:top w:val="nil"/>
              <w:bottom w:val="single" w:sz="4" w:space="0" w:color="auto"/>
            </w:tcBorders>
            <w:noWrap/>
            <w:vAlign w:val="center"/>
            <w:tcPrChange w:id="339" w:author="Maino Vieytes, Christian Augusto" w:date="2022-10-15T13:14:00Z">
              <w:tcPr>
                <w:tcW w:w="1281" w:type="dxa"/>
                <w:gridSpan w:val="4"/>
                <w:tcBorders>
                  <w:top w:val="nil"/>
                  <w:bottom w:val="single" w:sz="4" w:space="0" w:color="auto"/>
                </w:tcBorders>
                <w:noWrap/>
                <w:vAlign w:val="center"/>
              </w:tcPr>
            </w:tcPrChange>
          </w:tcPr>
          <w:p w14:paraId="4A86E7B4" w14:textId="77777777" w:rsidR="00564903" w:rsidRPr="001A5891" w:rsidRDefault="00564903" w:rsidP="00564903">
            <w:pPr>
              <w:jc w:val="center"/>
              <w:rPr>
                <w:color w:val="auto"/>
              </w:rPr>
            </w:pPr>
            <w:r w:rsidRPr="001A5891">
              <w:rPr>
                <w:color w:val="auto"/>
              </w:rPr>
              <w:t>111 (5.5)</w:t>
            </w:r>
          </w:p>
        </w:tc>
        <w:tc>
          <w:tcPr>
            <w:tcW w:w="1403" w:type="dxa"/>
            <w:tcBorders>
              <w:top w:val="nil"/>
              <w:bottom w:val="single" w:sz="4" w:space="0" w:color="auto"/>
              <w:right w:val="single" w:sz="4" w:space="0" w:color="auto"/>
            </w:tcBorders>
            <w:noWrap/>
            <w:vAlign w:val="center"/>
            <w:tcPrChange w:id="340"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473B6F6" w14:textId="77777777" w:rsidR="00564903" w:rsidRPr="001A5891" w:rsidRDefault="00564903" w:rsidP="00564903">
            <w:pPr>
              <w:jc w:val="center"/>
              <w:rPr>
                <w:color w:val="auto"/>
              </w:rPr>
            </w:pPr>
            <w:r w:rsidRPr="001A5891">
              <w:rPr>
                <w:color w:val="auto"/>
              </w:rPr>
              <w:t>179 (10.0)</w:t>
            </w:r>
          </w:p>
        </w:tc>
        <w:tc>
          <w:tcPr>
            <w:tcW w:w="1152" w:type="dxa"/>
            <w:tcBorders>
              <w:top w:val="nil"/>
              <w:left w:val="single" w:sz="4" w:space="0" w:color="auto"/>
              <w:bottom w:val="single" w:sz="4" w:space="0" w:color="auto"/>
            </w:tcBorders>
            <w:noWrap/>
            <w:vAlign w:val="center"/>
            <w:tcPrChange w:id="341"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63EDBA6" w14:textId="77777777" w:rsidR="00564903" w:rsidRPr="001A5891" w:rsidRDefault="00564903" w:rsidP="00564903">
            <w:pPr>
              <w:jc w:val="center"/>
              <w:rPr>
                <w:color w:val="auto"/>
              </w:rPr>
            </w:pPr>
            <w:r w:rsidRPr="001A5891">
              <w:rPr>
                <w:color w:val="auto"/>
              </w:rPr>
              <w:t>198 (10.0)</w:t>
            </w:r>
          </w:p>
        </w:tc>
        <w:tc>
          <w:tcPr>
            <w:tcW w:w="1350" w:type="dxa"/>
            <w:tcBorders>
              <w:top w:val="nil"/>
              <w:bottom w:val="single" w:sz="4" w:space="0" w:color="auto"/>
              <w:right w:val="single" w:sz="4" w:space="0" w:color="auto"/>
            </w:tcBorders>
            <w:noWrap/>
            <w:vAlign w:val="center"/>
            <w:tcPrChange w:id="342"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47D58CE" w14:textId="77777777" w:rsidR="00564903" w:rsidRPr="001A5891" w:rsidRDefault="00564903" w:rsidP="00564903">
            <w:pPr>
              <w:jc w:val="center"/>
              <w:rPr>
                <w:color w:val="auto"/>
              </w:rPr>
            </w:pPr>
            <w:r w:rsidRPr="001A5891">
              <w:rPr>
                <w:color w:val="auto"/>
              </w:rPr>
              <w:t>92 (4.9)</w:t>
            </w:r>
          </w:p>
        </w:tc>
        <w:tc>
          <w:tcPr>
            <w:tcW w:w="1170" w:type="dxa"/>
            <w:tcBorders>
              <w:top w:val="nil"/>
              <w:left w:val="single" w:sz="4" w:space="0" w:color="auto"/>
              <w:bottom w:val="single" w:sz="4" w:space="0" w:color="auto"/>
            </w:tcBorders>
            <w:noWrap/>
            <w:vAlign w:val="center"/>
            <w:tcPrChange w:id="34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7C4A716" w14:textId="77777777" w:rsidR="00564903" w:rsidRPr="001A5891" w:rsidRDefault="00564903" w:rsidP="00564903">
            <w:pPr>
              <w:jc w:val="center"/>
              <w:rPr>
                <w:color w:val="auto"/>
              </w:rPr>
            </w:pPr>
            <w:r w:rsidRPr="001A5891">
              <w:rPr>
                <w:color w:val="auto"/>
              </w:rPr>
              <w:t>95 (4.6)</w:t>
            </w:r>
          </w:p>
        </w:tc>
        <w:tc>
          <w:tcPr>
            <w:tcW w:w="1170" w:type="dxa"/>
            <w:tcBorders>
              <w:top w:val="nil"/>
              <w:bottom w:val="single" w:sz="4" w:space="0" w:color="auto"/>
              <w:right w:val="single" w:sz="4" w:space="0" w:color="auto"/>
            </w:tcBorders>
            <w:noWrap/>
            <w:vAlign w:val="center"/>
            <w:tcPrChange w:id="344"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4ABF12" w14:textId="77777777" w:rsidR="00564903" w:rsidRPr="001A5891" w:rsidRDefault="00564903" w:rsidP="00564903">
            <w:pPr>
              <w:jc w:val="center"/>
              <w:rPr>
                <w:color w:val="auto"/>
              </w:rPr>
            </w:pPr>
            <w:r w:rsidRPr="001A5891">
              <w:rPr>
                <w:color w:val="auto"/>
              </w:rPr>
              <w:t>195 (11.0)</w:t>
            </w:r>
          </w:p>
        </w:tc>
        <w:tc>
          <w:tcPr>
            <w:tcW w:w="1080" w:type="dxa"/>
            <w:tcBorders>
              <w:top w:val="nil"/>
              <w:left w:val="single" w:sz="4" w:space="0" w:color="auto"/>
              <w:bottom w:val="single" w:sz="4" w:space="0" w:color="auto"/>
            </w:tcBorders>
            <w:noWrap/>
            <w:vAlign w:val="center"/>
            <w:tcPrChange w:id="345"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4910BB3" w14:textId="77777777" w:rsidR="00564903" w:rsidRPr="001A5891" w:rsidRDefault="00564903" w:rsidP="00564903">
            <w:pPr>
              <w:jc w:val="center"/>
              <w:rPr>
                <w:color w:val="auto"/>
              </w:rPr>
            </w:pPr>
            <w:r w:rsidRPr="001A5891">
              <w:rPr>
                <w:color w:val="auto"/>
              </w:rPr>
              <w:t>101 (3.4)</w:t>
            </w:r>
          </w:p>
        </w:tc>
        <w:tc>
          <w:tcPr>
            <w:tcW w:w="1170" w:type="dxa"/>
            <w:tcBorders>
              <w:top w:val="nil"/>
              <w:bottom w:val="single" w:sz="4" w:space="0" w:color="auto"/>
              <w:right w:val="single" w:sz="4" w:space="0" w:color="auto"/>
            </w:tcBorders>
            <w:noWrap/>
            <w:vAlign w:val="center"/>
            <w:tcPrChange w:id="346"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B7ABD1A" w14:textId="77777777" w:rsidR="00564903" w:rsidRPr="001A5891" w:rsidRDefault="00564903" w:rsidP="00564903">
            <w:pPr>
              <w:jc w:val="center"/>
              <w:rPr>
                <w:color w:val="auto"/>
              </w:rPr>
            </w:pPr>
            <w:r w:rsidRPr="001A5891">
              <w:rPr>
                <w:color w:val="auto"/>
              </w:rPr>
              <w:t>189 (12.3)</w:t>
            </w:r>
          </w:p>
        </w:tc>
        <w:tc>
          <w:tcPr>
            <w:tcW w:w="1170" w:type="dxa"/>
            <w:tcBorders>
              <w:top w:val="nil"/>
              <w:left w:val="single" w:sz="4" w:space="0" w:color="auto"/>
              <w:bottom w:val="single" w:sz="4" w:space="0" w:color="auto"/>
            </w:tcBorders>
            <w:noWrap/>
            <w:vAlign w:val="center"/>
            <w:tcPrChange w:id="34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EB55792" w14:textId="77777777" w:rsidR="00564903" w:rsidRPr="001A5891" w:rsidRDefault="00564903" w:rsidP="00564903">
            <w:pPr>
              <w:jc w:val="center"/>
              <w:rPr>
                <w:color w:val="auto"/>
              </w:rPr>
            </w:pPr>
            <w:r w:rsidRPr="001A5891">
              <w:rPr>
                <w:color w:val="auto"/>
              </w:rPr>
              <w:t>163 (8.2)</w:t>
            </w:r>
          </w:p>
        </w:tc>
        <w:tc>
          <w:tcPr>
            <w:tcW w:w="1080" w:type="dxa"/>
            <w:tcBorders>
              <w:top w:val="nil"/>
              <w:bottom w:val="single" w:sz="4" w:space="0" w:color="auto"/>
              <w:right w:val="single" w:sz="4" w:space="0" w:color="auto"/>
            </w:tcBorders>
            <w:noWrap/>
            <w:vAlign w:val="center"/>
            <w:tcPrChange w:id="348"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0DED8709" w14:textId="77777777" w:rsidR="00564903" w:rsidRPr="001A5891" w:rsidRDefault="00564903" w:rsidP="00564903">
            <w:pPr>
              <w:jc w:val="center"/>
              <w:rPr>
                <w:color w:val="auto"/>
              </w:rPr>
            </w:pPr>
            <w:r w:rsidRPr="001A5891">
              <w:rPr>
                <w:color w:val="auto"/>
              </w:rPr>
              <w:t>127 (7.2)</w:t>
            </w:r>
          </w:p>
        </w:tc>
        <w:tc>
          <w:tcPr>
            <w:tcW w:w="1170" w:type="dxa"/>
            <w:tcBorders>
              <w:top w:val="nil"/>
              <w:left w:val="single" w:sz="4" w:space="0" w:color="auto"/>
              <w:bottom w:val="single" w:sz="4" w:space="0" w:color="auto"/>
            </w:tcBorders>
            <w:noWrap/>
            <w:vAlign w:val="center"/>
            <w:tcPrChange w:id="34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6C6215A5" w14:textId="77777777" w:rsidR="00564903" w:rsidRPr="001A5891" w:rsidRDefault="00564903" w:rsidP="00564903">
            <w:pPr>
              <w:jc w:val="center"/>
              <w:rPr>
                <w:color w:val="auto"/>
              </w:rPr>
            </w:pPr>
            <w:r w:rsidRPr="001A5891">
              <w:rPr>
                <w:color w:val="auto"/>
              </w:rPr>
              <w:t>176 (9.6)</w:t>
            </w:r>
          </w:p>
        </w:tc>
        <w:tc>
          <w:tcPr>
            <w:tcW w:w="1267" w:type="dxa"/>
            <w:gridSpan w:val="2"/>
            <w:tcBorders>
              <w:top w:val="nil"/>
              <w:bottom w:val="single" w:sz="4" w:space="0" w:color="auto"/>
            </w:tcBorders>
            <w:noWrap/>
            <w:vAlign w:val="center"/>
            <w:tcPrChange w:id="350" w:author="Maino Vieytes, Christian Augusto" w:date="2022-10-15T13:14:00Z">
              <w:tcPr>
                <w:tcW w:w="1267" w:type="dxa"/>
                <w:gridSpan w:val="3"/>
                <w:tcBorders>
                  <w:top w:val="nil"/>
                  <w:bottom w:val="single" w:sz="4" w:space="0" w:color="auto"/>
                </w:tcBorders>
                <w:noWrap/>
                <w:vAlign w:val="center"/>
              </w:tcPr>
            </w:tcPrChange>
          </w:tcPr>
          <w:p w14:paraId="09E54FAF" w14:textId="77777777" w:rsidR="00564903" w:rsidRPr="001A5891" w:rsidRDefault="00564903" w:rsidP="00564903">
            <w:pPr>
              <w:jc w:val="center"/>
              <w:rPr>
                <w:color w:val="auto"/>
              </w:rPr>
            </w:pPr>
            <w:r w:rsidRPr="001A5891">
              <w:rPr>
                <w:color w:val="auto"/>
              </w:rPr>
              <w:t>114 (5.6)</w:t>
            </w:r>
          </w:p>
        </w:tc>
      </w:tr>
      <w:tr w:rsidR="001A5891" w:rsidRPr="001A5891" w14:paraId="6E169F5C" w14:textId="77777777" w:rsidTr="004F2F9E">
        <w:trPr>
          <w:gridAfter w:val="1"/>
          <w:wAfter w:w="9" w:type="dxa"/>
          <w:trHeight w:val="320"/>
          <w:trPrChange w:id="351" w:author="Maino Vieytes, Christian Augusto" w:date="2022-10-15T13:14:00Z">
            <w:trPr>
              <w:gridAfter w:val="1"/>
              <w:trHeight w:val="320"/>
            </w:trPr>
          </w:trPrChange>
        </w:trPr>
        <w:tc>
          <w:tcPr>
            <w:tcW w:w="1586" w:type="dxa"/>
            <w:gridSpan w:val="4"/>
            <w:tcBorders>
              <w:bottom w:val="nil"/>
            </w:tcBorders>
            <w:noWrap/>
            <w:vAlign w:val="center"/>
            <w:hideMark/>
            <w:tcPrChange w:id="352" w:author="Maino Vieytes, Christian Augusto" w:date="2022-10-15T13:14:00Z">
              <w:tcPr>
                <w:tcW w:w="1586" w:type="dxa"/>
                <w:gridSpan w:val="5"/>
                <w:tcBorders>
                  <w:bottom w:val="nil"/>
                </w:tcBorders>
                <w:noWrap/>
                <w:vAlign w:val="center"/>
                <w:hideMark/>
              </w:tcPr>
            </w:tcPrChange>
          </w:tcPr>
          <w:p w14:paraId="40BEE465" w14:textId="77777777" w:rsidR="00564903" w:rsidRPr="001A5891" w:rsidRDefault="00564903" w:rsidP="00564903">
            <w:pPr>
              <w:rPr>
                <w:color w:val="auto"/>
              </w:rPr>
            </w:pPr>
            <w:r w:rsidRPr="001A5891">
              <w:rPr>
                <w:color w:val="auto"/>
              </w:rPr>
              <w:t>BMI</w:t>
            </w:r>
          </w:p>
        </w:tc>
        <w:tc>
          <w:tcPr>
            <w:tcW w:w="1281" w:type="dxa"/>
            <w:gridSpan w:val="3"/>
            <w:tcBorders>
              <w:bottom w:val="nil"/>
            </w:tcBorders>
            <w:noWrap/>
            <w:vAlign w:val="center"/>
            <w:hideMark/>
            <w:tcPrChange w:id="353" w:author="Maino Vieytes, Christian Augusto" w:date="2022-10-15T13:14:00Z">
              <w:tcPr>
                <w:tcW w:w="1281" w:type="dxa"/>
                <w:gridSpan w:val="4"/>
                <w:tcBorders>
                  <w:bottom w:val="nil"/>
                </w:tcBorders>
                <w:noWrap/>
                <w:vAlign w:val="center"/>
                <w:hideMark/>
              </w:tcPr>
            </w:tcPrChange>
          </w:tcPr>
          <w:p w14:paraId="764CD014"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354" w:author="Maino Vieytes, Christian Augusto" w:date="2022-10-15T13:14:00Z">
              <w:tcPr>
                <w:tcW w:w="1167" w:type="dxa"/>
                <w:gridSpan w:val="2"/>
                <w:tcBorders>
                  <w:bottom w:val="nil"/>
                  <w:right w:val="single" w:sz="4" w:space="0" w:color="auto"/>
                </w:tcBorders>
                <w:noWrap/>
                <w:vAlign w:val="center"/>
                <w:hideMark/>
              </w:tcPr>
            </w:tcPrChange>
          </w:tcPr>
          <w:p w14:paraId="7BD783DA"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355" w:author="Maino Vieytes, Christian Augusto" w:date="2022-10-15T13:14:00Z">
              <w:tcPr>
                <w:tcW w:w="1152" w:type="dxa"/>
                <w:gridSpan w:val="3"/>
                <w:tcBorders>
                  <w:left w:val="single" w:sz="4" w:space="0" w:color="auto"/>
                  <w:bottom w:val="nil"/>
                </w:tcBorders>
                <w:noWrap/>
                <w:vAlign w:val="center"/>
                <w:hideMark/>
              </w:tcPr>
            </w:tcPrChange>
          </w:tcPr>
          <w:p w14:paraId="15EA3450"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356" w:author="Maino Vieytes, Christian Augusto" w:date="2022-10-15T13:14:00Z">
              <w:tcPr>
                <w:tcW w:w="1350" w:type="dxa"/>
                <w:gridSpan w:val="2"/>
                <w:tcBorders>
                  <w:bottom w:val="nil"/>
                  <w:right w:val="single" w:sz="4" w:space="0" w:color="auto"/>
                </w:tcBorders>
                <w:noWrap/>
                <w:vAlign w:val="center"/>
                <w:hideMark/>
              </w:tcPr>
            </w:tcPrChange>
          </w:tcPr>
          <w:p w14:paraId="54E5AD1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57" w:author="Maino Vieytes, Christian Augusto" w:date="2022-10-15T13:14:00Z">
              <w:tcPr>
                <w:tcW w:w="1170" w:type="dxa"/>
                <w:gridSpan w:val="3"/>
                <w:tcBorders>
                  <w:left w:val="single" w:sz="4" w:space="0" w:color="auto"/>
                  <w:bottom w:val="nil"/>
                </w:tcBorders>
                <w:noWrap/>
                <w:vAlign w:val="center"/>
                <w:hideMark/>
              </w:tcPr>
            </w:tcPrChange>
          </w:tcPr>
          <w:p w14:paraId="0A2F1964"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58" w:author="Maino Vieytes, Christian Augusto" w:date="2022-10-15T13:14:00Z">
              <w:tcPr>
                <w:tcW w:w="1170" w:type="dxa"/>
                <w:gridSpan w:val="2"/>
                <w:tcBorders>
                  <w:bottom w:val="nil"/>
                  <w:right w:val="single" w:sz="4" w:space="0" w:color="auto"/>
                </w:tcBorders>
                <w:noWrap/>
                <w:vAlign w:val="center"/>
                <w:hideMark/>
              </w:tcPr>
            </w:tcPrChange>
          </w:tcPr>
          <w:p w14:paraId="4BEDBB5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359" w:author="Maino Vieytes, Christian Augusto" w:date="2022-10-15T13:14:00Z">
              <w:tcPr>
                <w:tcW w:w="1080" w:type="dxa"/>
                <w:gridSpan w:val="3"/>
                <w:tcBorders>
                  <w:left w:val="single" w:sz="4" w:space="0" w:color="auto"/>
                  <w:bottom w:val="nil"/>
                </w:tcBorders>
                <w:noWrap/>
                <w:vAlign w:val="center"/>
                <w:hideMark/>
              </w:tcPr>
            </w:tcPrChange>
          </w:tcPr>
          <w:p w14:paraId="7A39B4CD"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60" w:author="Maino Vieytes, Christian Augusto" w:date="2022-10-15T13:14:00Z">
              <w:tcPr>
                <w:tcW w:w="1170" w:type="dxa"/>
                <w:gridSpan w:val="2"/>
                <w:tcBorders>
                  <w:bottom w:val="nil"/>
                  <w:right w:val="single" w:sz="4" w:space="0" w:color="auto"/>
                </w:tcBorders>
                <w:noWrap/>
                <w:vAlign w:val="center"/>
                <w:hideMark/>
              </w:tcPr>
            </w:tcPrChange>
          </w:tcPr>
          <w:p w14:paraId="12DA0A65"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61" w:author="Maino Vieytes, Christian Augusto" w:date="2022-10-15T13:14:00Z">
              <w:tcPr>
                <w:tcW w:w="1170" w:type="dxa"/>
                <w:gridSpan w:val="3"/>
                <w:tcBorders>
                  <w:left w:val="single" w:sz="4" w:space="0" w:color="auto"/>
                  <w:bottom w:val="nil"/>
                </w:tcBorders>
                <w:noWrap/>
                <w:vAlign w:val="center"/>
                <w:hideMark/>
              </w:tcPr>
            </w:tcPrChange>
          </w:tcPr>
          <w:p w14:paraId="51CD8A26"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362" w:author="Maino Vieytes, Christian Augusto" w:date="2022-10-15T13:14:00Z">
              <w:tcPr>
                <w:tcW w:w="1080" w:type="dxa"/>
                <w:gridSpan w:val="2"/>
                <w:tcBorders>
                  <w:bottom w:val="nil"/>
                  <w:right w:val="single" w:sz="4" w:space="0" w:color="auto"/>
                </w:tcBorders>
                <w:noWrap/>
                <w:vAlign w:val="center"/>
                <w:hideMark/>
              </w:tcPr>
            </w:tcPrChange>
          </w:tcPr>
          <w:p w14:paraId="5539BC41"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63" w:author="Maino Vieytes, Christian Augusto" w:date="2022-10-15T13:14:00Z">
              <w:tcPr>
                <w:tcW w:w="1170" w:type="dxa"/>
                <w:gridSpan w:val="3"/>
                <w:tcBorders>
                  <w:left w:val="single" w:sz="4" w:space="0" w:color="auto"/>
                  <w:bottom w:val="nil"/>
                </w:tcBorders>
                <w:noWrap/>
                <w:vAlign w:val="center"/>
                <w:hideMark/>
              </w:tcPr>
            </w:tcPrChange>
          </w:tcPr>
          <w:p w14:paraId="22F7EB6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64" w:author="Maino Vieytes, Christian Augusto" w:date="2022-10-15T13:14:00Z">
              <w:tcPr>
                <w:tcW w:w="1267" w:type="dxa"/>
                <w:gridSpan w:val="3"/>
                <w:tcBorders>
                  <w:bottom w:val="nil"/>
                </w:tcBorders>
                <w:noWrap/>
                <w:vAlign w:val="center"/>
                <w:hideMark/>
              </w:tcPr>
            </w:tcPrChange>
          </w:tcPr>
          <w:p w14:paraId="1C0E5D1B" w14:textId="77777777" w:rsidR="00564903" w:rsidRPr="001A5891" w:rsidRDefault="00564903" w:rsidP="00564903">
            <w:pPr>
              <w:jc w:val="center"/>
              <w:rPr>
                <w:color w:val="auto"/>
              </w:rPr>
            </w:pPr>
          </w:p>
        </w:tc>
      </w:tr>
      <w:tr w:rsidR="001A5891" w:rsidRPr="001A5891" w14:paraId="0E59D1D6" w14:textId="77777777" w:rsidTr="004F2F9E">
        <w:trPr>
          <w:gridAfter w:val="1"/>
          <w:wAfter w:w="9" w:type="dxa"/>
          <w:trHeight w:val="320"/>
          <w:trPrChange w:id="365"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66" w:author="Maino Vieytes, Christian Augusto" w:date="2022-10-15T13:14:00Z">
              <w:tcPr>
                <w:tcW w:w="1586" w:type="dxa"/>
                <w:gridSpan w:val="5"/>
                <w:tcBorders>
                  <w:top w:val="nil"/>
                  <w:bottom w:val="single" w:sz="4" w:space="0" w:color="auto"/>
                </w:tcBorders>
                <w:noWrap/>
                <w:vAlign w:val="center"/>
                <w:hideMark/>
              </w:tcPr>
            </w:tcPrChange>
          </w:tcPr>
          <w:p w14:paraId="74EC825B"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367" w:author="Maino Vieytes, Christian Augusto" w:date="2022-10-15T13:14:00Z">
              <w:tcPr>
                <w:tcW w:w="1281" w:type="dxa"/>
                <w:gridSpan w:val="4"/>
                <w:tcBorders>
                  <w:top w:val="nil"/>
                  <w:bottom w:val="single" w:sz="4" w:space="0" w:color="auto"/>
                </w:tcBorders>
                <w:noWrap/>
                <w:vAlign w:val="center"/>
                <w:hideMark/>
              </w:tcPr>
            </w:tcPrChange>
          </w:tcPr>
          <w:p w14:paraId="3051D9AA" w14:textId="77777777" w:rsidR="00564903" w:rsidRPr="001A5891" w:rsidRDefault="00564903" w:rsidP="00564903">
            <w:pPr>
              <w:jc w:val="center"/>
              <w:rPr>
                <w:color w:val="auto"/>
              </w:rPr>
            </w:pPr>
            <w:r w:rsidRPr="001A5891">
              <w:rPr>
                <w:color w:val="auto"/>
              </w:rPr>
              <w:t>29.3 (6.6)</w:t>
            </w:r>
          </w:p>
        </w:tc>
        <w:tc>
          <w:tcPr>
            <w:tcW w:w="1403" w:type="dxa"/>
            <w:tcBorders>
              <w:top w:val="nil"/>
              <w:bottom w:val="single" w:sz="4" w:space="0" w:color="auto"/>
              <w:right w:val="single" w:sz="4" w:space="0" w:color="auto"/>
            </w:tcBorders>
            <w:noWrap/>
            <w:vAlign w:val="center"/>
            <w:hideMark/>
            <w:tcPrChange w:id="368"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F182B4B" w14:textId="77777777" w:rsidR="00564903" w:rsidRPr="001A5891" w:rsidRDefault="00564903" w:rsidP="00564903">
            <w:pPr>
              <w:jc w:val="center"/>
              <w:rPr>
                <w:color w:val="auto"/>
              </w:rPr>
            </w:pPr>
            <w:r w:rsidRPr="001A5891">
              <w:rPr>
                <w:color w:val="auto"/>
              </w:rPr>
              <w:t>29 (6.6)</w:t>
            </w:r>
          </w:p>
        </w:tc>
        <w:tc>
          <w:tcPr>
            <w:tcW w:w="1152" w:type="dxa"/>
            <w:tcBorders>
              <w:top w:val="nil"/>
              <w:left w:val="single" w:sz="4" w:space="0" w:color="auto"/>
              <w:bottom w:val="single" w:sz="4" w:space="0" w:color="auto"/>
            </w:tcBorders>
            <w:noWrap/>
            <w:vAlign w:val="center"/>
            <w:hideMark/>
            <w:tcPrChange w:id="369"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6D41C298" w14:textId="77777777" w:rsidR="00564903" w:rsidRPr="001A5891" w:rsidRDefault="00564903" w:rsidP="00564903">
            <w:pPr>
              <w:jc w:val="center"/>
              <w:rPr>
                <w:color w:val="auto"/>
              </w:rPr>
            </w:pPr>
            <w:r w:rsidRPr="001A5891">
              <w:rPr>
                <w:color w:val="auto"/>
              </w:rPr>
              <w:t>29.3 (6.8)</w:t>
            </w:r>
          </w:p>
        </w:tc>
        <w:tc>
          <w:tcPr>
            <w:tcW w:w="1350" w:type="dxa"/>
            <w:tcBorders>
              <w:top w:val="nil"/>
              <w:bottom w:val="single" w:sz="4" w:space="0" w:color="auto"/>
              <w:right w:val="single" w:sz="4" w:space="0" w:color="auto"/>
            </w:tcBorders>
            <w:noWrap/>
            <w:vAlign w:val="center"/>
            <w:hideMark/>
            <w:tcPrChange w:id="370"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0ED34612" w14:textId="77777777" w:rsidR="00564903" w:rsidRPr="001A5891" w:rsidRDefault="00564903" w:rsidP="00564903">
            <w:pPr>
              <w:jc w:val="center"/>
              <w:rPr>
                <w:color w:val="auto"/>
              </w:rPr>
            </w:pPr>
            <w:r w:rsidRPr="001A5891">
              <w:rPr>
                <w:color w:val="auto"/>
              </w:rPr>
              <w:t>29 (6.4)</w:t>
            </w:r>
          </w:p>
        </w:tc>
        <w:tc>
          <w:tcPr>
            <w:tcW w:w="1170" w:type="dxa"/>
            <w:tcBorders>
              <w:top w:val="nil"/>
              <w:left w:val="single" w:sz="4" w:space="0" w:color="auto"/>
              <w:bottom w:val="single" w:sz="4" w:space="0" w:color="auto"/>
            </w:tcBorders>
            <w:noWrap/>
            <w:vAlign w:val="center"/>
            <w:hideMark/>
            <w:tcPrChange w:id="37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33D5F6" w14:textId="77777777" w:rsidR="00564903" w:rsidRPr="001A5891" w:rsidRDefault="00564903" w:rsidP="00564903">
            <w:pPr>
              <w:jc w:val="center"/>
              <w:rPr>
                <w:color w:val="auto"/>
              </w:rPr>
            </w:pPr>
            <w:r w:rsidRPr="001A5891">
              <w:rPr>
                <w:color w:val="auto"/>
              </w:rPr>
              <w:t>29 (6.3)</w:t>
            </w:r>
          </w:p>
        </w:tc>
        <w:tc>
          <w:tcPr>
            <w:tcW w:w="1170" w:type="dxa"/>
            <w:tcBorders>
              <w:top w:val="nil"/>
              <w:bottom w:val="single" w:sz="4" w:space="0" w:color="auto"/>
              <w:right w:val="single" w:sz="4" w:space="0" w:color="auto"/>
            </w:tcBorders>
            <w:noWrap/>
            <w:vAlign w:val="center"/>
            <w:hideMark/>
            <w:tcPrChange w:id="37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1A42BC4" w14:textId="77777777" w:rsidR="00564903" w:rsidRPr="001A5891" w:rsidRDefault="00564903" w:rsidP="00564903">
            <w:pPr>
              <w:jc w:val="center"/>
              <w:rPr>
                <w:color w:val="auto"/>
              </w:rPr>
            </w:pPr>
            <w:r w:rsidRPr="001A5891">
              <w:rPr>
                <w:color w:val="auto"/>
              </w:rPr>
              <w:t>29.4 (6.9)</w:t>
            </w:r>
          </w:p>
        </w:tc>
        <w:tc>
          <w:tcPr>
            <w:tcW w:w="1080" w:type="dxa"/>
            <w:tcBorders>
              <w:top w:val="nil"/>
              <w:left w:val="single" w:sz="4" w:space="0" w:color="auto"/>
              <w:bottom w:val="single" w:sz="4" w:space="0" w:color="auto"/>
            </w:tcBorders>
            <w:noWrap/>
            <w:vAlign w:val="center"/>
            <w:hideMark/>
            <w:tcPrChange w:id="373"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622FB92C" w14:textId="77777777" w:rsidR="00564903" w:rsidRPr="001A5891" w:rsidRDefault="00564903" w:rsidP="00564903">
            <w:pPr>
              <w:jc w:val="center"/>
              <w:rPr>
                <w:color w:val="auto"/>
              </w:rPr>
            </w:pPr>
            <w:r w:rsidRPr="001A5891">
              <w:rPr>
                <w:color w:val="auto"/>
              </w:rPr>
              <w:t>29.2 (6.3)</w:t>
            </w:r>
          </w:p>
        </w:tc>
        <w:tc>
          <w:tcPr>
            <w:tcW w:w="1170" w:type="dxa"/>
            <w:tcBorders>
              <w:top w:val="nil"/>
              <w:bottom w:val="single" w:sz="4" w:space="0" w:color="auto"/>
              <w:right w:val="single" w:sz="4" w:space="0" w:color="auto"/>
            </w:tcBorders>
            <w:noWrap/>
            <w:vAlign w:val="center"/>
            <w:hideMark/>
            <w:tcPrChange w:id="37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BDFA4F3" w14:textId="77777777" w:rsidR="00564903" w:rsidRPr="001A5891" w:rsidRDefault="00564903" w:rsidP="00564903">
            <w:pPr>
              <w:jc w:val="center"/>
              <w:rPr>
                <w:color w:val="auto"/>
              </w:rPr>
            </w:pPr>
            <w:r w:rsidRPr="001A5891">
              <w:rPr>
                <w:color w:val="auto"/>
              </w:rPr>
              <w:t>29.1 (6.9)</w:t>
            </w:r>
          </w:p>
        </w:tc>
        <w:tc>
          <w:tcPr>
            <w:tcW w:w="1170" w:type="dxa"/>
            <w:tcBorders>
              <w:top w:val="nil"/>
              <w:left w:val="single" w:sz="4" w:space="0" w:color="auto"/>
              <w:bottom w:val="single" w:sz="4" w:space="0" w:color="auto"/>
            </w:tcBorders>
            <w:noWrap/>
            <w:vAlign w:val="center"/>
            <w:hideMark/>
            <w:tcPrChange w:id="37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2DC7E18F" w14:textId="77777777" w:rsidR="00564903" w:rsidRPr="001A5891" w:rsidRDefault="00564903" w:rsidP="00564903">
            <w:pPr>
              <w:jc w:val="center"/>
              <w:rPr>
                <w:color w:val="auto"/>
              </w:rPr>
            </w:pPr>
            <w:r w:rsidRPr="001A5891">
              <w:rPr>
                <w:color w:val="auto"/>
              </w:rPr>
              <w:t>28.6 (6.2)</w:t>
            </w:r>
          </w:p>
        </w:tc>
        <w:tc>
          <w:tcPr>
            <w:tcW w:w="1080" w:type="dxa"/>
            <w:tcBorders>
              <w:top w:val="nil"/>
              <w:bottom w:val="single" w:sz="4" w:space="0" w:color="auto"/>
              <w:right w:val="single" w:sz="4" w:space="0" w:color="auto"/>
            </w:tcBorders>
            <w:noWrap/>
            <w:vAlign w:val="center"/>
            <w:hideMark/>
            <w:tcPrChange w:id="376"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6824F846" w14:textId="77777777" w:rsidR="00564903" w:rsidRPr="001A5891" w:rsidRDefault="00564903" w:rsidP="00564903">
            <w:pPr>
              <w:jc w:val="center"/>
              <w:rPr>
                <w:color w:val="auto"/>
              </w:rPr>
            </w:pPr>
            <w:r w:rsidRPr="001A5891">
              <w:rPr>
                <w:color w:val="auto"/>
              </w:rPr>
              <w:t>29.7 (6.9)</w:t>
            </w:r>
          </w:p>
        </w:tc>
        <w:tc>
          <w:tcPr>
            <w:tcW w:w="1170" w:type="dxa"/>
            <w:tcBorders>
              <w:top w:val="nil"/>
              <w:left w:val="single" w:sz="4" w:space="0" w:color="auto"/>
              <w:bottom w:val="single" w:sz="4" w:space="0" w:color="auto"/>
            </w:tcBorders>
            <w:noWrap/>
            <w:vAlign w:val="center"/>
            <w:hideMark/>
            <w:tcPrChange w:id="37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D5580A6" w14:textId="77777777" w:rsidR="00564903" w:rsidRPr="001A5891" w:rsidRDefault="00564903" w:rsidP="00564903">
            <w:pPr>
              <w:jc w:val="center"/>
              <w:rPr>
                <w:color w:val="auto"/>
              </w:rPr>
            </w:pPr>
            <w:r w:rsidRPr="001A5891">
              <w:rPr>
                <w:color w:val="auto"/>
              </w:rPr>
              <w:t>29.7 (6.9)</w:t>
            </w:r>
          </w:p>
        </w:tc>
        <w:tc>
          <w:tcPr>
            <w:tcW w:w="1267" w:type="dxa"/>
            <w:gridSpan w:val="2"/>
            <w:tcBorders>
              <w:top w:val="nil"/>
              <w:bottom w:val="single" w:sz="4" w:space="0" w:color="auto"/>
            </w:tcBorders>
            <w:noWrap/>
            <w:vAlign w:val="center"/>
            <w:hideMark/>
            <w:tcPrChange w:id="378" w:author="Maino Vieytes, Christian Augusto" w:date="2022-10-15T13:14:00Z">
              <w:tcPr>
                <w:tcW w:w="1267" w:type="dxa"/>
                <w:gridSpan w:val="3"/>
                <w:tcBorders>
                  <w:top w:val="nil"/>
                  <w:bottom w:val="single" w:sz="4" w:space="0" w:color="auto"/>
                </w:tcBorders>
                <w:noWrap/>
                <w:vAlign w:val="center"/>
                <w:hideMark/>
              </w:tcPr>
            </w:tcPrChange>
          </w:tcPr>
          <w:p w14:paraId="04355DBD" w14:textId="77777777" w:rsidR="00564903" w:rsidRPr="001A5891" w:rsidRDefault="00564903" w:rsidP="00564903">
            <w:pPr>
              <w:jc w:val="center"/>
              <w:rPr>
                <w:color w:val="auto"/>
              </w:rPr>
            </w:pPr>
            <w:r w:rsidRPr="001A5891">
              <w:rPr>
                <w:color w:val="auto"/>
              </w:rPr>
              <w:t>28.6 (6.2)</w:t>
            </w:r>
          </w:p>
        </w:tc>
      </w:tr>
      <w:tr w:rsidR="001A5891" w:rsidRPr="001A5891" w14:paraId="00D1E184" w14:textId="77777777" w:rsidTr="004F2F9E">
        <w:trPr>
          <w:gridAfter w:val="1"/>
          <w:wAfter w:w="9" w:type="dxa"/>
          <w:trHeight w:val="320"/>
          <w:trPrChange w:id="379" w:author="Maino Vieytes, Christian Augusto" w:date="2022-10-15T13:14:00Z">
            <w:trPr>
              <w:gridAfter w:val="1"/>
              <w:trHeight w:val="320"/>
            </w:trPr>
          </w:trPrChange>
        </w:trPr>
        <w:tc>
          <w:tcPr>
            <w:tcW w:w="1586" w:type="dxa"/>
            <w:gridSpan w:val="4"/>
            <w:tcBorders>
              <w:bottom w:val="nil"/>
            </w:tcBorders>
            <w:noWrap/>
            <w:vAlign w:val="center"/>
            <w:tcPrChange w:id="380" w:author="Maino Vieytes, Christian Augusto" w:date="2022-10-15T13:14:00Z">
              <w:tcPr>
                <w:tcW w:w="1586" w:type="dxa"/>
                <w:gridSpan w:val="5"/>
                <w:tcBorders>
                  <w:bottom w:val="nil"/>
                </w:tcBorders>
                <w:noWrap/>
                <w:vAlign w:val="center"/>
              </w:tcPr>
            </w:tcPrChange>
          </w:tcPr>
          <w:p w14:paraId="26D3BEBC" w14:textId="77777777" w:rsidR="00564903" w:rsidRPr="001A5891" w:rsidRDefault="00564903" w:rsidP="00564903">
            <w:pPr>
              <w:rPr>
                <w:color w:val="auto"/>
              </w:rPr>
            </w:pPr>
            <w:r w:rsidRPr="001A5891">
              <w:rPr>
                <w:color w:val="auto"/>
              </w:rPr>
              <w:t>Weekly MET Minutes</w:t>
            </w:r>
          </w:p>
        </w:tc>
        <w:tc>
          <w:tcPr>
            <w:tcW w:w="1281" w:type="dxa"/>
            <w:gridSpan w:val="3"/>
            <w:tcBorders>
              <w:bottom w:val="nil"/>
            </w:tcBorders>
            <w:noWrap/>
            <w:vAlign w:val="center"/>
            <w:tcPrChange w:id="381" w:author="Maino Vieytes, Christian Augusto" w:date="2022-10-15T13:14:00Z">
              <w:tcPr>
                <w:tcW w:w="1281" w:type="dxa"/>
                <w:gridSpan w:val="4"/>
                <w:tcBorders>
                  <w:bottom w:val="nil"/>
                </w:tcBorders>
                <w:noWrap/>
                <w:vAlign w:val="center"/>
              </w:tcPr>
            </w:tcPrChange>
          </w:tcPr>
          <w:p w14:paraId="2448EA6C"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tcPrChange w:id="382" w:author="Maino Vieytes, Christian Augusto" w:date="2022-10-15T13:14:00Z">
              <w:tcPr>
                <w:tcW w:w="1167" w:type="dxa"/>
                <w:gridSpan w:val="2"/>
                <w:tcBorders>
                  <w:bottom w:val="nil"/>
                  <w:right w:val="single" w:sz="4" w:space="0" w:color="auto"/>
                </w:tcBorders>
                <w:noWrap/>
                <w:vAlign w:val="center"/>
              </w:tcPr>
            </w:tcPrChange>
          </w:tcPr>
          <w:p w14:paraId="1C55E69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383" w:author="Maino Vieytes, Christian Augusto" w:date="2022-10-15T13:14:00Z">
              <w:tcPr>
                <w:tcW w:w="1152" w:type="dxa"/>
                <w:gridSpan w:val="3"/>
                <w:tcBorders>
                  <w:left w:val="single" w:sz="4" w:space="0" w:color="auto"/>
                  <w:bottom w:val="nil"/>
                </w:tcBorders>
                <w:noWrap/>
                <w:vAlign w:val="center"/>
              </w:tcPr>
            </w:tcPrChange>
          </w:tcPr>
          <w:p w14:paraId="267BC88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384" w:author="Maino Vieytes, Christian Augusto" w:date="2022-10-15T13:14:00Z">
              <w:tcPr>
                <w:tcW w:w="1350" w:type="dxa"/>
                <w:gridSpan w:val="2"/>
                <w:tcBorders>
                  <w:bottom w:val="nil"/>
                  <w:right w:val="single" w:sz="4" w:space="0" w:color="auto"/>
                </w:tcBorders>
                <w:noWrap/>
                <w:vAlign w:val="center"/>
              </w:tcPr>
            </w:tcPrChange>
          </w:tcPr>
          <w:p w14:paraId="75C9D509"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385" w:author="Maino Vieytes, Christian Augusto" w:date="2022-10-15T13:14:00Z">
              <w:tcPr>
                <w:tcW w:w="1170" w:type="dxa"/>
                <w:gridSpan w:val="3"/>
                <w:tcBorders>
                  <w:left w:val="single" w:sz="4" w:space="0" w:color="auto"/>
                  <w:bottom w:val="nil"/>
                </w:tcBorders>
                <w:noWrap/>
                <w:vAlign w:val="center"/>
              </w:tcPr>
            </w:tcPrChange>
          </w:tcPr>
          <w:p w14:paraId="5AFEB83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386" w:author="Maino Vieytes, Christian Augusto" w:date="2022-10-15T13:14:00Z">
              <w:tcPr>
                <w:tcW w:w="1170" w:type="dxa"/>
                <w:gridSpan w:val="2"/>
                <w:tcBorders>
                  <w:bottom w:val="nil"/>
                  <w:right w:val="single" w:sz="4" w:space="0" w:color="auto"/>
                </w:tcBorders>
                <w:noWrap/>
                <w:vAlign w:val="center"/>
              </w:tcPr>
            </w:tcPrChange>
          </w:tcPr>
          <w:p w14:paraId="78EE4995"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387" w:author="Maino Vieytes, Christian Augusto" w:date="2022-10-15T13:14:00Z">
              <w:tcPr>
                <w:tcW w:w="1080" w:type="dxa"/>
                <w:gridSpan w:val="3"/>
                <w:tcBorders>
                  <w:left w:val="single" w:sz="4" w:space="0" w:color="auto"/>
                  <w:bottom w:val="nil"/>
                </w:tcBorders>
                <w:noWrap/>
                <w:vAlign w:val="center"/>
              </w:tcPr>
            </w:tcPrChange>
          </w:tcPr>
          <w:p w14:paraId="6889C20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388" w:author="Maino Vieytes, Christian Augusto" w:date="2022-10-15T13:14:00Z">
              <w:tcPr>
                <w:tcW w:w="1170" w:type="dxa"/>
                <w:gridSpan w:val="2"/>
                <w:tcBorders>
                  <w:bottom w:val="nil"/>
                  <w:right w:val="single" w:sz="4" w:space="0" w:color="auto"/>
                </w:tcBorders>
                <w:noWrap/>
                <w:vAlign w:val="center"/>
              </w:tcPr>
            </w:tcPrChange>
          </w:tcPr>
          <w:p w14:paraId="07E56BC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389" w:author="Maino Vieytes, Christian Augusto" w:date="2022-10-15T13:14:00Z">
              <w:tcPr>
                <w:tcW w:w="1170" w:type="dxa"/>
                <w:gridSpan w:val="3"/>
                <w:tcBorders>
                  <w:left w:val="single" w:sz="4" w:space="0" w:color="auto"/>
                  <w:bottom w:val="nil"/>
                </w:tcBorders>
                <w:noWrap/>
                <w:vAlign w:val="center"/>
              </w:tcPr>
            </w:tcPrChange>
          </w:tcPr>
          <w:p w14:paraId="07644D9F"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390" w:author="Maino Vieytes, Christian Augusto" w:date="2022-10-15T13:14:00Z">
              <w:tcPr>
                <w:tcW w:w="1080" w:type="dxa"/>
                <w:gridSpan w:val="2"/>
                <w:tcBorders>
                  <w:bottom w:val="nil"/>
                  <w:right w:val="single" w:sz="4" w:space="0" w:color="auto"/>
                </w:tcBorders>
                <w:noWrap/>
                <w:vAlign w:val="center"/>
              </w:tcPr>
            </w:tcPrChange>
          </w:tcPr>
          <w:p w14:paraId="2E027334"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391" w:author="Maino Vieytes, Christian Augusto" w:date="2022-10-15T13:14:00Z">
              <w:tcPr>
                <w:tcW w:w="1170" w:type="dxa"/>
                <w:gridSpan w:val="3"/>
                <w:tcBorders>
                  <w:left w:val="single" w:sz="4" w:space="0" w:color="auto"/>
                  <w:bottom w:val="nil"/>
                </w:tcBorders>
                <w:noWrap/>
                <w:vAlign w:val="center"/>
              </w:tcPr>
            </w:tcPrChange>
          </w:tcPr>
          <w:p w14:paraId="2F0A4C56" w14:textId="77777777" w:rsidR="00564903" w:rsidRPr="001A5891" w:rsidRDefault="00564903" w:rsidP="00564903">
            <w:pPr>
              <w:jc w:val="center"/>
              <w:rPr>
                <w:color w:val="auto"/>
              </w:rPr>
            </w:pPr>
          </w:p>
        </w:tc>
        <w:tc>
          <w:tcPr>
            <w:tcW w:w="1267" w:type="dxa"/>
            <w:gridSpan w:val="2"/>
            <w:tcBorders>
              <w:bottom w:val="nil"/>
            </w:tcBorders>
            <w:noWrap/>
            <w:vAlign w:val="center"/>
            <w:tcPrChange w:id="392" w:author="Maino Vieytes, Christian Augusto" w:date="2022-10-15T13:14:00Z">
              <w:tcPr>
                <w:tcW w:w="1267" w:type="dxa"/>
                <w:gridSpan w:val="3"/>
                <w:tcBorders>
                  <w:bottom w:val="nil"/>
                </w:tcBorders>
                <w:noWrap/>
                <w:vAlign w:val="center"/>
              </w:tcPr>
            </w:tcPrChange>
          </w:tcPr>
          <w:p w14:paraId="391F4CCB" w14:textId="77777777" w:rsidR="00564903" w:rsidRPr="001A5891" w:rsidRDefault="00564903" w:rsidP="00564903">
            <w:pPr>
              <w:jc w:val="center"/>
              <w:rPr>
                <w:color w:val="auto"/>
              </w:rPr>
            </w:pPr>
          </w:p>
        </w:tc>
      </w:tr>
      <w:tr w:rsidR="001A5891" w:rsidRPr="001A5891" w14:paraId="40DB62A6" w14:textId="77777777" w:rsidTr="004F2F9E">
        <w:trPr>
          <w:gridAfter w:val="1"/>
          <w:wAfter w:w="9" w:type="dxa"/>
          <w:trHeight w:val="320"/>
          <w:trPrChange w:id="393"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394" w:author="Maino Vieytes, Christian Augusto" w:date="2022-10-15T13:14:00Z">
              <w:tcPr>
                <w:tcW w:w="1586" w:type="dxa"/>
                <w:gridSpan w:val="5"/>
                <w:tcBorders>
                  <w:top w:val="nil"/>
                  <w:bottom w:val="single" w:sz="4" w:space="0" w:color="auto"/>
                </w:tcBorders>
                <w:noWrap/>
                <w:vAlign w:val="center"/>
              </w:tcPr>
            </w:tcPrChange>
          </w:tcPr>
          <w:p w14:paraId="0EC5294C"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395" w:author="Maino Vieytes, Christian Augusto" w:date="2022-10-15T13:14:00Z">
              <w:tcPr>
                <w:tcW w:w="1281" w:type="dxa"/>
                <w:gridSpan w:val="4"/>
                <w:tcBorders>
                  <w:top w:val="nil"/>
                  <w:bottom w:val="single" w:sz="4" w:space="0" w:color="auto"/>
                </w:tcBorders>
                <w:noWrap/>
                <w:vAlign w:val="center"/>
              </w:tcPr>
            </w:tcPrChange>
          </w:tcPr>
          <w:p w14:paraId="3CCDFFC2" w14:textId="77777777" w:rsidR="00564903" w:rsidRPr="001A5891" w:rsidRDefault="00564903" w:rsidP="00564903">
            <w:pPr>
              <w:jc w:val="center"/>
              <w:rPr>
                <w:color w:val="auto"/>
              </w:rPr>
            </w:pPr>
            <w:r w:rsidRPr="001A5891">
              <w:rPr>
                <w:color w:val="auto"/>
              </w:rPr>
              <w:t>2185.6 (3865.4)</w:t>
            </w:r>
          </w:p>
        </w:tc>
        <w:tc>
          <w:tcPr>
            <w:tcW w:w="1403" w:type="dxa"/>
            <w:tcBorders>
              <w:top w:val="nil"/>
              <w:bottom w:val="single" w:sz="4" w:space="0" w:color="auto"/>
              <w:right w:val="single" w:sz="4" w:space="0" w:color="auto"/>
            </w:tcBorders>
            <w:noWrap/>
            <w:vAlign w:val="center"/>
            <w:tcPrChange w:id="396"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45D98ED4" w14:textId="77777777" w:rsidR="00564903" w:rsidRPr="001A5891" w:rsidRDefault="00564903" w:rsidP="00564903">
            <w:pPr>
              <w:jc w:val="center"/>
              <w:rPr>
                <w:color w:val="auto"/>
              </w:rPr>
            </w:pPr>
            <w:r w:rsidRPr="001A5891">
              <w:rPr>
                <w:color w:val="auto"/>
              </w:rPr>
              <w:t>2454.4 (5054.7)</w:t>
            </w:r>
          </w:p>
        </w:tc>
        <w:tc>
          <w:tcPr>
            <w:tcW w:w="1152" w:type="dxa"/>
            <w:tcBorders>
              <w:top w:val="nil"/>
              <w:left w:val="single" w:sz="4" w:space="0" w:color="auto"/>
              <w:bottom w:val="single" w:sz="4" w:space="0" w:color="auto"/>
            </w:tcBorders>
            <w:noWrap/>
            <w:vAlign w:val="center"/>
            <w:tcPrChange w:id="397"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464938FA" w14:textId="77777777" w:rsidR="00564903" w:rsidRPr="001A5891" w:rsidRDefault="00564903" w:rsidP="00564903">
            <w:pPr>
              <w:jc w:val="center"/>
              <w:rPr>
                <w:color w:val="auto"/>
              </w:rPr>
            </w:pPr>
            <w:r w:rsidRPr="001A5891">
              <w:rPr>
                <w:color w:val="auto"/>
              </w:rPr>
              <w:t>2611.5 (4911.5)</w:t>
            </w:r>
          </w:p>
        </w:tc>
        <w:tc>
          <w:tcPr>
            <w:tcW w:w="1350" w:type="dxa"/>
            <w:tcBorders>
              <w:top w:val="nil"/>
              <w:bottom w:val="single" w:sz="4" w:space="0" w:color="auto"/>
              <w:right w:val="single" w:sz="4" w:space="0" w:color="auto"/>
            </w:tcBorders>
            <w:noWrap/>
            <w:vAlign w:val="center"/>
            <w:tcPrChange w:id="398"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021BA01F" w14:textId="77777777" w:rsidR="00564903" w:rsidRPr="001A5891" w:rsidRDefault="00564903" w:rsidP="00564903">
            <w:pPr>
              <w:jc w:val="center"/>
              <w:rPr>
                <w:color w:val="auto"/>
              </w:rPr>
            </w:pPr>
            <w:r w:rsidRPr="001A5891">
              <w:rPr>
                <w:color w:val="auto"/>
              </w:rPr>
              <w:t>1959</w:t>
            </w:r>
          </w:p>
          <w:p w14:paraId="78DA7BCE" w14:textId="77777777" w:rsidR="00564903" w:rsidRPr="001A5891" w:rsidRDefault="00564903" w:rsidP="00564903">
            <w:pPr>
              <w:jc w:val="center"/>
              <w:rPr>
                <w:color w:val="auto"/>
              </w:rPr>
            </w:pPr>
            <w:r w:rsidRPr="001A5891">
              <w:rPr>
                <w:color w:val="auto"/>
              </w:rPr>
              <w:t>(3862.2)</w:t>
            </w:r>
          </w:p>
        </w:tc>
        <w:tc>
          <w:tcPr>
            <w:tcW w:w="1170" w:type="dxa"/>
            <w:tcBorders>
              <w:top w:val="nil"/>
              <w:left w:val="single" w:sz="4" w:space="0" w:color="auto"/>
              <w:bottom w:val="single" w:sz="4" w:space="0" w:color="auto"/>
            </w:tcBorders>
            <w:noWrap/>
            <w:vAlign w:val="center"/>
            <w:tcPrChange w:id="39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0CC9708" w14:textId="77777777" w:rsidR="00564903" w:rsidRPr="001A5891" w:rsidRDefault="00564903" w:rsidP="00564903">
            <w:pPr>
              <w:jc w:val="center"/>
              <w:rPr>
                <w:color w:val="auto"/>
              </w:rPr>
            </w:pPr>
            <w:r w:rsidRPr="001A5891">
              <w:rPr>
                <w:color w:val="auto"/>
              </w:rPr>
              <w:t>2117.8 (3584.0)</w:t>
            </w:r>
          </w:p>
        </w:tc>
        <w:tc>
          <w:tcPr>
            <w:tcW w:w="1170" w:type="dxa"/>
            <w:tcBorders>
              <w:top w:val="nil"/>
              <w:bottom w:val="single" w:sz="4" w:space="0" w:color="auto"/>
              <w:right w:val="single" w:sz="4" w:space="0" w:color="auto"/>
            </w:tcBorders>
            <w:noWrap/>
            <w:vAlign w:val="center"/>
            <w:tcPrChange w:id="400"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73CAEEC9" w14:textId="77777777" w:rsidR="00564903" w:rsidRPr="001A5891" w:rsidRDefault="00564903" w:rsidP="00564903">
            <w:pPr>
              <w:jc w:val="center"/>
              <w:rPr>
                <w:color w:val="auto"/>
              </w:rPr>
            </w:pPr>
            <w:r w:rsidRPr="001A5891">
              <w:rPr>
                <w:color w:val="auto"/>
              </w:rPr>
              <w:t>2529.2 (5274.0)</w:t>
            </w:r>
          </w:p>
        </w:tc>
        <w:tc>
          <w:tcPr>
            <w:tcW w:w="1080" w:type="dxa"/>
            <w:tcBorders>
              <w:top w:val="nil"/>
              <w:left w:val="single" w:sz="4" w:space="0" w:color="auto"/>
              <w:bottom w:val="single" w:sz="4" w:space="0" w:color="auto"/>
            </w:tcBorders>
            <w:noWrap/>
            <w:vAlign w:val="center"/>
            <w:tcPrChange w:id="401"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B378FFA" w14:textId="77777777" w:rsidR="00564903" w:rsidRPr="001A5891" w:rsidRDefault="00564903" w:rsidP="00564903">
            <w:pPr>
              <w:jc w:val="center"/>
              <w:rPr>
                <w:color w:val="auto"/>
              </w:rPr>
            </w:pPr>
            <w:r w:rsidRPr="001A5891">
              <w:rPr>
                <w:color w:val="auto"/>
              </w:rPr>
              <w:t>2056.1 (3644.8)</w:t>
            </w:r>
          </w:p>
        </w:tc>
        <w:tc>
          <w:tcPr>
            <w:tcW w:w="1170" w:type="dxa"/>
            <w:tcBorders>
              <w:top w:val="nil"/>
              <w:bottom w:val="single" w:sz="4" w:space="0" w:color="auto"/>
              <w:right w:val="single" w:sz="4" w:space="0" w:color="auto"/>
            </w:tcBorders>
            <w:noWrap/>
            <w:vAlign w:val="center"/>
            <w:tcPrChange w:id="402"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2D9B4682" w14:textId="77777777" w:rsidR="00564903" w:rsidRPr="001A5891" w:rsidRDefault="00564903" w:rsidP="00564903">
            <w:pPr>
              <w:jc w:val="center"/>
              <w:rPr>
                <w:color w:val="auto"/>
              </w:rPr>
            </w:pPr>
            <w:r w:rsidRPr="001A5891">
              <w:rPr>
                <w:color w:val="auto"/>
              </w:rPr>
              <w:t>2593.5 (5214.2)</w:t>
            </w:r>
          </w:p>
        </w:tc>
        <w:tc>
          <w:tcPr>
            <w:tcW w:w="1170" w:type="dxa"/>
            <w:tcBorders>
              <w:top w:val="nil"/>
              <w:left w:val="single" w:sz="4" w:space="0" w:color="auto"/>
              <w:bottom w:val="single" w:sz="4" w:space="0" w:color="auto"/>
            </w:tcBorders>
            <w:noWrap/>
            <w:vAlign w:val="center"/>
            <w:tcPrChange w:id="40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8ECB727" w14:textId="77777777" w:rsidR="00564903" w:rsidRPr="001A5891" w:rsidRDefault="00564903" w:rsidP="00564903">
            <w:pPr>
              <w:jc w:val="center"/>
              <w:rPr>
                <w:color w:val="auto"/>
              </w:rPr>
            </w:pPr>
            <w:r w:rsidRPr="001A5891">
              <w:rPr>
                <w:color w:val="auto"/>
              </w:rPr>
              <w:t>2313.3 (4364.1)</w:t>
            </w:r>
          </w:p>
        </w:tc>
        <w:tc>
          <w:tcPr>
            <w:tcW w:w="1080" w:type="dxa"/>
            <w:tcBorders>
              <w:top w:val="nil"/>
              <w:bottom w:val="single" w:sz="4" w:space="0" w:color="auto"/>
              <w:right w:val="single" w:sz="4" w:space="0" w:color="auto"/>
            </w:tcBorders>
            <w:noWrap/>
            <w:vAlign w:val="center"/>
            <w:tcPrChange w:id="404"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6C3B2968" w14:textId="77777777" w:rsidR="00564903" w:rsidRPr="001A5891" w:rsidRDefault="00564903" w:rsidP="00564903">
            <w:pPr>
              <w:jc w:val="center"/>
              <w:rPr>
                <w:color w:val="auto"/>
              </w:rPr>
            </w:pPr>
            <w:r w:rsidRPr="001A5891">
              <w:rPr>
                <w:color w:val="auto"/>
              </w:rPr>
              <w:t>2314.9 (4567.9)</w:t>
            </w:r>
          </w:p>
        </w:tc>
        <w:tc>
          <w:tcPr>
            <w:tcW w:w="1170" w:type="dxa"/>
            <w:tcBorders>
              <w:top w:val="nil"/>
              <w:left w:val="single" w:sz="4" w:space="0" w:color="auto"/>
              <w:bottom w:val="single" w:sz="4" w:space="0" w:color="auto"/>
            </w:tcBorders>
            <w:noWrap/>
            <w:vAlign w:val="center"/>
            <w:tcPrChange w:id="405"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4B07D9B" w14:textId="77777777" w:rsidR="00564903" w:rsidRPr="001A5891" w:rsidRDefault="00564903" w:rsidP="00564903">
            <w:pPr>
              <w:jc w:val="center"/>
              <w:rPr>
                <w:color w:val="auto"/>
              </w:rPr>
            </w:pPr>
            <w:r w:rsidRPr="001A5891">
              <w:rPr>
                <w:color w:val="auto"/>
              </w:rPr>
              <w:t>2504.3 (5077.2)</w:t>
            </w:r>
          </w:p>
        </w:tc>
        <w:tc>
          <w:tcPr>
            <w:tcW w:w="1267" w:type="dxa"/>
            <w:gridSpan w:val="2"/>
            <w:tcBorders>
              <w:top w:val="nil"/>
              <w:bottom w:val="single" w:sz="4" w:space="0" w:color="auto"/>
            </w:tcBorders>
            <w:noWrap/>
            <w:vAlign w:val="center"/>
            <w:tcPrChange w:id="406" w:author="Maino Vieytes, Christian Augusto" w:date="2022-10-15T13:14:00Z">
              <w:tcPr>
                <w:tcW w:w="1267" w:type="dxa"/>
                <w:gridSpan w:val="3"/>
                <w:tcBorders>
                  <w:top w:val="nil"/>
                  <w:bottom w:val="single" w:sz="4" w:space="0" w:color="auto"/>
                </w:tcBorders>
                <w:noWrap/>
                <w:vAlign w:val="center"/>
              </w:tcPr>
            </w:tcPrChange>
          </w:tcPr>
          <w:p w14:paraId="71CF82D7" w14:textId="77777777" w:rsidR="00564903" w:rsidRPr="001A5891" w:rsidRDefault="00564903" w:rsidP="00564903">
            <w:pPr>
              <w:jc w:val="center"/>
              <w:rPr>
                <w:color w:val="auto"/>
              </w:rPr>
            </w:pPr>
            <w:r w:rsidRPr="001A5891">
              <w:rPr>
                <w:color w:val="auto"/>
              </w:rPr>
              <w:t>2108.2 (3705.2)</w:t>
            </w:r>
          </w:p>
        </w:tc>
      </w:tr>
      <w:tr w:rsidR="001A5891" w:rsidRPr="001A5891" w14:paraId="04573DC0" w14:textId="77777777" w:rsidTr="004F2F9E">
        <w:trPr>
          <w:gridAfter w:val="1"/>
          <w:wAfter w:w="9" w:type="dxa"/>
          <w:trHeight w:val="320"/>
          <w:trPrChange w:id="407"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408" w:author="Maino Vieytes, Christian Augusto" w:date="2022-10-15T13:14:00Z">
              <w:tcPr>
                <w:tcW w:w="1586" w:type="dxa"/>
                <w:gridSpan w:val="5"/>
                <w:tcBorders>
                  <w:top w:val="single" w:sz="4" w:space="0" w:color="auto"/>
                  <w:bottom w:val="nil"/>
                </w:tcBorders>
                <w:noWrap/>
                <w:vAlign w:val="center"/>
              </w:tcPr>
            </w:tcPrChange>
          </w:tcPr>
          <w:p w14:paraId="3B644D8D" w14:textId="77777777" w:rsidR="00564903" w:rsidRPr="001A5891" w:rsidRDefault="00564903" w:rsidP="00564903">
            <w:pPr>
              <w:rPr>
                <w:color w:val="auto"/>
              </w:rPr>
            </w:pPr>
            <w:r w:rsidRPr="001A5891">
              <w:rPr>
                <w:color w:val="auto"/>
              </w:rPr>
              <w:t>Daily Caloric Intake</w:t>
            </w:r>
          </w:p>
        </w:tc>
        <w:tc>
          <w:tcPr>
            <w:tcW w:w="1281" w:type="dxa"/>
            <w:gridSpan w:val="3"/>
            <w:tcBorders>
              <w:top w:val="single" w:sz="4" w:space="0" w:color="auto"/>
              <w:bottom w:val="nil"/>
            </w:tcBorders>
            <w:noWrap/>
            <w:vAlign w:val="center"/>
            <w:tcPrChange w:id="409" w:author="Maino Vieytes, Christian Augusto" w:date="2022-10-15T13:14:00Z">
              <w:tcPr>
                <w:tcW w:w="1281" w:type="dxa"/>
                <w:gridSpan w:val="4"/>
                <w:tcBorders>
                  <w:top w:val="single" w:sz="4" w:space="0" w:color="auto"/>
                  <w:bottom w:val="nil"/>
                </w:tcBorders>
                <w:noWrap/>
                <w:vAlign w:val="center"/>
              </w:tcPr>
            </w:tcPrChange>
          </w:tcPr>
          <w:p w14:paraId="11FFEC7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410"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220888C"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411"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5523367A"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412"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42EDDB6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13"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3A08077E"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14"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61144244"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415"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613F0E35"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16"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4B10E97C"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17"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62DA18E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418"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63FA5478"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19"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58777C8"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420" w:author="Maino Vieytes, Christian Augusto" w:date="2022-10-15T13:14:00Z">
              <w:tcPr>
                <w:tcW w:w="1267" w:type="dxa"/>
                <w:gridSpan w:val="3"/>
                <w:tcBorders>
                  <w:top w:val="single" w:sz="4" w:space="0" w:color="auto"/>
                  <w:bottom w:val="nil"/>
                </w:tcBorders>
                <w:noWrap/>
                <w:vAlign w:val="center"/>
              </w:tcPr>
            </w:tcPrChange>
          </w:tcPr>
          <w:p w14:paraId="090AF49F" w14:textId="77777777" w:rsidR="00564903" w:rsidRPr="001A5891" w:rsidRDefault="00564903" w:rsidP="00564903">
            <w:pPr>
              <w:jc w:val="center"/>
              <w:rPr>
                <w:color w:val="auto"/>
              </w:rPr>
            </w:pPr>
          </w:p>
        </w:tc>
      </w:tr>
      <w:tr w:rsidR="001A5891" w:rsidRPr="001A5891" w14:paraId="04146313" w14:textId="77777777" w:rsidTr="004F2F9E">
        <w:trPr>
          <w:gridAfter w:val="1"/>
          <w:wAfter w:w="9" w:type="dxa"/>
          <w:trHeight w:val="320"/>
          <w:trPrChange w:id="421"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422" w:author="Maino Vieytes, Christian Augusto" w:date="2022-10-15T13:14:00Z">
              <w:tcPr>
                <w:tcW w:w="1586" w:type="dxa"/>
                <w:gridSpan w:val="5"/>
                <w:tcBorders>
                  <w:top w:val="nil"/>
                  <w:bottom w:val="single" w:sz="4" w:space="0" w:color="auto"/>
                </w:tcBorders>
                <w:noWrap/>
                <w:vAlign w:val="center"/>
              </w:tcPr>
            </w:tcPrChange>
          </w:tcPr>
          <w:p w14:paraId="21E894E4"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423" w:author="Maino Vieytes, Christian Augusto" w:date="2022-10-15T13:14:00Z">
              <w:tcPr>
                <w:tcW w:w="1281" w:type="dxa"/>
                <w:gridSpan w:val="4"/>
                <w:tcBorders>
                  <w:top w:val="nil"/>
                  <w:bottom w:val="single" w:sz="4" w:space="0" w:color="auto"/>
                </w:tcBorders>
                <w:noWrap/>
                <w:vAlign w:val="center"/>
              </w:tcPr>
            </w:tcPrChange>
          </w:tcPr>
          <w:p w14:paraId="72A4B3C2" w14:textId="77777777" w:rsidR="00564903" w:rsidRPr="001A5891" w:rsidRDefault="00564903" w:rsidP="00564903">
            <w:pPr>
              <w:jc w:val="center"/>
              <w:rPr>
                <w:color w:val="auto"/>
              </w:rPr>
            </w:pPr>
            <w:r w:rsidRPr="001A5891">
              <w:rPr>
                <w:color w:val="auto"/>
              </w:rPr>
              <w:t>1836.2 (660.8)</w:t>
            </w:r>
          </w:p>
        </w:tc>
        <w:tc>
          <w:tcPr>
            <w:tcW w:w="1403" w:type="dxa"/>
            <w:tcBorders>
              <w:top w:val="nil"/>
              <w:bottom w:val="single" w:sz="4" w:space="0" w:color="auto"/>
              <w:right w:val="single" w:sz="4" w:space="0" w:color="auto"/>
            </w:tcBorders>
            <w:noWrap/>
            <w:vAlign w:val="center"/>
            <w:tcPrChange w:id="424"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3911DE0" w14:textId="77777777" w:rsidR="00564903" w:rsidRPr="001A5891" w:rsidRDefault="00564903" w:rsidP="00564903">
            <w:pPr>
              <w:jc w:val="center"/>
              <w:rPr>
                <w:color w:val="auto"/>
              </w:rPr>
            </w:pPr>
            <w:r w:rsidRPr="001A5891">
              <w:rPr>
                <w:color w:val="auto"/>
              </w:rPr>
              <w:t>1958.3 (709.2)</w:t>
            </w:r>
          </w:p>
        </w:tc>
        <w:tc>
          <w:tcPr>
            <w:tcW w:w="1152" w:type="dxa"/>
            <w:tcBorders>
              <w:top w:val="nil"/>
              <w:left w:val="single" w:sz="4" w:space="0" w:color="auto"/>
              <w:bottom w:val="single" w:sz="4" w:space="0" w:color="auto"/>
            </w:tcBorders>
            <w:noWrap/>
            <w:vAlign w:val="center"/>
            <w:tcPrChange w:id="425"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6133F2B7" w14:textId="77777777" w:rsidR="00564903" w:rsidRPr="001A5891" w:rsidRDefault="00564903" w:rsidP="00564903">
            <w:pPr>
              <w:jc w:val="center"/>
              <w:rPr>
                <w:color w:val="auto"/>
              </w:rPr>
            </w:pPr>
            <w:r w:rsidRPr="001A5891">
              <w:rPr>
                <w:color w:val="auto"/>
              </w:rPr>
              <w:t>1938.4 (696.4)</w:t>
            </w:r>
          </w:p>
        </w:tc>
        <w:tc>
          <w:tcPr>
            <w:tcW w:w="1350" w:type="dxa"/>
            <w:tcBorders>
              <w:top w:val="nil"/>
              <w:bottom w:val="single" w:sz="4" w:space="0" w:color="auto"/>
              <w:right w:val="single" w:sz="4" w:space="0" w:color="auto"/>
            </w:tcBorders>
            <w:noWrap/>
            <w:vAlign w:val="center"/>
            <w:tcPrChange w:id="426"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20F3363E" w14:textId="77777777" w:rsidR="00564903" w:rsidRPr="001A5891" w:rsidRDefault="00564903" w:rsidP="00564903">
            <w:pPr>
              <w:jc w:val="center"/>
              <w:rPr>
                <w:color w:val="auto"/>
              </w:rPr>
            </w:pPr>
            <w:r w:rsidRPr="001A5891">
              <w:rPr>
                <w:color w:val="auto"/>
              </w:rPr>
              <w:t>1842.8 (672.3)</w:t>
            </w:r>
          </w:p>
        </w:tc>
        <w:tc>
          <w:tcPr>
            <w:tcW w:w="1170" w:type="dxa"/>
            <w:tcBorders>
              <w:top w:val="nil"/>
              <w:left w:val="single" w:sz="4" w:space="0" w:color="auto"/>
              <w:bottom w:val="single" w:sz="4" w:space="0" w:color="auto"/>
            </w:tcBorders>
            <w:noWrap/>
            <w:vAlign w:val="center"/>
            <w:tcPrChange w:id="42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D74A13F" w14:textId="77777777" w:rsidR="00564903" w:rsidRPr="001A5891" w:rsidRDefault="00564903" w:rsidP="00564903">
            <w:pPr>
              <w:jc w:val="center"/>
              <w:rPr>
                <w:color w:val="auto"/>
              </w:rPr>
            </w:pPr>
            <w:r w:rsidRPr="001A5891">
              <w:rPr>
                <w:color w:val="auto"/>
              </w:rPr>
              <w:t>1842.1 (655.0)</w:t>
            </w:r>
          </w:p>
        </w:tc>
        <w:tc>
          <w:tcPr>
            <w:tcW w:w="1170" w:type="dxa"/>
            <w:tcBorders>
              <w:top w:val="nil"/>
              <w:bottom w:val="single" w:sz="4" w:space="0" w:color="auto"/>
              <w:right w:val="single" w:sz="4" w:space="0" w:color="auto"/>
            </w:tcBorders>
            <w:noWrap/>
            <w:vAlign w:val="center"/>
            <w:tcPrChange w:id="428"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5AB49E" w14:textId="77777777" w:rsidR="00564903" w:rsidRPr="001A5891" w:rsidRDefault="00564903" w:rsidP="00564903">
            <w:pPr>
              <w:jc w:val="center"/>
              <w:rPr>
                <w:color w:val="auto"/>
              </w:rPr>
            </w:pPr>
            <w:r w:rsidRPr="001A5891">
              <w:rPr>
                <w:color w:val="auto"/>
              </w:rPr>
              <w:t>1952.2 (716.2)</w:t>
            </w:r>
          </w:p>
        </w:tc>
        <w:tc>
          <w:tcPr>
            <w:tcW w:w="1080" w:type="dxa"/>
            <w:tcBorders>
              <w:top w:val="nil"/>
              <w:left w:val="single" w:sz="4" w:space="0" w:color="auto"/>
              <w:bottom w:val="single" w:sz="4" w:space="0" w:color="auto"/>
            </w:tcBorders>
            <w:noWrap/>
            <w:vAlign w:val="center"/>
            <w:tcPrChange w:id="429"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28CFFD39" w14:textId="77777777" w:rsidR="00564903" w:rsidRPr="001A5891" w:rsidRDefault="00564903" w:rsidP="00564903">
            <w:pPr>
              <w:jc w:val="center"/>
              <w:rPr>
                <w:color w:val="auto"/>
              </w:rPr>
            </w:pPr>
            <w:r w:rsidRPr="001A5891">
              <w:rPr>
                <w:color w:val="auto"/>
              </w:rPr>
              <w:t>1848 (655.0)</w:t>
            </w:r>
          </w:p>
        </w:tc>
        <w:tc>
          <w:tcPr>
            <w:tcW w:w="1170" w:type="dxa"/>
            <w:tcBorders>
              <w:top w:val="nil"/>
              <w:bottom w:val="single" w:sz="4" w:space="0" w:color="auto"/>
              <w:right w:val="single" w:sz="4" w:space="0" w:color="auto"/>
            </w:tcBorders>
            <w:noWrap/>
            <w:vAlign w:val="center"/>
            <w:tcPrChange w:id="430"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E3235DE" w14:textId="77777777" w:rsidR="00564903" w:rsidRPr="001A5891" w:rsidRDefault="00564903" w:rsidP="00564903">
            <w:pPr>
              <w:jc w:val="center"/>
              <w:rPr>
                <w:color w:val="auto"/>
              </w:rPr>
            </w:pPr>
            <w:r w:rsidRPr="001A5891">
              <w:rPr>
                <w:color w:val="auto"/>
              </w:rPr>
              <w:t>1945.1 (716.8)</w:t>
            </w:r>
          </w:p>
        </w:tc>
        <w:tc>
          <w:tcPr>
            <w:tcW w:w="1170" w:type="dxa"/>
            <w:tcBorders>
              <w:top w:val="nil"/>
              <w:left w:val="single" w:sz="4" w:space="0" w:color="auto"/>
              <w:bottom w:val="single" w:sz="4" w:space="0" w:color="auto"/>
            </w:tcBorders>
            <w:noWrap/>
            <w:vAlign w:val="center"/>
            <w:tcPrChange w:id="431"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7496E65" w14:textId="77777777" w:rsidR="00564903" w:rsidRPr="001A5891" w:rsidRDefault="00564903" w:rsidP="00564903">
            <w:pPr>
              <w:jc w:val="center"/>
              <w:rPr>
                <w:color w:val="auto"/>
              </w:rPr>
            </w:pPr>
            <w:r w:rsidRPr="001A5891">
              <w:rPr>
                <w:color w:val="auto"/>
              </w:rPr>
              <w:t>1898.6 (705.1)</w:t>
            </w:r>
          </w:p>
        </w:tc>
        <w:tc>
          <w:tcPr>
            <w:tcW w:w="1080" w:type="dxa"/>
            <w:tcBorders>
              <w:top w:val="nil"/>
              <w:bottom w:val="single" w:sz="4" w:space="0" w:color="auto"/>
              <w:right w:val="single" w:sz="4" w:space="0" w:color="auto"/>
            </w:tcBorders>
            <w:noWrap/>
            <w:vAlign w:val="center"/>
            <w:tcPrChange w:id="432"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71D1658" w14:textId="77777777" w:rsidR="00564903" w:rsidRPr="001A5891" w:rsidRDefault="00564903" w:rsidP="00564903">
            <w:pPr>
              <w:jc w:val="center"/>
              <w:rPr>
                <w:color w:val="auto"/>
              </w:rPr>
            </w:pPr>
            <w:r w:rsidRPr="001A5891">
              <w:rPr>
                <w:color w:val="auto"/>
              </w:rPr>
              <w:t>1891.3 (671.6)</w:t>
            </w:r>
          </w:p>
        </w:tc>
        <w:tc>
          <w:tcPr>
            <w:tcW w:w="1170" w:type="dxa"/>
            <w:tcBorders>
              <w:top w:val="nil"/>
              <w:left w:val="single" w:sz="4" w:space="0" w:color="auto"/>
              <w:bottom w:val="single" w:sz="4" w:space="0" w:color="auto"/>
            </w:tcBorders>
            <w:noWrap/>
            <w:vAlign w:val="center"/>
            <w:tcPrChange w:id="43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1EF1F57" w14:textId="77777777" w:rsidR="00564903" w:rsidRPr="001A5891" w:rsidRDefault="00564903" w:rsidP="00564903">
            <w:pPr>
              <w:jc w:val="center"/>
              <w:rPr>
                <w:color w:val="auto"/>
              </w:rPr>
            </w:pPr>
            <w:r w:rsidRPr="001A5891">
              <w:rPr>
                <w:color w:val="auto"/>
              </w:rPr>
              <w:t>2041.2 (746.9)</w:t>
            </w:r>
          </w:p>
        </w:tc>
        <w:tc>
          <w:tcPr>
            <w:tcW w:w="1267" w:type="dxa"/>
            <w:gridSpan w:val="2"/>
            <w:tcBorders>
              <w:top w:val="nil"/>
              <w:bottom w:val="single" w:sz="4" w:space="0" w:color="auto"/>
            </w:tcBorders>
            <w:noWrap/>
            <w:vAlign w:val="center"/>
            <w:tcPrChange w:id="434" w:author="Maino Vieytes, Christian Augusto" w:date="2022-10-15T13:14:00Z">
              <w:tcPr>
                <w:tcW w:w="1267" w:type="dxa"/>
                <w:gridSpan w:val="3"/>
                <w:tcBorders>
                  <w:top w:val="nil"/>
                  <w:bottom w:val="single" w:sz="4" w:space="0" w:color="auto"/>
                </w:tcBorders>
                <w:noWrap/>
                <w:vAlign w:val="center"/>
              </w:tcPr>
            </w:tcPrChange>
          </w:tcPr>
          <w:p w14:paraId="1D91F944" w14:textId="77777777" w:rsidR="00564903" w:rsidRPr="001A5891" w:rsidRDefault="00564903" w:rsidP="00564903">
            <w:pPr>
              <w:jc w:val="center"/>
              <w:rPr>
                <w:color w:val="auto"/>
              </w:rPr>
            </w:pPr>
            <w:r w:rsidRPr="001A5891">
              <w:rPr>
                <w:color w:val="auto"/>
              </w:rPr>
              <w:t>1736.6 (575.7)</w:t>
            </w:r>
          </w:p>
        </w:tc>
      </w:tr>
      <w:tr w:rsidR="001A5891" w:rsidRPr="001A5891" w14:paraId="3B822953" w14:textId="77777777" w:rsidTr="004F2F9E">
        <w:trPr>
          <w:gridAfter w:val="1"/>
          <w:wAfter w:w="9" w:type="dxa"/>
          <w:trHeight w:val="320"/>
          <w:trPrChange w:id="435"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hideMark/>
            <w:tcPrChange w:id="436" w:author="Maino Vieytes, Christian Augusto" w:date="2022-10-15T13:14:00Z">
              <w:tcPr>
                <w:tcW w:w="1586" w:type="dxa"/>
                <w:gridSpan w:val="5"/>
                <w:tcBorders>
                  <w:top w:val="single" w:sz="4" w:space="0" w:color="auto"/>
                  <w:bottom w:val="nil"/>
                </w:tcBorders>
                <w:noWrap/>
                <w:vAlign w:val="center"/>
                <w:hideMark/>
              </w:tcPr>
            </w:tcPrChange>
          </w:tcPr>
          <w:p w14:paraId="1D297A50" w14:textId="77777777" w:rsidR="00564903" w:rsidRPr="001A5891" w:rsidRDefault="00564903" w:rsidP="00564903">
            <w:pPr>
              <w:rPr>
                <w:color w:val="auto"/>
              </w:rPr>
            </w:pPr>
            <w:r w:rsidRPr="001A5891">
              <w:rPr>
                <w:color w:val="auto"/>
              </w:rPr>
              <w:t>CCI</w:t>
            </w:r>
          </w:p>
        </w:tc>
        <w:tc>
          <w:tcPr>
            <w:tcW w:w="1281" w:type="dxa"/>
            <w:gridSpan w:val="3"/>
            <w:tcBorders>
              <w:top w:val="single" w:sz="4" w:space="0" w:color="auto"/>
              <w:bottom w:val="nil"/>
            </w:tcBorders>
            <w:noWrap/>
            <w:vAlign w:val="center"/>
            <w:hideMark/>
            <w:tcPrChange w:id="437" w:author="Maino Vieytes, Christian Augusto" w:date="2022-10-15T13:14:00Z">
              <w:tcPr>
                <w:tcW w:w="1281" w:type="dxa"/>
                <w:gridSpan w:val="4"/>
                <w:tcBorders>
                  <w:top w:val="single" w:sz="4" w:space="0" w:color="auto"/>
                  <w:bottom w:val="nil"/>
                </w:tcBorders>
                <w:noWrap/>
                <w:vAlign w:val="center"/>
                <w:hideMark/>
              </w:tcPr>
            </w:tcPrChange>
          </w:tcPr>
          <w:p w14:paraId="5B46218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hideMark/>
            <w:tcPrChange w:id="438"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2C824444"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439"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1C81ABF6"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440"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35AECC3E"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441"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0DDE322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442"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2035DA08"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hideMark/>
            <w:tcPrChange w:id="443"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4CFA27AB"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444"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33D09EE4"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445"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656C6D83"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446"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0BB22EE2"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447"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4DBD43FB"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448" w:author="Maino Vieytes, Christian Augusto" w:date="2022-10-15T13:14:00Z">
              <w:tcPr>
                <w:tcW w:w="1267" w:type="dxa"/>
                <w:gridSpan w:val="3"/>
                <w:tcBorders>
                  <w:top w:val="single" w:sz="4" w:space="0" w:color="auto"/>
                  <w:bottom w:val="nil"/>
                </w:tcBorders>
                <w:noWrap/>
                <w:vAlign w:val="center"/>
                <w:hideMark/>
              </w:tcPr>
            </w:tcPrChange>
          </w:tcPr>
          <w:p w14:paraId="70E5D0A4" w14:textId="77777777" w:rsidR="00564903" w:rsidRPr="001A5891" w:rsidRDefault="00564903" w:rsidP="00564903">
            <w:pPr>
              <w:jc w:val="center"/>
              <w:rPr>
                <w:color w:val="auto"/>
              </w:rPr>
            </w:pPr>
          </w:p>
        </w:tc>
      </w:tr>
      <w:tr w:rsidR="001A5891" w:rsidRPr="001A5891" w14:paraId="07A433CB" w14:textId="77777777" w:rsidTr="004F2F9E">
        <w:trPr>
          <w:gridAfter w:val="1"/>
          <w:wAfter w:w="9" w:type="dxa"/>
          <w:trHeight w:val="320"/>
          <w:trPrChange w:id="449"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450" w:author="Maino Vieytes, Christian Augusto" w:date="2022-10-15T13:14:00Z">
              <w:tcPr>
                <w:tcW w:w="1586" w:type="dxa"/>
                <w:gridSpan w:val="5"/>
                <w:tcBorders>
                  <w:top w:val="nil"/>
                  <w:bottom w:val="single" w:sz="4" w:space="0" w:color="auto"/>
                </w:tcBorders>
                <w:noWrap/>
                <w:vAlign w:val="center"/>
                <w:hideMark/>
              </w:tcPr>
            </w:tcPrChange>
          </w:tcPr>
          <w:p w14:paraId="0B7837D6"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451" w:author="Maino Vieytes, Christian Augusto" w:date="2022-10-15T13:14:00Z">
              <w:tcPr>
                <w:tcW w:w="1281" w:type="dxa"/>
                <w:gridSpan w:val="4"/>
                <w:tcBorders>
                  <w:top w:val="nil"/>
                  <w:bottom w:val="single" w:sz="4" w:space="0" w:color="auto"/>
                </w:tcBorders>
                <w:noWrap/>
                <w:vAlign w:val="center"/>
                <w:hideMark/>
              </w:tcPr>
            </w:tcPrChange>
          </w:tcPr>
          <w:p w14:paraId="1E02C8B0" w14:textId="77777777" w:rsidR="00564903" w:rsidRPr="001A5891" w:rsidRDefault="00564903" w:rsidP="00564903">
            <w:pPr>
              <w:jc w:val="center"/>
              <w:rPr>
                <w:color w:val="auto"/>
              </w:rPr>
            </w:pPr>
            <w:r w:rsidRPr="001A5891">
              <w:rPr>
                <w:color w:val="auto"/>
              </w:rPr>
              <w:t>3.1 (1.4)</w:t>
            </w:r>
          </w:p>
        </w:tc>
        <w:tc>
          <w:tcPr>
            <w:tcW w:w="1403" w:type="dxa"/>
            <w:tcBorders>
              <w:top w:val="nil"/>
              <w:bottom w:val="single" w:sz="4" w:space="0" w:color="auto"/>
              <w:right w:val="single" w:sz="4" w:space="0" w:color="auto"/>
            </w:tcBorders>
            <w:noWrap/>
            <w:vAlign w:val="center"/>
            <w:hideMark/>
            <w:tcPrChange w:id="452"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BD9C766" w14:textId="77777777" w:rsidR="00564903" w:rsidRPr="001A5891" w:rsidRDefault="00564903" w:rsidP="00564903">
            <w:pPr>
              <w:jc w:val="center"/>
              <w:rPr>
                <w:color w:val="auto"/>
              </w:rPr>
            </w:pPr>
            <w:r w:rsidRPr="001A5891">
              <w:rPr>
                <w:color w:val="auto"/>
              </w:rPr>
              <w:t>3.0 (1.4)</w:t>
            </w:r>
          </w:p>
        </w:tc>
        <w:tc>
          <w:tcPr>
            <w:tcW w:w="1152" w:type="dxa"/>
            <w:tcBorders>
              <w:top w:val="nil"/>
              <w:left w:val="single" w:sz="4" w:space="0" w:color="auto"/>
              <w:bottom w:val="single" w:sz="4" w:space="0" w:color="auto"/>
            </w:tcBorders>
            <w:noWrap/>
            <w:vAlign w:val="center"/>
            <w:hideMark/>
            <w:tcPrChange w:id="453"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CC38E7D" w14:textId="77777777" w:rsidR="00564903" w:rsidRPr="001A5891" w:rsidRDefault="00564903" w:rsidP="00564903">
            <w:pPr>
              <w:jc w:val="center"/>
              <w:rPr>
                <w:color w:val="auto"/>
              </w:rPr>
            </w:pPr>
            <w:r w:rsidRPr="001A5891">
              <w:rPr>
                <w:color w:val="auto"/>
              </w:rPr>
              <w:t>2.9 (1.3)</w:t>
            </w:r>
          </w:p>
        </w:tc>
        <w:tc>
          <w:tcPr>
            <w:tcW w:w="1350" w:type="dxa"/>
            <w:tcBorders>
              <w:top w:val="nil"/>
              <w:bottom w:val="single" w:sz="4" w:space="0" w:color="auto"/>
              <w:right w:val="single" w:sz="4" w:space="0" w:color="auto"/>
            </w:tcBorders>
            <w:noWrap/>
            <w:vAlign w:val="center"/>
            <w:hideMark/>
            <w:tcPrChange w:id="454"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153E23C2" w14:textId="77777777" w:rsidR="00564903" w:rsidRPr="001A5891" w:rsidRDefault="00564903" w:rsidP="00564903">
            <w:pPr>
              <w:jc w:val="center"/>
              <w:rPr>
                <w:color w:val="auto"/>
              </w:rPr>
            </w:pPr>
            <w:r w:rsidRPr="001A5891">
              <w:rPr>
                <w:color w:val="auto"/>
              </w:rPr>
              <w:t>3.1 (1.5)</w:t>
            </w:r>
          </w:p>
        </w:tc>
        <w:tc>
          <w:tcPr>
            <w:tcW w:w="1170" w:type="dxa"/>
            <w:tcBorders>
              <w:top w:val="nil"/>
              <w:left w:val="single" w:sz="4" w:space="0" w:color="auto"/>
              <w:bottom w:val="single" w:sz="4" w:space="0" w:color="auto"/>
            </w:tcBorders>
            <w:noWrap/>
            <w:vAlign w:val="center"/>
            <w:hideMark/>
            <w:tcPrChange w:id="45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BEE94DC"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45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AD1650E" w14:textId="77777777" w:rsidR="00564903" w:rsidRPr="001A5891" w:rsidRDefault="00564903" w:rsidP="00564903">
            <w:pPr>
              <w:jc w:val="center"/>
              <w:rPr>
                <w:color w:val="auto"/>
              </w:rPr>
            </w:pPr>
            <w:r w:rsidRPr="001A5891">
              <w:rPr>
                <w:color w:val="auto"/>
              </w:rPr>
              <w:t>3.0 (1.4)</w:t>
            </w:r>
          </w:p>
        </w:tc>
        <w:tc>
          <w:tcPr>
            <w:tcW w:w="1080" w:type="dxa"/>
            <w:tcBorders>
              <w:top w:val="nil"/>
              <w:left w:val="single" w:sz="4" w:space="0" w:color="auto"/>
              <w:bottom w:val="single" w:sz="4" w:space="0" w:color="auto"/>
            </w:tcBorders>
            <w:noWrap/>
            <w:vAlign w:val="center"/>
            <w:hideMark/>
            <w:tcPrChange w:id="457"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E1EBF93"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45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CA83D0C"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45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D3ADC9D" w14:textId="77777777" w:rsidR="00564903" w:rsidRPr="001A5891" w:rsidRDefault="00564903" w:rsidP="00564903">
            <w:pPr>
              <w:jc w:val="center"/>
              <w:rPr>
                <w:color w:val="auto"/>
              </w:rPr>
            </w:pPr>
            <w:r w:rsidRPr="001A5891">
              <w:rPr>
                <w:color w:val="auto"/>
              </w:rPr>
              <w:t>3.0 (1.4)</w:t>
            </w:r>
          </w:p>
        </w:tc>
        <w:tc>
          <w:tcPr>
            <w:tcW w:w="1080" w:type="dxa"/>
            <w:tcBorders>
              <w:top w:val="nil"/>
              <w:bottom w:val="single" w:sz="4" w:space="0" w:color="auto"/>
              <w:right w:val="single" w:sz="4" w:space="0" w:color="auto"/>
            </w:tcBorders>
            <w:noWrap/>
            <w:vAlign w:val="center"/>
            <w:hideMark/>
            <w:tcPrChange w:id="460"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62E3234"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46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48AD16" w14:textId="77777777" w:rsidR="00564903" w:rsidRPr="001A5891" w:rsidRDefault="00564903" w:rsidP="00564903">
            <w:pPr>
              <w:jc w:val="center"/>
              <w:rPr>
                <w:color w:val="auto"/>
              </w:rPr>
            </w:pPr>
            <w:r w:rsidRPr="001A5891">
              <w:rPr>
                <w:color w:val="auto"/>
              </w:rPr>
              <w:t>3.0 (1.4)</w:t>
            </w:r>
          </w:p>
        </w:tc>
        <w:tc>
          <w:tcPr>
            <w:tcW w:w="1267" w:type="dxa"/>
            <w:gridSpan w:val="2"/>
            <w:tcBorders>
              <w:top w:val="nil"/>
              <w:bottom w:val="single" w:sz="4" w:space="0" w:color="auto"/>
            </w:tcBorders>
            <w:noWrap/>
            <w:vAlign w:val="center"/>
            <w:hideMark/>
            <w:tcPrChange w:id="462" w:author="Maino Vieytes, Christian Augusto" w:date="2022-10-15T13:14:00Z">
              <w:tcPr>
                <w:tcW w:w="1267" w:type="dxa"/>
                <w:gridSpan w:val="3"/>
                <w:tcBorders>
                  <w:top w:val="nil"/>
                  <w:bottom w:val="single" w:sz="4" w:space="0" w:color="auto"/>
                </w:tcBorders>
                <w:noWrap/>
                <w:vAlign w:val="center"/>
                <w:hideMark/>
              </w:tcPr>
            </w:tcPrChange>
          </w:tcPr>
          <w:p w14:paraId="602507AC" w14:textId="77777777" w:rsidR="00564903" w:rsidRPr="001A5891" w:rsidRDefault="00564903" w:rsidP="00564903">
            <w:pPr>
              <w:jc w:val="center"/>
              <w:rPr>
                <w:color w:val="auto"/>
              </w:rPr>
            </w:pPr>
            <w:r w:rsidRPr="001A5891">
              <w:rPr>
                <w:color w:val="auto"/>
              </w:rPr>
              <w:t>3.0 (1.4)</w:t>
            </w:r>
          </w:p>
        </w:tc>
      </w:tr>
      <w:tr w:rsidR="001A5891" w:rsidRPr="001A5891" w14:paraId="7FCCBA99" w14:textId="77777777" w:rsidTr="004F2F9E">
        <w:trPr>
          <w:gridAfter w:val="1"/>
          <w:wAfter w:w="9" w:type="dxa"/>
          <w:trHeight w:val="320"/>
          <w:trPrChange w:id="463" w:author="Maino Vieytes, Christian Augusto" w:date="2022-10-15T13:14:00Z">
            <w:trPr>
              <w:gridAfter w:val="1"/>
              <w:wAfter w:w="6" w:type="dxa"/>
              <w:trHeight w:val="320"/>
            </w:trPr>
          </w:trPrChange>
        </w:trPr>
        <w:tc>
          <w:tcPr>
            <w:tcW w:w="1444" w:type="dxa"/>
            <w:tcBorders>
              <w:bottom w:val="nil"/>
              <w:right w:val="nil"/>
            </w:tcBorders>
            <w:noWrap/>
            <w:vAlign w:val="center"/>
            <w:tcPrChange w:id="464" w:author="Maino Vieytes, Christian Augusto" w:date="2022-10-15T13:14:00Z">
              <w:tcPr>
                <w:tcW w:w="1444" w:type="dxa"/>
                <w:gridSpan w:val="2"/>
                <w:tcBorders>
                  <w:bottom w:val="nil"/>
                  <w:right w:val="nil"/>
                </w:tcBorders>
                <w:noWrap/>
                <w:vAlign w:val="center"/>
              </w:tcPr>
            </w:tcPrChange>
          </w:tcPr>
          <w:p w14:paraId="4163B236" w14:textId="77777777" w:rsidR="00564903" w:rsidRPr="001A5891" w:rsidRDefault="00564903" w:rsidP="00564903">
            <w:pPr>
              <w:rPr>
                <w:color w:val="auto"/>
              </w:rPr>
            </w:pPr>
            <w:r w:rsidRPr="001A5891">
              <w:rPr>
                <w:color w:val="auto"/>
              </w:rPr>
              <w:t>Food Security</w:t>
            </w:r>
          </w:p>
        </w:tc>
        <w:tc>
          <w:tcPr>
            <w:tcW w:w="1292" w:type="dxa"/>
            <w:gridSpan w:val="4"/>
            <w:tcBorders>
              <w:left w:val="nil"/>
              <w:bottom w:val="nil"/>
              <w:right w:val="nil"/>
            </w:tcBorders>
            <w:vAlign w:val="center"/>
            <w:tcPrChange w:id="465" w:author="Maino Vieytes, Christian Augusto" w:date="2022-10-15T13:14:00Z">
              <w:tcPr>
                <w:tcW w:w="1292" w:type="dxa"/>
                <w:gridSpan w:val="5"/>
                <w:tcBorders>
                  <w:left w:val="nil"/>
                  <w:bottom w:val="nil"/>
                  <w:right w:val="nil"/>
                </w:tcBorders>
                <w:vAlign w:val="center"/>
              </w:tcPr>
            </w:tcPrChange>
          </w:tcPr>
          <w:p w14:paraId="28B895B0" w14:textId="77777777" w:rsidR="00564903" w:rsidRPr="001A5891" w:rsidRDefault="00564903" w:rsidP="00564903">
            <w:pPr>
              <w:rPr>
                <w:color w:val="auto"/>
              </w:rPr>
            </w:pPr>
          </w:p>
        </w:tc>
        <w:tc>
          <w:tcPr>
            <w:tcW w:w="1534" w:type="dxa"/>
            <w:gridSpan w:val="3"/>
            <w:tcBorders>
              <w:left w:val="nil"/>
              <w:bottom w:val="nil"/>
              <w:right w:val="single" w:sz="4" w:space="0" w:color="auto"/>
            </w:tcBorders>
            <w:vAlign w:val="center"/>
            <w:tcPrChange w:id="466" w:author="Maino Vieytes, Christian Augusto" w:date="2022-10-15T13:14:00Z">
              <w:tcPr>
                <w:tcW w:w="1292" w:type="dxa"/>
                <w:gridSpan w:val="3"/>
                <w:tcBorders>
                  <w:left w:val="nil"/>
                  <w:bottom w:val="nil"/>
                  <w:right w:val="single" w:sz="4" w:space="0" w:color="auto"/>
                </w:tcBorders>
                <w:vAlign w:val="center"/>
              </w:tcPr>
            </w:tcPrChange>
          </w:tcPr>
          <w:p w14:paraId="4C535322" w14:textId="77777777" w:rsidR="00564903" w:rsidRPr="001A5891" w:rsidRDefault="00564903" w:rsidP="00564903">
            <w:pPr>
              <w:jc w:val="center"/>
              <w:rPr>
                <w:color w:val="auto"/>
              </w:rPr>
            </w:pPr>
          </w:p>
        </w:tc>
        <w:tc>
          <w:tcPr>
            <w:tcW w:w="1152" w:type="dxa"/>
            <w:tcBorders>
              <w:left w:val="single" w:sz="4" w:space="0" w:color="auto"/>
              <w:bottom w:val="nil"/>
              <w:right w:val="nil"/>
            </w:tcBorders>
            <w:noWrap/>
            <w:vAlign w:val="center"/>
            <w:tcPrChange w:id="467" w:author="Maino Vieytes, Christian Augusto" w:date="2022-10-15T13:14:00Z">
              <w:tcPr>
                <w:tcW w:w="1152" w:type="dxa"/>
                <w:gridSpan w:val="3"/>
                <w:tcBorders>
                  <w:left w:val="single" w:sz="4" w:space="0" w:color="auto"/>
                  <w:bottom w:val="nil"/>
                  <w:right w:val="nil"/>
                </w:tcBorders>
                <w:noWrap/>
                <w:vAlign w:val="center"/>
              </w:tcPr>
            </w:tcPrChange>
          </w:tcPr>
          <w:p w14:paraId="33A92328" w14:textId="77777777" w:rsidR="00564903" w:rsidRPr="001A5891" w:rsidRDefault="00564903" w:rsidP="00564903">
            <w:pPr>
              <w:jc w:val="center"/>
              <w:rPr>
                <w:color w:val="auto"/>
              </w:rPr>
            </w:pPr>
          </w:p>
        </w:tc>
        <w:tc>
          <w:tcPr>
            <w:tcW w:w="1350" w:type="dxa"/>
            <w:tcBorders>
              <w:left w:val="nil"/>
              <w:bottom w:val="nil"/>
              <w:right w:val="single" w:sz="4" w:space="0" w:color="auto"/>
            </w:tcBorders>
            <w:noWrap/>
            <w:vAlign w:val="center"/>
            <w:tcPrChange w:id="468" w:author="Maino Vieytes, Christian Augusto" w:date="2022-10-15T13:14:00Z">
              <w:tcPr>
                <w:tcW w:w="1350" w:type="dxa"/>
                <w:gridSpan w:val="2"/>
                <w:tcBorders>
                  <w:left w:val="nil"/>
                  <w:bottom w:val="nil"/>
                  <w:right w:val="single" w:sz="4" w:space="0" w:color="auto"/>
                </w:tcBorders>
                <w:noWrap/>
                <w:vAlign w:val="center"/>
              </w:tcPr>
            </w:tcPrChange>
          </w:tcPr>
          <w:p w14:paraId="7AB68D45"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469" w:author="Maino Vieytes, Christian Augusto" w:date="2022-10-15T13:14:00Z">
              <w:tcPr>
                <w:tcW w:w="1170" w:type="dxa"/>
                <w:gridSpan w:val="3"/>
                <w:tcBorders>
                  <w:left w:val="single" w:sz="4" w:space="0" w:color="auto"/>
                  <w:bottom w:val="nil"/>
                  <w:right w:val="nil"/>
                </w:tcBorders>
                <w:noWrap/>
                <w:vAlign w:val="center"/>
              </w:tcPr>
            </w:tcPrChange>
          </w:tcPr>
          <w:p w14:paraId="485684CE"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470" w:author="Maino Vieytes, Christian Augusto" w:date="2022-10-15T13:14:00Z">
              <w:tcPr>
                <w:tcW w:w="1170" w:type="dxa"/>
                <w:gridSpan w:val="2"/>
                <w:tcBorders>
                  <w:left w:val="nil"/>
                  <w:bottom w:val="nil"/>
                  <w:right w:val="single" w:sz="4" w:space="0" w:color="auto"/>
                </w:tcBorders>
                <w:noWrap/>
                <w:vAlign w:val="center"/>
              </w:tcPr>
            </w:tcPrChange>
          </w:tcPr>
          <w:p w14:paraId="3A31ACAD" w14:textId="77777777" w:rsidR="00564903" w:rsidRPr="001A5891" w:rsidRDefault="00564903" w:rsidP="00564903">
            <w:pPr>
              <w:jc w:val="center"/>
              <w:rPr>
                <w:color w:val="auto"/>
              </w:rPr>
            </w:pPr>
          </w:p>
        </w:tc>
        <w:tc>
          <w:tcPr>
            <w:tcW w:w="1080" w:type="dxa"/>
            <w:tcBorders>
              <w:left w:val="single" w:sz="4" w:space="0" w:color="auto"/>
              <w:bottom w:val="nil"/>
              <w:right w:val="nil"/>
            </w:tcBorders>
            <w:noWrap/>
            <w:vAlign w:val="center"/>
            <w:tcPrChange w:id="471" w:author="Maino Vieytes, Christian Augusto" w:date="2022-10-15T13:14:00Z">
              <w:tcPr>
                <w:tcW w:w="1080" w:type="dxa"/>
                <w:gridSpan w:val="3"/>
                <w:tcBorders>
                  <w:left w:val="single" w:sz="4" w:space="0" w:color="auto"/>
                  <w:bottom w:val="nil"/>
                  <w:right w:val="nil"/>
                </w:tcBorders>
                <w:noWrap/>
                <w:vAlign w:val="center"/>
              </w:tcPr>
            </w:tcPrChange>
          </w:tcPr>
          <w:p w14:paraId="1EBA3A86"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472" w:author="Maino Vieytes, Christian Augusto" w:date="2022-10-15T13:14:00Z">
              <w:tcPr>
                <w:tcW w:w="1170" w:type="dxa"/>
                <w:gridSpan w:val="2"/>
                <w:tcBorders>
                  <w:left w:val="nil"/>
                  <w:bottom w:val="nil"/>
                  <w:right w:val="single" w:sz="4" w:space="0" w:color="auto"/>
                </w:tcBorders>
                <w:noWrap/>
                <w:vAlign w:val="center"/>
              </w:tcPr>
            </w:tcPrChange>
          </w:tcPr>
          <w:p w14:paraId="6963D9B4"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473" w:author="Maino Vieytes, Christian Augusto" w:date="2022-10-15T13:14:00Z">
              <w:tcPr>
                <w:tcW w:w="1170" w:type="dxa"/>
                <w:gridSpan w:val="3"/>
                <w:tcBorders>
                  <w:left w:val="single" w:sz="4" w:space="0" w:color="auto"/>
                  <w:bottom w:val="nil"/>
                  <w:right w:val="nil"/>
                </w:tcBorders>
                <w:noWrap/>
                <w:vAlign w:val="center"/>
              </w:tcPr>
            </w:tcPrChange>
          </w:tcPr>
          <w:p w14:paraId="36A3C2FB" w14:textId="77777777" w:rsidR="00564903" w:rsidRPr="001A5891" w:rsidRDefault="00564903" w:rsidP="00564903">
            <w:pPr>
              <w:jc w:val="center"/>
              <w:rPr>
                <w:color w:val="auto"/>
              </w:rPr>
            </w:pPr>
          </w:p>
        </w:tc>
        <w:tc>
          <w:tcPr>
            <w:tcW w:w="1080" w:type="dxa"/>
            <w:tcBorders>
              <w:left w:val="nil"/>
              <w:bottom w:val="nil"/>
              <w:right w:val="single" w:sz="4" w:space="0" w:color="auto"/>
            </w:tcBorders>
            <w:noWrap/>
            <w:vAlign w:val="center"/>
            <w:tcPrChange w:id="474" w:author="Maino Vieytes, Christian Augusto" w:date="2022-10-15T13:14:00Z">
              <w:tcPr>
                <w:tcW w:w="1080" w:type="dxa"/>
                <w:gridSpan w:val="2"/>
                <w:tcBorders>
                  <w:left w:val="nil"/>
                  <w:bottom w:val="nil"/>
                  <w:right w:val="single" w:sz="4" w:space="0" w:color="auto"/>
                </w:tcBorders>
                <w:noWrap/>
                <w:vAlign w:val="center"/>
              </w:tcPr>
            </w:tcPrChange>
          </w:tcPr>
          <w:p w14:paraId="437BE2F0"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475" w:author="Maino Vieytes, Christian Augusto" w:date="2022-10-15T13:14:00Z">
              <w:tcPr>
                <w:tcW w:w="1170" w:type="dxa"/>
                <w:gridSpan w:val="3"/>
                <w:tcBorders>
                  <w:left w:val="single" w:sz="4" w:space="0" w:color="auto"/>
                  <w:bottom w:val="nil"/>
                  <w:right w:val="nil"/>
                </w:tcBorders>
                <w:noWrap/>
                <w:vAlign w:val="center"/>
              </w:tcPr>
            </w:tcPrChange>
          </w:tcPr>
          <w:p w14:paraId="02BDDD2B" w14:textId="77777777" w:rsidR="00564903" w:rsidRPr="001A5891" w:rsidRDefault="00564903" w:rsidP="00564903">
            <w:pPr>
              <w:jc w:val="center"/>
              <w:rPr>
                <w:color w:val="auto"/>
              </w:rPr>
            </w:pPr>
          </w:p>
        </w:tc>
        <w:tc>
          <w:tcPr>
            <w:tcW w:w="1267" w:type="dxa"/>
            <w:gridSpan w:val="2"/>
            <w:tcBorders>
              <w:left w:val="nil"/>
              <w:bottom w:val="nil"/>
            </w:tcBorders>
            <w:noWrap/>
            <w:vAlign w:val="center"/>
            <w:tcPrChange w:id="476" w:author="Maino Vieytes, Christian Augusto" w:date="2022-10-15T13:14:00Z">
              <w:tcPr>
                <w:tcW w:w="1267" w:type="dxa"/>
                <w:gridSpan w:val="3"/>
                <w:tcBorders>
                  <w:left w:val="nil"/>
                  <w:bottom w:val="nil"/>
                </w:tcBorders>
                <w:noWrap/>
                <w:vAlign w:val="center"/>
              </w:tcPr>
            </w:tcPrChange>
          </w:tcPr>
          <w:p w14:paraId="48DA7524" w14:textId="77777777" w:rsidR="00564903" w:rsidRPr="001A5891" w:rsidRDefault="00564903" w:rsidP="00564903">
            <w:pPr>
              <w:jc w:val="center"/>
              <w:rPr>
                <w:color w:val="auto"/>
              </w:rPr>
            </w:pPr>
          </w:p>
        </w:tc>
      </w:tr>
      <w:tr w:rsidR="001A5891" w:rsidRPr="001A5891" w14:paraId="17AC61A1" w14:textId="77777777" w:rsidTr="004F2F9E">
        <w:trPr>
          <w:gridAfter w:val="1"/>
          <w:wAfter w:w="9" w:type="dxa"/>
          <w:trHeight w:val="320"/>
          <w:trPrChange w:id="477"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478" w:author="Maino Vieytes, Christian Augusto" w:date="2022-10-15T13:14:00Z">
              <w:tcPr>
                <w:tcW w:w="1444" w:type="dxa"/>
                <w:gridSpan w:val="2"/>
                <w:tcBorders>
                  <w:top w:val="nil"/>
                  <w:bottom w:val="nil"/>
                  <w:right w:val="nil"/>
                </w:tcBorders>
                <w:noWrap/>
                <w:vAlign w:val="center"/>
              </w:tcPr>
            </w:tcPrChange>
          </w:tcPr>
          <w:p w14:paraId="6C1F6C3A" w14:textId="77777777" w:rsidR="00564903" w:rsidRPr="001A5891" w:rsidRDefault="00564903" w:rsidP="00564903">
            <w:pPr>
              <w:rPr>
                <w:color w:val="auto"/>
              </w:rPr>
            </w:pPr>
            <w:r w:rsidRPr="001A5891">
              <w:rPr>
                <w:color w:val="auto"/>
              </w:rPr>
              <w:t>Food Secure</w:t>
            </w:r>
          </w:p>
        </w:tc>
        <w:tc>
          <w:tcPr>
            <w:tcW w:w="1292" w:type="dxa"/>
            <w:gridSpan w:val="4"/>
            <w:tcBorders>
              <w:top w:val="nil"/>
              <w:left w:val="nil"/>
              <w:bottom w:val="nil"/>
              <w:right w:val="nil"/>
            </w:tcBorders>
            <w:vAlign w:val="center"/>
            <w:tcPrChange w:id="479" w:author="Maino Vieytes, Christian Augusto" w:date="2022-10-15T13:14:00Z">
              <w:tcPr>
                <w:tcW w:w="1292" w:type="dxa"/>
                <w:gridSpan w:val="5"/>
                <w:tcBorders>
                  <w:top w:val="nil"/>
                  <w:left w:val="nil"/>
                  <w:bottom w:val="nil"/>
                  <w:right w:val="nil"/>
                </w:tcBorders>
                <w:vAlign w:val="center"/>
              </w:tcPr>
            </w:tcPrChange>
          </w:tcPr>
          <w:p w14:paraId="0C87D599" w14:textId="77777777" w:rsidR="00564903" w:rsidRPr="001A5891" w:rsidRDefault="00564903" w:rsidP="00564903">
            <w:pPr>
              <w:rPr>
                <w:color w:val="auto"/>
              </w:rPr>
            </w:pPr>
            <w:r w:rsidRPr="001A5891">
              <w:rPr>
                <w:color w:val="auto"/>
              </w:rPr>
              <w:t>1482 (93.7)</w:t>
            </w:r>
          </w:p>
        </w:tc>
        <w:tc>
          <w:tcPr>
            <w:tcW w:w="1534" w:type="dxa"/>
            <w:gridSpan w:val="3"/>
            <w:tcBorders>
              <w:top w:val="nil"/>
              <w:left w:val="nil"/>
              <w:bottom w:val="nil"/>
              <w:right w:val="single" w:sz="4" w:space="0" w:color="auto"/>
            </w:tcBorders>
            <w:vAlign w:val="center"/>
            <w:tcPrChange w:id="480" w:author="Maino Vieytes, Christian Augusto" w:date="2022-10-15T13:14:00Z">
              <w:tcPr>
                <w:tcW w:w="1292" w:type="dxa"/>
                <w:gridSpan w:val="3"/>
                <w:tcBorders>
                  <w:top w:val="nil"/>
                  <w:left w:val="nil"/>
                  <w:bottom w:val="nil"/>
                  <w:right w:val="single" w:sz="4" w:space="0" w:color="auto"/>
                </w:tcBorders>
                <w:vAlign w:val="center"/>
              </w:tcPr>
            </w:tcPrChange>
          </w:tcPr>
          <w:p w14:paraId="521A110B"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right w:val="nil"/>
            </w:tcBorders>
            <w:noWrap/>
            <w:vAlign w:val="center"/>
            <w:tcPrChange w:id="481" w:author="Maino Vieytes, Christian Augusto" w:date="2022-10-15T13:14:00Z">
              <w:tcPr>
                <w:tcW w:w="1152" w:type="dxa"/>
                <w:gridSpan w:val="3"/>
                <w:tcBorders>
                  <w:top w:val="nil"/>
                  <w:left w:val="single" w:sz="4" w:space="0" w:color="auto"/>
                  <w:bottom w:val="nil"/>
                  <w:right w:val="nil"/>
                </w:tcBorders>
                <w:noWrap/>
                <w:vAlign w:val="center"/>
              </w:tcPr>
            </w:tcPrChange>
          </w:tcPr>
          <w:p w14:paraId="4D0CB141" w14:textId="77777777" w:rsidR="00564903" w:rsidRPr="001A5891" w:rsidRDefault="00564903" w:rsidP="00564903">
            <w:pPr>
              <w:jc w:val="center"/>
              <w:rPr>
                <w:color w:val="auto"/>
              </w:rPr>
            </w:pPr>
            <w:r w:rsidRPr="001A5891">
              <w:rPr>
                <w:color w:val="auto"/>
              </w:rPr>
              <w:t>1351 (85.4)</w:t>
            </w:r>
          </w:p>
        </w:tc>
        <w:tc>
          <w:tcPr>
            <w:tcW w:w="1350" w:type="dxa"/>
            <w:tcBorders>
              <w:top w:val="nil"/>
              <w:left w:val="nil"/>
              <w:bottom w:val="nil"/>
              <w:right w:val="single" w:sz="4" w:space="0" w:color="auto"/>
            </w:tcBorders>
            <w:noWrap/>
            <w:vAlign w:val="center"/>
            <w:tcPrChange w:id="482" w:author="Maino Vieytes, Christian Augusto" w:date="2022-10-15T13:14:00Z">
              <w:tcPr>
                <w:tcW w:w="1350" w:type="dxa"/>
                <w:gridSpan w:val="2"/>
                <w:tcBorders>
                  <w:top w:val="nil"/>
                  <w:left w:val="nil"/>
                  <w:bottom w:val="nil"/>
                  <w:right w:val="single" w:sz="4" w:space="0" w:color="auto"/>
                </w:tcBorders>
                <w:noWrap/>
                <w:vAlign w:val="center"/>
              </w:tcPr>
            </w:tcPrChange>
          </w:tcPr>
          <w:p w14:paraId="7AF8F7C8"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right w:val="nil"/>
            </w:tcBorders>
            <w:noWrap/>
            <w:vAlign w:val="center"/>
            <w:tcPrChange w:id="483" w:author="Maino Vieytes, Christian Augusto" w:date="2022-10-15T13:14:00Z">
              <w:tcPr>
                <w:tcW w:w="1170" w:type="dxa"/>
                <w:gridSpan w:val="3"/>
                <w:tcBorders>
                  <w:top w:val="nil"/>
                  <w:left w:val="single" w:sz="4" w:space="0" w:color="auto"/>
                  <w:bottom w:val="nil"/>
                  <w:right w:val="nil"/>
                </w:tcBorders>
                <w:noWrap/>
                <w:vAlign w:val="center"/>
              </w:tcPr>
            </w:tcPrChange>
          </w:tcPr>
          <w:p w14:paraId="3C46A672" w14:textId="77777777" w:rsidR="00564903" w:rsidRPr="001A5891" w:rsidRDefault="00564903" w:rsidP="00564903">
            <w:pPr>
              <w:jc w:val="center"/>
              <w:rPr>
                <w:color w:val="auto"/>
              </w:rPr>
            </w:pPr>
            <w:r w:rsidRPr="001A5891">
              <w:rPr>
                <w:color w:val="auto"/>
              </w:rPr>
              <w:t>1512 (95.0)</w:t>
            </w:r>
          </w:p>
        </w:tc>
        <w:tc>
          <w:tcPr>
            <w:tcW w:w="1170" w:type="dxa"/>
            <w:tcBorders>
              <w:top w:val="nil"/>
              <w:left w:val="nil"/>
              <w:bottom w:val="nil"/>
              <w:right w:val="single" w:sz="4" w:space="0" w:color="auto"/>
            </w:tcBorders>
            <w:noWrap/>
            <w:vAlign w:val="center"/>
            <w:tcPrChange w:id="484" w:author="Maino Vieytes, Christian Augusto" w:date="2022-10-15T13:14:00Z">
              <w:tcPr>
                <w:tcW w:w="1170" w:type="dxa"/>
                <w:gridSpan w:val="2"/>
                <w:tcBorders>
                  <w:top w:val="nil"/>
                  <w:left w:val="nil"/>
                  <w:bottom w:val="nil"/>
                  <w:right w:val="single" w:sz="4" w:space="0" w:color="auto"/>
                </w:tcBorders>
                <w:noWrap/>
                <w:vAlign w:val="center"/>
              </w:tcPr>
            </w:tcPrChange>
          </w:tcPr>
          <w:p w14:paraId="7D6C47BD"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right w:val="nil"/>
            </w:tcBorders>
            <w:noWrap/>
            <w:vAlign w:val="center"/>
            <w:tcPrChange w:id="485" w:author="Maino Vieytes, Christian Augusto" w:date="2022-10-15T13:14:00Z">
              <w:tcPr>
                <w:tcW w:w="1080" w:type="dxa"/>
                <w:gridSpan w:val="3"/>
                <w:tcBorders>
                  <w:top w:val="nil"/>
                  <w:left w:val="single" w:sz="4" w:space="0" w:color="auto"/>
                  <w:bottom w:val="nil"/>
                  <w:right w:val="nil"/>
                </w:tcBorders>
                <w:noWrap/>
                <w:vAlign w:val="center"/>
              </w:tcPr>
            </w:tcPrChange>
          </w:tcPr>
          <w:p w14:paraId="3E09262E" w14:textId="77777777" w:rsidR="00564903" w:rsidRPr="001A5891" w:rsidRDefault="00564903" w:rsidP="00564903">
            <w:pPr>
              <w:jc w:val="center"/>
              <w:rPr>
                <w:color w:val="auto"/>
              </w:rPr>
            </w:pPr>
            <w:r w:rsidRPr="001A5891">
              <w:rPr>
                <w:color w:val="auto"/>
              </w:rPr>
              <w:t>1476 (92.9)</w:t>
            </w:r>
          </w:p>
        </w:tc>
        <w:tc>
          <w:tcPr>
            <w:tcW w:w="1170" w:type="dxa"/>
            <w:tcBorders>
              <w:top w:val="nil"/>
              <w:left w:val="nil"/>
              <w:bottom w:val="nil"/>
              <w:right w:val="single" w:sz="4" w:space="0" w:color="auto"/>
            </w:tcBorders>
            <w:noWrap/>
            <w:vAlign w:val="center"/>
            <w:tcPrChange w:id="486" w:author="Maino Vieytes, Christian Augusto" w:date="2022-10-15T13:14:00Z">
              <w:tcPr>
                <w:tcW w:w="1170" w:type="dxa"/>
                <w:gridSpan w:val="2"/>
                <w:tcBorders>
                  <w:top w:val="nil"/>
                  <w:left w:val="nil"/>
                  <w:bottom w:val="nil"/>
                  <w:right w:val="single" w:sz="4" w:space="0" w:color="auto"/>
                </w:tcBorders>
                <w:noWrap/>
                <w:vAlign w:val="center"/>
              </w:tcPr>
            </w:tcPrChange>
          </w:tcPr>
          <w:p w14:paraId="000A8AC2"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right w:val="nil"/>
            </w:tcBorders>
            <w:noWrap/>
            <w:vAlign w:val="center"/>
            <w:tcPrChange w:id="487" w:author="Maino Vieytes, Christian Augusto" w:date="2022-10-15T13:14:00Z">
              <w:tcPr>
                <w:tcW w:w="1170" w:type="dxa"/>
                <w:gridSpan w:val="3"/>
                <w:tcBorders>
                  <w:top w:val="nil"/>
                  <w:left w:val="single" w:sz="4" w:space="0" w:color="auto"/>
                  <w:bottom w:val="nil"/>
                  <w:right w:val="nil"/>
                </w:tcBorders>
                <w:noWrap/>
                <w:vAlign w:val="center"/>
              </w:tcPr>
            </w:tcPrChange>
          </w:tcPr>
          <w:p w14:paraId="2F79D200" w14:textId="77777777" w:rsidR="00564903" w:rsidRPr="001A5891" w:rsidRDefault="00564903" w:rsidP="00564903">
            <w:pPr>
              <w:jc w:val="center"/>
              <w:rPr>
                <w:color w:val="auto"/>
              </w:rPr>
            </w:pPr>
            <w:r w:rsidRPr="001A5891">
              <w:rPr>
                <w:color w:val="auto"/>
              </w:rPr>
              <w:t>1379 (86.5)</w:t>
            </w:r>
          </w:p>
        </w:tc>
        <w:tc>
          <w:tcPr>
            <w:tcW w:w="1080" w:type="dxa"/>
            <w:tcBorders>
              <w:top w:val="nil"/>
              <w:left w:val="nil"/>
              <w:bottom w:val="nil"/>
              <w:right w:val="single" w:sz="4" w:space="0" w:color="auto"/>
            </w:tcBorders>
            <w:noWrap/>
            <w:vAlign w:val="center"/>
            <w:tcPrChange w:id="488" w:author="Maino Vieytes, Christian Augusto" w:date="2022-10-15T13:14:00Z">
              <w:tcPr>
                <w:tcW w:w="1080" w:type="dxa"/>
                <w:gridSpan w:val="2"/>
                <w:tcBorders>
                  <w:top w:val="nil"/>
                  <w:left w:val="nil"/>
                  <w:bottom w:val="nil"/>
                  <w:right w:val="single" w:sz="4" w:space="0" w:color="auto"/>
                </w:tcBorders>
                <w:noWrap/>
                <w:vAlign w:val="center"/>
              </w:tcPr>
            </w:tcPrChange>
          </w:tcPr>
          <w:p w14:paraId="6F7A1334"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right w:val="nil"/>
            </w:tcBorders>
            <w:noWrap/>
            <w:vAlign w:val="center"/>
            <w:tcPrChange w:id="489" w:author="Maino Vieytes, Christian Augusto" w:date="2022-10-15T13:14:00Z">
              <w:tcPr>
                <w:tcW w:w="1170" w:type="dxa"/>
                <w:gridSpan w:val="3"/>
                <w:tcBorders>
                  <w:top w:val="nil"/>
                  <w:left w:val="single" w:sz="4" w:space="0" w:color="auto"/>
                  <w:bottom w:val="nil"/>
                  <w:right w:val="nil"/>
                </w:tcBorders>
                <w:noWrap/>
                <w:vAlign w:val="center"/>
              </w:tcPr>
            </w:tcPrChange>
          </w:tcPr>
          <w:p w14:paraId="393FAB20"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left w:val="nil"/>
              <w:bottom w:val="nil"/>
            </w:tcBorders>
            <w:noWrap/>
            <w:vAlign w:val="center"/>
            <w:tcPrChange w:id="490" w:author="Maino Vieytes, Christian Augusto" w:date="2022-10-15T13:14:00Z">
              <w:tcPr>
                <w:tcW w:w="1267" w:type="dxa"/>
                <w:gridSpan w:val="3"/>
                <w:tcBorders>
                  <w:top w:val="nil"/>
                  <w:left w:val="nil"/>
                  <w:bottom w:val="nil"/>
                </w:tcBorders>
                <w:noWrap/>
                <w:vAlign w:val="center"/>
              </w:tcPr>
            </w:tcPrChange>
          </w:tcPr>
          <w:p w14:paraId="5A94C091" w14:textId="77777777" w:rsidR="00564903" w:rsidRPr="001A5891" w:rsidRDefault="00564903" w:rsidP="00564903">
            <w:pPr>
              <w:jc w:val="center"/>
              <w:rPr>
                <w:color w:val="auto"/>
              </w:rPr>
            </w:pPr>
            <w:r w:rsidRPr="001A5891">
              <w:rPr>
                <w:color w:val="auto"/>
              </w:rPr>
              <w:t>1487 (92.9)</w:t>
            </w:r>
          </w:p>
        </w:tc>
      </w:tr>
      <w:tr w:rsidR="001A5891" w:rsidRPr="001A5891" w14:paraId="69C62C1F" w14:textId="77777777" w:rsidTr="004F2F9E">
        <w:trPr>
          <w:gridAfter w:val="1"/>
          <w:wAfter w:w="9" w:type="dxa"/>
          <w:trHeight w:val="320"/>
          <w:trPrChange w:id="491"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492" w:author="Maino Vieytes, Christian Augusto" w:date="2022-10-15T13:14:00Z">
              <w:tcPr>
                <w:tcW w:w="1444" w:type="dxa"/>
                <w:gridSpan w:val="2"/>
                <w:tcBorders>
                  <w:top w:val="nil"/>
                  <w:bottom w:val="nil"/>
                  <w:right w:val="nil"/>
                </w:tcBorders>
                <w:noWrap/>
                <w:vAlign w:val="center"/>
              </w:tcPr>
            </w:tcPrChange>
          </w:tcPr>
          <w:p w14:paraId="4B2A26FE" w14:textId="77777777" w:rsidR="00564903" w:rsidRPr="001A5891" w:rsidRDefault="00564903" w:rsidP="00564903">
            <w:pPr>
              <w:rPr>
                <w:color w:val="auto"/>
              </w:rPr>
            </w:pPr>
            <w:r w:rsidRPr="001A5891">
              <w:rPr>
                <w:color w:val="auto"/>
              </w:rPr>
              <w:t>Food Insecure</w:t>
            </w:r>
          </w:p>
        </w:tc>
        <w:tc>
          <w:tcPr>
            <w:tcW w:w="1292" w:type="dxa"/>
            <w:gridSpan w:val="4"/>
            <w:tcBorders>
              <w:top w:val="nil"/>
              <w:left w:val="nil"/>
              <w:bottom w:val="nil"/>
              <w:right w:val="nil"/>
            </w:tcBorders>
            <w:vAlign w:val="center"/>
            <w:tcPrChange w:id="493" w:author="Maino Vieytes, Christian Augusto" w:date="2022-10-15T13:14:00Z">
              <w:tcPr>
                <w:tcW w:w="1292" w:type="dxa"/>
                <w:gridSpan w:val="5"/>
                <w:tcBorders>
                  <w:top w:val="nil"/>
                  <w:left w:val="nil"/>
                  <w:bottom w:val="nil"/>
                  <w:right w:val="nil"/>
                </w:tcBorders>
                <w:vAlign w:val="center"/>
              </w:tcPr>
            </w:tcPrChange>
          </w:tcPr>
          <w:p w14:paraId="2B26BF62" w14:textId="77777777" w:rsidR="00564903" w:rsidRPr="001A5891" w:rsidRDefault="00564903" w:rsidP="00564903">
            <w:pPr>
              <w:rPr>
                <w:color w:val="auto"/>
              </w:rPr>
            </w:pPr>
            <w:r w:rsidRPr="001A5891">
              <w:rPr>
                <w:color w:val="auto"/>
              </w:rPr>
              <w:t>176 (6.3)</w:t>
            </w:r>
          </w:p>
        </w:tc>
        <w:tc>
          <w:tcPr>
            <w:tcW w:w="1534" w:type="dxa"/>
            <w:gridSpan w:val="3"/>
            <w:tcBorders>
              <w:top w:val="nil"/>
              <w:left w:val="nil"/>
              <w:bottom w:val="nil"/>
              <w:right w:val="single" w:sz="4" w:space="0" w:color="auto"/>
            </w:tcBorders>
            <w:vAlign w:val="center"/>
            <w:tcPrChange w:id="494" w:author="Maino Vieytes, Christian Augusto" w:date="2022-10-15T13:14:00Z">
              <w:tcPr>
                <w:tcW w:w="1292" w:type="dxa"/>
                <w:gridSpan w:val="3"/>
                <w:tcBorders>
                  <w:top w:val="nil"/>
                  <w:left w:val="nil"/>
                  <w:bottom w:val="nil"/>
                  <w:right w:val="single" w:sz="4" w:space="0" w:color="auto"/>
                </w:tcBorders>
                <w:vAlign w:val="center"/>
              </w:tcPr>
            </w:tcPrChange>
          </w:tcPr>
          <w:p w14:paraId="0888D5AB"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nil"/>
              <w:right w:val="nil"/>
            </w:tcBorders>
            <w:noWrap/>
            <w:vAlign w:val="center"/>
            <w:tcPrChange w:id="495" w:author="Maino Vieytes, Christian Augusto" w:date="2022-10-15T13:14:00Z">
              <w:tcPr>
                <w:tcW w:w="1152" w:type="dxa"/>
                <w:gridSpan w:val="3"/>
                <w:tcBorders>
                  <w:top w:val="nil"/>
                  <w:left w:val="single" w:sz="4" w:space="0" w:color="auto"/>
                  <w:bottom w:val="nil"/>
                  <w:right w:val="nil"/>
                </w:tcBorders>
                <w:noWrap/>
                <w:vAlign w:val="center"/>
              </w:tcPr>
            </w:tcPrChange>
          </w:tcPr>
          <w:p w14:paraId="0479A40B" w14:textId="77777777" w:rsidR="00564903" w:rsidRPr="001A5891" w:rsidRDefault="00564903" w:rsidP="00564903">
            <w:pPr>
              <w:jc w:val="center"/>
              <w:rPr>
                <w:color w:val="auto"/>
              </w:rPr>
            </w:pPr>
            <w:r w:rsidRPr="001A5891">
              <w:rPr>
                <w:color w:val="auto"/>
              </w:rPr>
              <w:t>307 (14.6)</w:t>
            </w:r>
          </w:p>
        </w:tc>
        <w:tc>
          <w:tcPr>
            <w:tcW w:w="1350" w:type="dxa"/>
            <w:tcBorders>
              <w:top w:val="nil"/>
              <w:left w:val="nil"/>
              <w:bottom w:val="nil"/>
              <w:right w:val="single" w:sz="4" w:space="0" w:color="auto"/>
            </w:tcBorders>
            <w:noWrap/>
            <w:vAlign w:val="center"/>
            <w:tcPrChange w:id="496" w:author="Maino Vieytes, Christian Augusto" w:date="2022-10-15T13:14:00Z">
              <w:tcPr>
                <w:tcW w:w="1350" w:type="dxa"/>
                <w:gridSpan w:val="2"/>
                <w:tcBorders>
                  <w:top w:val="nil"/>
                  <w:left w:val="nil"/>
                  <w:bottom w:val="nil"/>
                  <w:right w:val="single" w:sz="4" w:space="0" w:color="auto"/>
                </w:tcBorders>
                <w:noWrap/>
                <w:vAlign w:val="center"/>
              </w:tcPr>
            </w:tcPrChange>
          </w:tcPr>
          <w:p w14:paraId="4996DFD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nil"/>
              <w:right w:val="nil"/>
            </w:tcBorders>
            <w:noWrap/>
            <w:vAlign w:val="center"/>
            <w:tcPrChange w:id="497" w:author="Maino Vieytes, Christian Augusto" w:date="2022-10-15T13:14:00Z">
              <w:tcPr>
                <w:tcW w:w="1170" w:type="dxa"/>
                <w:gridSpan w:val="3"/>
                <w:tcBorders>
                  <w:top w:val="nil"/>
                  <w:left w:val="single" w:sz="4" w:space="0" w:color="auto"/>
                  <w:bottom w:val="nil"/>
                  <w:right w:val="nil"/>
                </w:tcBorders>
                <w:noWrap/>
                <w:vAlign w:val="center"/>
              </w:tcPr>
            </w:tcPrChange>
          </w:tcPr>
          <w:p w14:paraId="3C15E42B" w14:textId="77777777" w:rsidR="00564903" w:rsidRPr="001A5891" w:rsidRDefault="00564903" w:rsidP="00564903">
            <w:pPr>
              <w:jc w:val="center"/>
              <w:rPr>
                <w:color w:val="auto"/>
              </w:rPr>
            </w:pPr>
            <w:r w:rsidRPr="001A5891">
              <w:rPr>
                <w:color w:val="auto"/>
              </w:rPr>
              <w:t>146 (5.0)</w:t>
            </w:r>
          </w:p>
        </w:tc>
        <w:tc>
          <w:tcPr>
            <w:tcW w:w="1170" w:type="dxa"/>
            <w:tcBorders>
              <w:top w:val="nil"/>
              <w:left w:val="nil"/>
              <w:bottom w:val="nil"/>
              <w:right w:val="single" w:sz="4" w:space="0" w:color="auto"/>
            </w:tcBorders>
            <w:noWrap/>
            <w:vAlign w:val="center"/>
            <w:tcPrChange w:id="498" w:author="Maino Vieytes, Christian Augusto" w:date="2022-10-15T13:14:00Z">
              <w:tcPr>
                <w:tcW w:w="1170" w:type="dxa"/>
                <w:gridSpan w:val="2"/>
                <w:tcBorders>
                  <w:top w:val="nil"/>
                  <w:left w:val="nil"/>
                  <w:bottom w:val="nil"/>
                  <w:right w:val="single" w:sz="4" w:space="0" w:color="auto"/>
                </w:tcBorders>
                <w:noWrap/>
                <w:vAlign w:val="center"/>
              </w:tcPr>
            </w:tcPrChange>
          </w:tcPr>
          <w:p w14:paraId="2EDF0DC7"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nil"/>
              <w:right w:val="nil"/>
            </w:tcBorders>
            <w:noWrap/>
            <w:vAlign w:val="center"/>
            <w:tcPrChange w:id="499" w:author="Maino Vieytes, Christian Augusto" w:date="2022-10-15T13:14:00Z">
              <w:tcPr>
                <w:tcW w:w="1080" w:type="dxa"/>
                <w:gridSpan w:val="3"/>
                <w:tcBorders>
                  <w:top w:val="nil"/>
                  <w:left w:val="single" w:sz="4" w:space="0" w:color="auto"/>
                  <w:bottom w:val="nil"/>
                  <w:right w:val="nil"/>
                </w:tcBorders>
                <w:noWrap/>
                <w:vAlign w:val="center"/>
              </w:tcPr>
            </w:tcPrChange>
          </w:tcPr>
          <w:p w14:paraId="3E20620F" w14:textId="77777777" w:rsidR="00564903" w:rsidRPr="001A5891" w:rsidRDefault="00564903" w:rsidP="00564903">
            <w:pPr>
              <w:jc w:val="center"/>
              <w:rPr>
                <w:color w:val="auto"/>
              </w:rPr>
            </w:pPr>
            <w:r w:rsidRPr="001A5891">
              <w:rPr>
                <w:color w:val="auto"/>
              </w:rPr>
              <w:t>182 (7.1)</w:t>
            </w:r>
          </w:p>
        </w:tc>
        <w:tc>
          <w:tcPr>
            <w:tcW w:w="1170" w:type="dxa"/>
            <w:tcBorders>
              <w:top w:val="nil"/>
              <w:left w:val="nil"/>
              <w:bottom w:val="nil"/>
              <w:right w:val="single" w:sz="4" w:space="0" w:color="auto"/>
            </w:tcBorders>
            <w:noWrap/>
            <w:vAlign w:val="center"/>
            <w:tcPrChange w:id="500" w:author="Maino Vieytes, Christian Augusto" w:date="2022-10-15T13:14:00Z">
              <w:tcPr>
                <w:tcW w:w="1170" w:type="dxa"/>
                <w:gridSpan w:val="2"/>
                <w:tcBorders>
                  <w:top w:val="nil"/>
                  <w:left w:val="nil"/>
                  <w:bottom w:val="nil"/>
                  <w:right w:val="single" w:sz="4" w:space="0" w:color="auto"/>
                </w:tcBorders>
                <w:noWrap/>
                <w:vAlign w:val="center"/>
              </w:tcPr>
            </w:tcPrChange>
          </w:tcPr>
          <w:p w14:paraId="7B5EC053"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nil"/>
              <w:right w:val="nil"/>
            </w:tcBorders>
            <w:noWrap/>
            <w:vAlign w:val="center"/>
            <w:tcPrChange w:id="501" w:author="Maino Vieytes, Christian Augusto" w:date="2022-10-15T13:14:00Z">
              <w:tcPr>
                <w:tcW w:w="1170" w:type="dxa"/>
                <w:gridSpan w:val="3"/>
                <w:tcBorders>
                  <w:top w:val="nil"/>
                  <w:left w:val="single" w:sz="4" w:space="0" w:color="auto"/>
                  <w:bottom w:val="nil"/>
                  <w:right w:val="nil"/>
                </w:tcBorders>
                <w:noWrap/>
                <w:vAlign w:val="center"/>
              </w:tcPr>
            </w:tcPrChange>
          </w:tcPr>
          <w:p w14:paraId="7D05190C" w14:textId="77777777" w:rsidR="00564903" w:rsidRPr="001A5891" w:rsidRDefault="00564903" w:rsidP="00564903">
            <w:pPr>
              <w:jc w:val="center"/>
              <w:rPr>
                <w:color w:val="auto"/>
              </w:rPr>
            </w:pPr>
            <w:r w:rsidRPr="001A5891">
              <w:rPr>
                <w:color w:val="auto"/>
              </w:rPr>
              <w:t>279 (13.5)</w:t>
            </w:r>
          </w:p>
        </w:tc>
        <w:tc>
          <w:tcPr>
            <w:tcW w:w="1080" w:type="dxa"/>
            <w:tcBorders>
              <w:top w:val="nil"/>
              <w:left w:val="nil"/>
              <w:bottom w:val="nil"/>
              <w:right w:val="single" w:sz="4" w:space="0" w:color="auto"/>
            </w:tcBorders>
            <w:noWrap/>
            <w:vAlign w:val="center"/>
            <w:tcPrChange w:id="502" w:author="Maino Vieytes, Christian Augusto" w:date="2022-10-15T13:14:00Z">
              <w:tcPr>
                <w:tcW w:w="1080" w:type="dxa"/>
                <w:gridSpan w:val="2"/>
                <w:tcBorders>
                  <w:top w:val="nil"/>
                  <w:left w:val="nil"/>
                  <w:bottom w:val="nil"/>
                  <w:right w:val="single" w:sz="4" w:space="0" w:color="auto"/>
                </w:tcBorders>
                <w:noWrap/>
                <w:vAlign w:val="center"/>
              </w:tcPr>
            </w:tcPrChange>
          </w:tcPr>
          <w:p w14:paraId="479EECF3"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nil"/>
              <w:right w:val="nil"/>
            </w:tcBorders>
            <w:noWrap/>
            <w:vAlign w:val="center"/>
            <w:tcPrChange w:id="503" w:author="Maino Vieytes, Christian Augusto" w:date="2022-10-15T13:14:00Z">
              <w:tcPr>
                <w:tcW w:w="1170" w:type="dxa"/>
                <w:gridSpan w:val="3"/>
                <w:tcBorders>
                  <w:top w:val="nil"/>
                  <w:left w:val="single" w:sz="4" w:space="0" w:color="auto"/>
                  <w:bottom w:val="nil"/>
                  <w:right w:val="nil"/>
                </w:tcBorders>
                <w:noWrap/>
                <w:vAlign w:val="center"/>
              </w:tcPr>
            </w:tcPrChange>
          </w:tcPr>
          <w:p w14:paraId="36F50F67" w14:textId="77777777" w:rsidR="00564903" w:rsidRPr="001A5891" w:rsidRDefault="00564903" w:rsidP="00564903">
            <w:pPr>
              <w:jc w:val="center"/>
              <w:rPr>
                <w:color w:val="auto"/>
              </w:rPr>
            </w:pPr>
            <w:r w:rsidRPr="001A5891">
              <w:rPr>
                <w:color w:val="auto"/>
              </w:rPr>
              <w:t>306 (15.3)</w:t>
            </w:r>
          </w:p>
        </w:tc>
        <w:tc>
          <w:tcPr>
            <w:tcW w:w="1267" w:type="dxa"/>
            <w:gridSpan w:val="2"/>
            <w:tcBorders>
              <w:top w:val="nil"/>
              <w:left w:val="nil"/>
              <w:bottom w:val="nil"/>
            </w:tcBorders>
            <w:noWrap/>
            <w:vAlign w:val="center"/>
            <w:tcPrChange w:id="504" w:author="Maino Vieytes, Christian Augusto" w:date="2022-10-15T13:14:00Z">
              <w:tcPr>
                <w:tcW w:w="1267" w:type="dxa"/>
                <w:gridSpan w:val="3"/>
                <w:tcBorders>
                  <w:top w:val="nil"/>
                  <w:left w:val="nil"/>
                  <w:bottom w:val="nil"/>
                </w:tcBorders>
                <w:noWrap/>
                <w:vAlign w:val="center"/>
              </w:tcPr>
            </w:tcPrChange>
          </w:tcPr>
          <w:p w14:paraId="725CB62F" w14:textId="77777777" w:rsidR="00564903" w:rsidRPr="001A5891" w:rsidRDefault="00564903" w:rsidP="00564903">
            <w:pPr>
              <w:jc w:val="center"/>
              <w:rPr>
                <w:color w:val="auto"/>
              </w:rPr>
            </w:pPr>
            <w:r w:rsidRPr="001A5891">
              <w:rPr>
                <w:color w:val="auto"/>
              </w:rPr>
              <w:t>172 (7.1)</w:t>
            </w:r>
          </w:p>
        </w:tc>
      </w:tr>
      <w:tr w:rsidR="001A5891" w:rsidRPr="001A5891" w14:paraId="51734ADA" w14:textId="77777777" w:rsidTr="004F2F9E">
        <w:trPr>
          <w:gridAfter w:val="1"/>
          <w:wAfter w:w="9" w:type="dxa"/>
          <w:trHeight w:val="320"/>
          <w:trPrChange w:id="505" w:author="Maino Vieytes, Christian Augusto" w:date="2022-10-15T13:14:00Z">
            <w:trPr>
              <w:gridAfter w:val="1"/>
              <w:trHeight w:val="320"/>
            </w:trPr>
          </w:trPrChange>
        </w:trPr>
        <w:tc>
          <w:tcPr>
            <w:tcW w:w="2867" w:type="dxa"/>
            <w:gridSpan w:val="7"/>
            <w:tcBorders>
              <w:bottom w:val="nil"/>
            </w:tcBorders>
            <w:noWrap/>
            <w:vAlign w:val="center"/>
            <w:tcPrChange w:id="506" w:author="Maino Vieytes, Christian Augusto" w:date="2022-10-15T13:14:00Z">
              <w:tcPr>
                <w:tcW w:w="2867" w:type="dxa"/>
                <w:gridSpan w:val="9"/>
                <w:tcBorders>
                  <w:bottom w:val="nil"/>
                </w:tcBorders>
                <w:noWrap/>
                <w:vAlign w:val="center"/>
              </w:tcPr>
            </w:tcPrChange>
          </w:tcPr>
          <w:p w14:paraId="7297959F" w14:textId="77777777" w:rsidR="00564903" w:rsidRPr="001A5891" w:rsidRDefault="00564903" w:rsidP="00564903">
            <w:pPr>
              <w:rPr>
                <w:color w:val="auto"/>
              </w:rPr>
            </w:pPr>
            <w:r w:rsidRPr="001A5891">
              <w:rPr>
                <w:color w:val="auto"/>
              </w:rPr>
              <w:t>SNAP Assistance</w:t>
            </w:r>
          </w:p>
        </w:tc>
        <w:tc>
          <w:tcPr>
            <w:tcW w:w="1403" w:type="dxa"/>
            <w:tcBorders>
              <w:bottom w:val="nil"/>
              <w:right w:val="single" w:sz="4" w:space="0" w:color="auto"/>
            </w:tcBorders>
            <w:noWrap/>
            <w:vAlign w:val="center"/>
            <w:tcPrChange w:id="507" w:author="Maino Vieytes, Christian Augusto" w:date="2022-10-15T13:14:00Z">
              <w:tcPr>
                <w:tcW w:w="1167" w:type="dxa"/>
                <w:gridSpan w:val="2"/>
                <w:tcBorders>
                  <w:bottom w:val="nil"/>
                  <w:right w:val="single" w:sz="4" w:space="0" w:color="auto"/>
                </w:tcBorders>
                <w:noWrap/>
                <w:vAlign w:val="center"/>
              </w:tcPr>
            </w:tcPrChange>
          </w:tcPr>
          <w:p w14:paraId="3C53F85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508" w:author="Maino Vieytes, Christian Augusto" w:date="2022-10-15T13:14:00Z">
              <w:tcPr>
                <w:tcW w:w="1152" w:type="dxa"/>
                <w:gridSpan w:val="3"/>
                <w:tcBorders>
                  <w:left w:val="single" w:sz="4" w:space="0" w:color="auto"/>
                  <w:bottom w:val="nil"/>
                </w:tcBorders>
                <w:noWrap/>
                <w:vAlign w:val="center"/>
              </w:tcPr>
            </w:tcPrChange>
          </w:tcPr>
          <w:p w14:paraId="7C6AD394"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509" w:author="Maino Vieytes, Christian Augusto" w:date="2022-10-15T13:14:00Z">
              <w:tcPr>
                <w:tcW w:w="1350" w:type="dxa"/>
                <w:gridSpan w:val="2"/>
                <w:tcBorders>
                  <w:bottom w:val="nil"/>
                  <w:right w:val="single" w:sz="4" w:space="0" w:color="auto"/>
                </w:tcBorders>
                <w:noWrap/>
                <w:vAlign w:val="center"/>
              </w:tcPr>
            </w:tcPrChange>
          </w:tcPr>
          <w:p w14:paraId="2943DAE4"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510" w:author="Maino Vieytes, Christian Augusto" w:date="2022-10-15T13:14:00Z">
              <w:tcPr>
                <w:tcW w:w="1170" w:type="dxa"/>
                <w:gridSpan w:val="3"/>
                <w:tcBorders>
                  <w:left w:val="single" w:sz="4" w:space="0" w:color="auto"/>
                  <w:bottom w:val="nil"/>
                </w:tcBorders>
                <w:noWrap/>
                <w:vAlign w:val="center"/>
              </w:tcPr>
            </w:tcPrChange>
          </w:tcPr>
          <w:p w14:paraId="2B3115B3"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11" w:author="Maino Vieytes, Christian Augusto" w:date="2022-10-15T13:14:00Z">
              <w:tcPr>
                <w:tcW w:w="1170" w:type="dxa"/>
                <w:gridSpan w:val="2"/>
                <w:tcBorders>
                  <w:bottom w:val="nil"/>
                  <w:right w:val="single" w:sz="4" w:space="0" w:color="auto"/>
                </w:tcBorders>
                <w:noWrap/>
                <w:vAlign w:val="center"/>
              </w:tcPr>
            </w:tcPrChange>
          </w:tcPr>
          <w:p w14:paraId="151A48B3"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512" w:author="Maino Vieytes, Christian Augusto" w:date="2022-10-15T13:14:00Z">
              <w:tcPr>
                <w:tcW w:w="1080" w:type="dxa"/>
                <w:gridSpan w:val="3"/>
                <w:tcBorders>
                  <w:left w:val="single" w:sz="4" w:space="0" w:color="auto"/>
                  <w:bottom w:val="nil"/>
                </w:tcBorders>
                <w:noWrap/>
                <w:vAlign w:val="center"/>
              </w:tcPr>
            </w:tcPrChange>
          </w:tcPr>
          <w:p w14:paraId="2C63B83F"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13" w:author="Maino Vieytes, Christian Augusto" w:date="2022-10-15T13:14:00Z">
              <w:tcPr>
                <w:tcW w:w="1170" w:type="dxa"/>
                <w:gridSpan w:val="2"/>
                <w:tcBorders>
                  <w:bottom w:val="nil"/>
                  <w:right w:val="single" w:sz="4" w:space="0" w:color="auto"/>
                </w:tcBorders>
                <w:noWrap/>
                <w:vAlign w:val="center"/>
              </w:tcPr>
            </w:tcPrChange>
          </w:tcPr>
          <w:p w14:paraId="08A00BBA"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14" w:author="Maino Vieytes, Christian Augusto" w:date="2022-10-15T13:14:00Z">
              <w:tcPr>
                <w:tcW w:w="1170" w:type="dxa"/>
                <w:gridSpan w:val="3"/>
                <w:tcBorders>
                  <w:left w:val="single" w:sz="4" w:space="0" w:color="auto"/>
                  <w:bottom w:val="nil"/>
                </w:tcBorders>
                <w:noWrap/>
                <w:vAlign w:val="center"/>
              </w:tcPr>
            </w:tcPrChange>
          </w:tcPr>
          <w:p w14:paraId="7EEE92F1"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515" w:author="Maino Vieytes, Christian Augusto" w:date="2022-10-15T13:14:00Z">
              <w:tcPr>
                <w:tcW w:w="1080" w:type="dxa"/>
                <w:gridSpan w:val="2"/>
                <w:tcBorders>
                  <w:bottom w:val="nil"/>
                  <w:right w:val="single" w:sz="4" w:space="0" w:color="auto"/>
                </w:tcBorders>
                <w:noWrap/>
                <w:vAlign w:val="center"/>
              </w:tcPr>
            </w:tcPrChange>
          </w:tcPr>
          <w:p w14:paraId="2188267B"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16" w:author="Maino Vieytes, Christian Augusto" w:date="2022-10-15T13:14:00Z">
              <w:tcPr>
                <w:tcW w:w="1170" w:type="dxa"/>
                <w:gridSpan w:val="3"/>
                <w:tcBorders>
                  <w:left w:val="single" w:sz="4" w:space="0" w:color="auto"/>
                  <w:bottom w:val="nil"/>
                </w:tcBorders>
                <w:noWrap/>
                <w:vAlign w:val="center"/>
              </w:tcPr>
            </w:tcPrChange>
          </w:tcPr>
          <w:p w14:paraId="7F390B21" w14:textId="77777777" w:rsidR="00564903" w:rsidRPr="001A5891" w:rsidRDefault="00564903" w:rsidP="00564903">
            <w:pPr>
              <w:jc w:val="center"/>
              <w:rPr>
                <w:color w:val="auto"/>
              </w:rPr>
            </w:pPr>
          </w:p>
        </w:tc>
        <w:tc>
          <w:tcPr>
            <w:tcW w:w="1267" w:type="dxa"/>
            <w:gridSpan w:val="2"/>
            <w:tcBorders>
              <w:bottom w:val="nil"/>
            </w:tcBorders>
            <w:noWrap/>
            <w:vAlign w:val="center"/>
            <w:tcPrChange w:id="517" w:author="Maino Vieytes, Christian Augusto" w:date="2022-10-15T13:14:00Z">
              <w:tcPr>
                <w:tcW w:w="1267" w:type="dxa"/>
                <w:gridSpan w:val="3"/>
                <w:tcBorders>
                  <w:bottom w:val="nil"/>
                </w:tcBorders>
                <w:noWrap/>
                <w:vAlign w:val="center"/>
              </w:tcPr>
            </w:tcPrChange>
          </w:tcPr>
          <w:p w14:paraId="4A6CF802" w14:textId="77777777" w:rsidR="00564903" w:rsidRPr="001A5891" w:rsidRDefault="00564903" w:rsidP="00564903">
            <w:pPr>
              <w:jc w:val="center"/>
              <w:rPr>
                <w:color w:val="auto"/>
              </w:rPr>
            </w:pPr>
          </w:p>
        </w:tc>
      </w:tr>
      <w:tr w:rsidR="001A5891" w:rsidRPr="001A5891" w14:paraId="0723AC68" w14:textId="77777777" w:rsidTr="004F2F9E">
        <w:trPr>
          <w:gridAfter w:val="1"/>
          <w:wAfter w:w="9" w:type="dxa"/>
          <w:trHeight w:val="320"/>
          <w:trPrChange w:id="518" w:author="Maino Vieytes, Christian Augusto" w:date="2022-10-15T13:14:00Z">
            <w:trPr>
              <w:gridAfter w:val="1"/>
              <w:trHeight w:val="320"/>
            </w:trPr>
          </w:trPrChange>
        </w:trPr>
        <w:tc>
          <w:tcPr>
            <w:tcW w:w="1513" w:type="dxa"/>
            <w:gridSpan w:val="2"/>
            <w:tcBorders>
              <w:top w:val="nil"/>
              <w:bottom w:val="nil"/>
              <w:right w:val="nil"/>
            </w:tcBorders>
            <w:noWrap/>
            <w:vAlign w:val="center"/>
            <w:tcPrChange w:id="519" w:author="Maino Vieytes, Christian Augusto" w:date="2022-10-15T13:14:00Z">
              <w:tcPr>
                <w:tcW w:w="1513" w:type="dxa"/>
                <w:gridSpan w:val="3"/>
                <w:tcBorders>
                  <w:top w:val="nil"/>
                  <w:bottom w:val="nil"/>
                  <w:right w:val="nil"/>
                </w:tcBorders>
                <w:noWrap/>
                <w:vAlign w:val="center"/>
              </w:tcPr>
            </w:tcPrChange>
          </w:tcPr>
          <w:p w14:paraId="4F0B7D23" w14:textId="77777777" w:rsidR="00564903" w:rsidRPr="001A5891" w:rsidRDefault="00564903" w:rsidP="00564903">
            <w:pPr>
              <w:rPr>
                <w:color w:val="auto"/>
              </w:rPr>
            </w:pPr>
            <w:r w:rsidRPr="001A5891">
              <w:rPr>
                <w:color w:val="auto"/>
              </w:rPr>
              <w:t>No</w:t>
            </w:r>
          </w:p>
        </w:tc>
        <w:tc>
          <w:tcPr>
            <w:tcW w:w="1262" w:type="dxa"/>
            <w:gridSpan w:val="4"/>
            <w:tcBorders>
              <w:top w:val="nil"/>
              <w:left w:val="nil"/>
              <w:bottom w:val="nil"/>
              <w:right w:val="nil"/>
            </w:tcBorders>
            <w:vAlign w:val="center"/>
            <w:tcPrChange w:id="520" w:author="Maino Vieytes, Christian Augusto" w:date="2022-10-15T13:14:00Z">
              <w:tcPr>
                <w:tcW w:w="1262" w:type="dxa"/>
                <w:gridSpan w:val="5"/>
                <w:tcBorders>
                  <w:top w:val="nil"/>
                  <w:left w:val="nil"/>
                  <w:bottom w:val="nil"/>
                  <w:right w:val="nil"/>
                </w:tcBorders>
                <w:vAlign w:val="center"/>
              </w:tcPr>
            </w:tcPrChange>
          </w:tcPr>
          <w:p w14:paraId="06CC8FCB" w14:textId="77777777" w:rsidR="00564903" w:rsidRPr="001A5891" w:rsidRDefault="00564903" w:rsidP="00564903">
            <w:pPr>
              <w:rPr>
                <w:color w:val="auto"/>
              </w:rPr>
            </w:pPr>
            <w:r w:rsidRPr="001A5891">
              <w:rPr>
                <w:color w:val="auto"/>
              </w:rPr>
              <w:t>1482 (93.7)</w:t>
            </w:r>
          </w:p>
        </w:tc>
        <w:tc>
          <w:tcPr>
            <w:tcW w:w="1495" w:type="dxa"/>
            <w:gridSpan w:val="2"/>
            <w:tcBorders>
              <w:top w:val="nil"/>
              <w:left w:val="nil"/>
              <w:bottom w:val="nil"/>
              <w:right w:val="single" w:sz="4" w:space="0" w:color="auto"/>
            </w:tcBorders>
            <w:vAlign w:val="center"/>
            <w:tcPrChange w:id="521" w:author="Maino Vieytes, Christian Augusto" w:date="2022-10-15T13:14:00Z">
              <w:tcPr>
                <w:tcW w:w="1259" w:type="dxa"/>
                <w:gridSpan w:val="3"/>
                <w:tcBorders>
                  <w:top w:val="nil"/>
                  <w:left w:val="nil"/>
                  <w:bottom w:val="nil"/>
                  <w:right w:val="single" w:sz="4" w:space="0" w:color="auto"/>
                </w:tcBorders>
                <w:vAlign w:val="center"/>
              </w:tcPr>
            </w:tcPrChange>
          </w:tcPr>
          <w:p w14:paraId="70B51DAF"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tcBorders>
            <w:noWrap/>
            <w:vAlign w:val="center"/>
            <w:tcPrChange w:id="522" w:author="Maino Vieytes, Christian Augusto" w:date="2022-10-15T13:14:00Z">
              <w:tcPr>
                <w:tcW w:w="1152" w:type="dxa"/>
                <w:gridSpan w:val="3"/>
                <w:tcBorders>
                  <w:top w:val="nil"/>
                  <w:left w:val="single" w:sz="4" w:space="0" w:color="auto"/>
                  <w:bottom w:val="nil"/>
                </w:tcBorders>
                <w:noWrap/>
                <w:vAlign w:val="center"/>
              </w:tcPr>
            </w:tcPrChange>
          </w:tcPr>
          <w:p w14:paraId="6F40B297" w14:textId="77777777" w:rsidR="00564903" w:rsidRPr="001A5891" w:rsidRDefault="00564903" w:rsidP="00564903">
            <w:pPr>
              <w:jc w:val="center"/>
              <w:rPr>
                <w:color w:val="auto"/>
              </w:rPr>
            </w:pPr>
            <w:r w:rsidRPr="001A5891">
              <w:rPr>
                <w:color w:val="auto"/>
              </w:rPr>
              <w:t>1351 (85.4)</w:t>
            </w:r>
          </w:p>
        </w:tc>
        <w:tc>
          <w:tcPr>
            <w:tcW w:w="1350" w:type="dxa"/>
            <w:tcBorders>
              <w:top w:val="nil"/>
              <w:bottom w:val="nil"/>
              <w:right w:val="single" w:sz="4" w:space="0" w:color="auto"/>
            </w:tcBorders>
            <w:noWrap/>
            <w:vAlign w:val="center"/>
            <w:tcPrChange w:id="523" w:author="Maino Vieytes, Christian Augusto" w:date="2022-10-15T13:14:00Z">
              <w:tcPr>
                <w:tcW w:w="1350" w:type="dxa"/>
                <w:gridSpan w:val="2"/>
                <w:tcBorders>
                  <w:top w:val="nil"/>
                  <w:bottom w:val="nil"/>
                  <w:right w:val="single" w:sz="4" w:space="0" w:color="auto"/>
                </w:tcBorders>
                <w:noWrap/>
                <w:vAlign w:val="center"/>
              </w:tcPr>
            </w:tcPrChange>
          </w:tcPr>
          <w:p w14:paraId="201039FA"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tcBorders>
            <w:noWrap/>
            <w:vAlign w:val="center"/>
            <w:tcPrChange w:id="524" w:author="Maino Vieytes, Christian Augusto" w:date="2022-10-15T13:14:00Z">
              <w:tcPr>
                <w:tcW w:w="1170" w:type="dxa"/>
                <w:gridSpan w:val="3"/>
                <w:tcBorders>
                  <w:top w:val="nil"/>
                  <w:left w:val="single" w:sz="4" w:space="0" w:color="auto"/>
                  <w:bottom w:val="nil"/>
                </w:tcBorders>
                <w:noWrap/>
                <w:vAlign w:val="center"/>
              </w:tcPr>
            </w:tcPrChange>
          </w:tcPr>
          <w:p w14:paraId="298CEDAF" w14:textId="77777777" w:rsidR="00564903" w:rsidRPr="001A5891" w:rsidRDefault="00564903" w:rsidP="00564903">
            <w:pPr>
              <w:jc w:val="center"/>
              <w:rPr>
                <w:color w:val="auto"/>
              </w:rPr>
            </w:pPr>
            <w:r w:rsidRPr="001A5891">
              <w:rPr>
                <w:color w:val="auto"/>
              </w:rPr>
              <w:t>1512 (95.0)</w:t>
            </w:r>
          </w:p>
        </w:tc>
        <w:tc>
          <w:tcPr>
            <w:tcW w:w="1170" w:type="dxa"/>
            <w:tcBorders>
              <w:top w:val="nil"/>
              <w:bottom w:val="nil"/>
              <w:right w:val="single" w:sz="4" w:space="0" w:color="auto"/>
            </w:tcBorders>
            <w:noWrap/>
            <w:vAlign w:val="center"/>
            <w:tcPrChange w:id="525" w:author="Maino Vieytes, Christian Augusto" w:date="2022-10-15T13:14:00Z">
              <w:tcPr>
                <w:tcW w:w="1170" w:type="dxa"/>
                <w:gridSpan w:val="2"/>
                <w:tcBorders>
                  <w:top w:val="nil"/>
                  <w:bottom w:val="nil"/>
                  <w:right w:val="single" w:sz="4" w:space="0" w:color="auto"/>
                </w:tcBorders>
                <w:noWrap/>
                <w:vAlign w:val="center"/>
              </w:tcPr>
            </w:tcPrChange>
          </w:tcPr>
          <w:p w14:paraId="1E871F74"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tcBorders>
            <w:noWrap/>
            <w:vAlign w:val="center"/>
            <w:tcPrChange w:id="526" w:author="Maino Vieytes, Christian Augusto" w:date="2022-10-15T13:14:00Z">
              <w:tcPr>
                <w:tcW w:w="1080" w:type="dxa"/>
                <w:gridSpan w:val="3"/>
                <w:tcBorders>
                  <w:top w:val="nil"/>
                  <w:left w:val="single" w:sz="4" w:space="0" w:color="auto"/>
                  <w:bottom w:val="nil"/>
                </w:tcBorders>
                <w:noWrap/>
                <w:vAlign w:val="center"/>
              </w:tcPr>
            </w:tcPrChange>
          </w:tcPr>
          <w:p w14:paraId="40CE668E" w14:textId="77777777" w:rsidR="00564903" w:rsidRPr="001A5891" w:rsidRDefault="00564903" w:rsidP="00564903">
            <w:pPr>
              <w:jc w:val="center"/>
              <w:rPr>
                <w:color w:val="auto"/>
              </w:rPr>
            </w:pPr>
            <w:r w:rsidRPr="001A5891">
              <w:rPr>
                <w:color w:val="auto"/>
              </w:rPr>
              <w:t>1476 (92.9)</w:t>
            </w:r>
          </w:p>
        </w:tc>
        <w:tc>
          <w:tcPr>
            <w:tcW w:w="1170" w:type="dxa"/>
            <w:tcBorders>
              <w:top w:val="nil"/>
              <w:bottom w:val="nil"/>
              <w:right w:val="single" w:sz="4" w:space="0" w:color="auto"/>
            </w:tcBorders>
            <w:noWrap/>
            <w:vAlign w:val="center"/>
            <w:tcPrChange w:id="527" w:author="Maino Vieytes, Christian Augusto" w:date="2022-10-15T13:14:00Z">
              <w:tcPr>
                <w:tcW w:w="1170" w:type="dxa"/>
                <w:gridSpan w:val="2"/>
                <w:tcBorders>
                  <w:top w:val="nil"/>
                  <w:bottom w:val="nil"/>
                  <w:right w:val="single" w:sz="4" w:space="0" w:color="auto"/>
                </w:tcBorders>
                <w:noWrap/>
                <w:vAlign w:val="center"/>
              </w:tcPr>
            </w:tcPrChange>
          </w:tcPr>
          <w:p w14:paraId="49411F04"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tcBorders>
            <w:noWrap/>
            <w:vAlign w:val="center"/>
            <w:tcPrChange w:id="528" w:author="Maino Vieytes, Christian Augusto" w:date="2022-10-15T13:14:00Z">
              <w:tcPr>
                <w:tcW w:w="1170" w:type="dxa"/>
                <w:gridSpan w:val="3"/>
                <w:tcBorders>
                  <w:top w:val="nil"/>
                  <w:left w:val="single" w:sz="4" w:space="0" w:color="auto"/>
                  <w:bottom w:val="nil"/>
                </w:tcBorders>
                <w:noWrap/>
                <w:vAlign w:val="center"/>
              </w:tcPr>
            </w:tcPrChange>
          </w:tcPr>
          <w:p w14:paraId="624FB697" w14:textId="77777777" w:rsidR="00564903" w:rsidRPr="001A5891" w:rsidRDefault="00564903" w:rsidP="00564903">
            <w:pPr>
              <w:jc w:val="center"/>
              <w:rPr>
                <w:color w:val="auto"/>
              </w:rPr>
            </w:pPr>
            <w:r w:rsidRPr="001A5891">
              <w:rPr>
                <w:color w:val="auto"/>
              </w:rPr>
              <w:t>1379 (86.5)</w:t>
            </w:r>
          </w:p>
        </w:tc>
        <w:tc>
          <w:tcPr>
            <w:tcW w:w="1080" w:type="dxa"/>
            <w:tcBorders>
              <w:top w:val="nil"/>
              <w:bottom w:val="nil"/>
              <w:right w:val="single" w:sz="4" w:space="0" w:color="auto"/>
            </w:tcBorders>
            <w:noWrap/>
            <w:vAlign w:val="center"/>
            <w:tcPrChange w:id="529" w:author="Maino Vieytes, Christian Augusto" w:date="2022-10-15T13:14:00Z">
              <w:tcPr>
                <w:tcW w:w="1080" w:type="dxa"/>
                <w:gridSpan w:val="2"/>
                <w:tcBorders>
                  <w:top w:val="nil"/>
                  <w:bottom w:val="nil"/>
                  <w:right w:val="single" w:sz="4" w:space="0" w:color="auto"/>
                </w:tcBorders>
                <w:noWrap/>
                <w:vAlign w:val="center"/>
              </w:tcPr>
            </w:tcPrChange>
          </w:tcPr>
          <w:p w14:paraId="271CAC67"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tcBorders>
            <w:noWrap/>
            <w:vAlign w:val="center"/>
            <w:tcPrChange w:id="530" w:author="Maino Vieytes, Christian Augusto" w:date="2022-10-15T13:14:00Z">
              <w:tcPr>
                <w:tcW w:w="1170" w:type="dxa"/>
                <w:gridSpan w:val="3"/>
                <w:tcBorders>
                  <w:top w:val="nil"/>
                  <w:left w:val="single" w:sz="4" w:space="0" w:color="auto"/>
                  <w:bottom w:val="nil"/>
                </w:tcBorders>
                <w:noWrap/>
                <w:vAlign w:val="center"/>
              </w:tcPr>
            </w:tcPrChange>
          </w:tcPr>
          <w:p w14:paraId="120EB454"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bottom w:val="nil"/>
            </w:tcBorders>
            <w:noWrap/>
            <w:vAlign w:val="center"/>
            <w:tcPrChange w:id="531" w:author="Maino Vieytes, Christian Augusto" w:date="2022-10-15T13:14:00Z">
              <w:tcPr>
                <w:tcW w:w="1267" w:type="dxa"/>
                <w:gridSpan w:val="3"/>
                <w:tcBorders>
                  <w:top w:val="nil"/>
                  <w:bottom w:val="nil"/>
                </w:tcBorders>
                <w:noWrap/>
                <w:vAlign w:val="center"/>
              </w:tcPr>
            </w:tcPrChange>
          </w:tcPr>
          <w:p w14:paraId="5928A3E0" w14:textId="77777777" w:rsidR="00564903" w:rsidRPr="001A5891" w:rsidRDefault="00564903" w:rsidP="00564903">
            <w:pPr>
              <w:jc w:val="center"/>
              <w:rPr>
                <w:color w:val="auto"/>
              </w:rPr>
            </w:pPr>
            <w:r w:rsidRPr="001A5891">
              <w:rPr>
                <w:color w:val="auto"/>
              </w:rPr>
              <w:t>1487 (92.9)</w:t>
            </w:r>
          </w:p>
        </w:tc>
      </w:tr>
      <w:tr w:rsidR="001A5891" w:rsidRPr="001A5891" w14:paraId="0FB6FB10" w14:textId="77777777" w:rsidTr="004F2F9E">
        <w:trPr>
          <w:gridAfter w:val="1"/>
          <w:wAfter w:w="9" w:type="dxa"/>
          <w:trHeight w:val="320"/>
          <w:trPrChange w:id="532" w:author="Maino Vieytes, Christian Augusto" w:date="2022-10-15T13:14:00Z">
            <w:trPr>
              <w:gridAfter w:val="1"/>
              <w:trHeight w:val="320"/>
            </w:trPr>
          </w:trPrChange>
        </w:trPr>
        <w:tc>
          <w:tcPr>
            <w:tcW w:w="1513" w:type="dxa"/>
            <w:gridSpan w:val="2"/>
            <w:tcBorders>
              <w:top w:val="nil"/>
              <w:bottom w:val="single" w:sz="4" w:space="0" w:color="auto"/>
              <w:right w:val="nil"/>
            </w:tcBorders>
            <w:noWrap/>
            <w:vAlign w:val="center"/>
            <w:tcPrChange w:id="533" w:author="Maino Vieytes, Christian Augusto" w:date="2022-10-15T13:14:00Z">
              <w:tcPr>
                <w:tcW w:w="1513" w:type="dxa"/>
                <w:gridSpan w:val="3"/>
                <w:tcBorders>
                  <w:top w:val="nil"/>
                  <w:bottom w:val="single" w:sz="4" w:space="0" w:color="auto"/>
                  <w:right w:val="nil"/>
                </w:tcBorders>
                <w:noWrap/>
                <w:vAlign w:val="center"/>
              </w:tcPr>
            </w:tcPrChange>
          </w:tcPr>
          <w:p w14:paraId="7E99D80F" w14:textId="77777777" w:rsidR="00564903" w:rsidRPr="001A5891" w:rsidRDefault="00564903" w:rsidP="00564903">
            <w:pPr>
              <w:rPr>
                <w:color w:val="auto"/>
              </w:rPr>
            </w:pPr>
            <w:r w:rsidRPr="001A5891">
              <w:rPr>
                <w:color w:val="auto"/>
              </w:rPr>
              <w:t>Yes</w:t>
            </w:r>
          </w:p>
        </w:tc>
        <w:tc>
          <w:tcPr>
            <w:tcW w:w="1262" w:type="dxa"/>
            <w:gridSpan w:val="4"/>
            <w:tcBorders>
              <w:top w:val="nil"/>
              <w:left w:val="nil"/>
              <w:bottom w:val="single" w:sz="4" w:space="0" w:color="auto"/>
              <w:right w:val="nil"/>
            </w:tcBorders>
            <w:vAlign w:val="center"/>
            <w:tcPrChange w:id="534" w:author="Maino Vieytes, Christian Augusto" w:date="2022-10-15T13:14:00Z">
              <w:tcPr>
                <w:tcW w:w="1262" w:type="dxa"/>
                <w:gridSpan w:val="5"/>
                <w:tcBorders>
                  <w:top w:val="nil"/>
                  <w:left w:val="nil"/>
                  <w:bottom w:val="single" w:sz="4" w:space="0" w:color="auto"/>
                  <w:right w:val="nil"/>
                </w:tcBorders>
                <w:vAlign w:val="center"/>
              </w:tcPr>
            </w:tcPrChange>
          </w:tcPr>
          <w:p w14:paraId="6F02C62F" w14:textId="77777777" w:rsidR="00564903" w:rsidRPr="001A5891" w:rsidRDefault="00564903" w:rsidP="00564903">
            <w:pPr>
              <w:rPr>
                <w:color w:val="auto"/>
              </w:rPr>
            </w:pPr>
            <w:r w:rsidRPr="001A5891">
              <w:rPr>
                <w:color w:val="auto"/>
              </w:rPr>
              <w:t>176 (6.3)</w:t>
            </w:r>
          </w:p>
        </w:tc>
        <w:tc>
          <w:tcPr>
            <w:tcW w:w="1495" w:type="dxa"/>
            <w:gridSpan w:val="2"/>
            <w:tcBorders>
              <w:top w:val="nil"/>
              <w:left w:val="nil"/>
              <w:bottom w:val="single" w:sz="4" w:space="0" w:color="auto"/>
              <w:right w:val="single" w:sz="4" w:space="0" w:color="auto"/>
            </w:tcBorders>
            <w:vAlign w:val="center"/>
            <w:tcPrChange w:id="535" w:author="Maino Vieytes, Christian Augusto" w:date="2022-10-15T13:14:00Z">
              <w:tcPr>
                <w:tcW w:w="1259" w:type="dxa"/>
                <w:gridSpan w:val="3"/>
                <w:tcBorders>
                  <w:top w:val="nil"/>
                  <w:left w:val="nil"/>
                  <w:bottom w:val="single" w:sz="4" w:space="0" w:color="auto"/>
                  <w:right w:val="single" w:sz="4" w:space="0" w:color="auto"/>
                </w:tcBorders>
                <w:vAlign w:val="center"/>
              </w:tcPr>
            </w:tcPrChange>
          </w:tcPr>
          <w:p w14:paraId="5879FA53"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single" w:sz="4" w:space="0" w:color="auto"/>
            </w:tcBorders>
            <w:noWrap/>
            <w:vAlign w:val="center"/>
            <w:tcPrChange w:id="536"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A8528BA" w14:textId="77777777" w:rsidR="00564903" w:rsidRPr="001A5891" w:rsidRDefault="00564903" w:rsidP="00564903">
            <w:pPr>
              <w:jc w:val="center"/>
              <w:rPr>
                <w:color w:val="auto"/>
              </w:rPr>
            </w:pPr>
            <w:r w:rsidRPr="001A5891">
              <w:rPr>
                <w:color w:val="auto"/>
              </w:rPr>
              <w:t>307 (14.6)</w:t>
            </w:r>
          </w:p>
        </w:tc>
        <w:tc>
          <w:tcPr>
            <w:tcW w:w="1350" w:type="dxa"/>
            <w:tcBorders>
              <w:top w:val="nil"/>
              <w:bottom w:val="single" w:sz="4" w:space="0" w:color="auto"/>
              <w:right w:val="single" w:sz="4" w:space="0" w:color="auto"/>
            </w:tcBorders>
            <w:noWrap/>
            <w:vAlign w:val="center"/>
            <w:tcPrChange w:id="537"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1785AF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single" w:sz="4" w:space="0" w:color="auto"/>
            </w:tcBorders>
            <w:noWrap/>
            <w:vAlign w:val="center"/>
            <w:tcPrChange w:id="538"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41465EB7" w14:textId="77777777" w:rsidR="00564903" w:rsidRPr="001A5891" w:rsidRDefault="00564903" w:rsidP="00564903">
            <w:pPr>
              <w:jc w:val="center"/>
              <w:rPr>
                <w:color w:val="auto"/>
              </w:rPr>
            </w:pPr>
            <w:r w:rsidRPr="001A5891">
              <w:rPr>
                <w:color w:val="auto"/>
              </w:rPr>
              <w:t>146 (5.0)</w:t>
            </w:r>
          </w:p>
        </w:tc>
        <w:tc>
          <w:tcPr>
            <w:tcW w:w="1170" w:type="dxa"/>
            <w:tcBorders>
              <w:top w:val="nil"/>
              <w:bottom w:val="single" w:sz="4" w:space="0" w:color="auto"/>
              <w:right w:val="single" w:sz="4" w:space="0" w:color="auto"/>
            </w:tcBorders>
            <w:noWrap/>
            <w:vAlign w:val="center"/>
            <w:tcPrChange w:id="539"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3AC7A08"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single" w:sz="4" w:space="0" w:color="auto"/>
            </w:tcBorders>
            <w:noWrap/>
            <w:vAlign w:val="center"/>
            <w:tcPrChange w:id="540"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AD25FCB" w14:textId="77777777" w:rsidR="00564903" w:rsidRPr="001A5891" w:rsidRDefault="00564903" w:rsidP="00564903">
            <w:pPr>
              <w:jc w:val="center"/>
              <w:rPr>
                <w:color w:val="auto"/>
              </w:rPr>
            </w:pPr>
            <w:r w:rsidRPr="001A5891">
              <w:rPr>
                <w:color w:val="auto"/>
              </w:rPr>
              <w:t>182 (7.1)</w:t>
            </w:r>
          </w:p>
        </w:tc>
        <w:tc>
          <w:tcPr>
            <w:tcW w:w="1170" w:type="dxa"/>
            <w:tcBorders>
              <w:top w:val="nil"/>
              <w:bottom w:val="single" w:sz="4" w:space="0" w:color="auto"/>
              <w:right w:val="single" w:sz="4" w:space="0" w:color="auto"/>
            </w:tcBorders>
            <w:noWrap/>
            <w:vAlign w:val="center"/>
            <w:tcPrChange w:id="541"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3B1D541"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single" w:sz="4" w:space="0" w:color="auto"/>
            </w:tcBorders>
            <w:noWrap/>
            <w:vAlign w:val="center"/>
            <w:tcPrChange w:id="542"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84EBE4F" w14:textId="77777777" w:rsidR="00564903" w:rsidRPr="001A5891" w:rsidRDefault="00564903" w:rsidP="00564903">
            <w:pPr>
              <w:jc w:val="center"/>
              <w:rPr>
                <w:color w:val="auto"/>
              </w:rPr>
            </w:pPr>
            <w:r w:rsidRPr="001A5891">
              <w:rPr>
                <w:color w:val="auto"/>
              </w:rPr>
              <w:t>279 (13.5)</w:t>
            </w:r>
          </w:p>
        </w:tc>
        <w:tc>
          <w:tcPr>
            <w:tcW w:w="1080" w:type="dxa"/>
            <w:tcBorders>
              <w:top w:val="nil"/>
              <w:bottom w:val="single" w:sz="4" w:space="0" w:color="auto"/>
              <w:right w:val="single" w:sz="4" w:space="0" w:color="auto"/>
            </w:tcBorders>
            <w:noWrap/>
            <w:vAlign w:val="center"/>
            <w:tcPrChange w:id="543"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FE7B02B"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single" w:sz="4" w:space="0" w:color="auto"/>
            </w:tcBorders>
            <w:noWrap/>
            <w:vAlign w:val="center"/>
            <w:tcPrChange w:id="544"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65E48CC" w14:textId="77777777" w:rsidR="00564903" w:rsidRPr="001A5891" w:rsidRDefault="00564903" w:rsidP="00564903">
            <w:pPr>
              <w:jc w:val="center"/>
              <w:rPr>
                <w:color w:val="auto"/>
              </w:rPr>
            </w:pPr>
            <w:r w:rsidRPr="001A5891">
              <w:rPr>
                <w:color w:val="auto"/>
              </w:rPr>
              <w:t>306 (15.3)</w:t>
            </w:r>
          </w:p>
        </w:tc>
        <w:tc>
          <w:tcPr>
            <w:tcW w:w="1267" w:type="dxa"/>
            <w:gridSpan w:val="2"/>
            <w:tcBorders>
              <w:top w:val="nil"/>
              <w:bottom w:val="single" w:sz="4" w:space="0" w:color="auto"/>
            </w:tcBorders>
            <w:noWrap/>
            <w:vAlign w:val="center"/>
            <w:tcPrChange w:id="545" w:author="Maino Vieytes, Christian Augusto" w:date="2022-10-15T13:14:00Z">
              <w:tcPr>
                <w:tcW w:w="1267" w:type="dxa"/>
                <w:gridSpan w:val="3"/>
                <w:tcBorders>
                  <w:top w:val="nil"/>
                  <w:bottom w:val="single" w:sz="4" w:space="0" w:color="auto"/>
                </w:tcBorders>
                <w:noWrap/>
                <w:vAlign w:val="center"/>
              </w:tcPr>
            </w:tcPrChange>
          </w:tcPr>
          <w:p w14:paraId="7A1B9884" w14:textId="77777777" w:rsidR="00564903" w:rsidRPr="001A5891" w:rsidRDefault="00564903" w:rsidP="00564903">
            <w:pPr>
              <w:jc w:val="center"/>
              <w:rPr>
                <w:color w:val="auto"/>
              </w:rPr>
            </w:pPr>
            <w:r w:rsidRPr="001A5891">
              <w:rPr>
                <w:color w:val="auto"/>
              </w:rPr>
              <w:t>172 (7.1)</w:t>
            </w:r>
          </w:p>
        </w:tc>
      </w:tr>
      <w:tr w:rsidR="001A5891" w:rsidRPr="001A5891" w14:paraId="55CC5C89" w14:textId="77777777" w:rsidTr="004F2F9E">
        <w:trPr>
          <w:gridAfter w:val="1"/>
          <w:wAfter w:w="9" w:type="dxa"/>
          <w:trHeight w:val="320"/>
          <w:trPrChange w:id="546" w:author="Maino Vieytes, Christian Augusto" w:date="2022-10-15T13:14:00Z">
            <w:trPr>
              <w:gridAfter w:val="1"/>
              <w:trHeight w:val="320"/>
            </w:trPr>
          </w:trPrChange>
        </w:trPr>
        <w:tc>
          <w:tcPr>
            <w:tcW w:w="2867" w:type="dxa"/>
            <w:gridSpan w:val="7"/>
            <w:tcBorders>
              <w:top w:val="single" w:sz="4" w:space="0" w:color="auto"/>
              <w:bottom w:val="nil"/>
            </w:tcBorders>
            <w:noWrap/>
            <w:vAlign w:val="center"/>
            <w:hideMark/>
            <w:tcPrChange w:id="547" w:author="Maino Vieytes, Christian Augusto" w:date="2022-10-15T13:14:00Z">
              <w:tcPr>
                <w:tcW w:w="2867" w:type="dxa"/>
                <w:gridSpan w:val="9"/>
                <w:tcBorders>
                  <w:top w:val="single" w:sz="4" w:space="0" w:color="auto"/>
                  <w:bottom w:val="nil"/>
                </w:tcBorders>
                <w:noWrap/>
                <w:vAlign w:val="center"/>
                <w:hideMark/>
              </w:tcPr>
            </w:tcPrChange>
          </w:tcPr>
          <w:p w14:paraId="79CA5912" w14:textId="77777777" w:rsidR="00564903" w:rsidRPr="001A5891" w:rsidRDefault="00564903" w:rsidP="00564903">
            <w:pPr>
              <w:rPr>
                <w:color w:val="auto"/>
              </w:rPr>
            </w:pPr>
            <w:r w:rsidRPr="001A5891">
              <w:rPr>
                <w:color w:val="auto"/>
              </w:rPr>
              <w:t>Smoking Status</w:t>
            </w:r>
          </w:p>
        </w:tc>
        <w:tc>
          <w:tcPr>
            <w:tcW w:w="1403" w:type="dxa"/>
            <w:tcBorders>
              <w:top w:val="single" w:sz="4" w:space="0" w:color="auto"/>
              <w:bottom w:val="nil"/>
              <w:right w:val="single" w:sz="4" w:space="0" w:color="auto"/>
            </w:tcBorders>
            <w:noWrap/>
            <w:vAlign w:val="center"/>
            <w:hideMark/>
            <w:tcPrChange w:id="548"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62C7F39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549"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2BD898A3"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550"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2F64623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51"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39185F8D"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552"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771664F5" w14:textId="77777777" w:rsidR="00564903" w:rsidRPr="001A5891" w:rsidRDefault="00564903" w:rsidP="00564903">
            <w:pPr>
              <w:jc w:val="center"/>
              <w:rPr>
                <w:color w:val="auto"/>
              </w:rPr>
            </w:pPr>
            <w:r w:rsidRPr="001A5891">
              <w:rPr>
                <w:color w:val="auto"/>
              </w:rPr>
              <w:t>*</w:t>
            </w:r>
          </w:p>
        </w:tc>
        <w:tc>
          <w:tcPr>
            <w:tcW w:w="1080" w:type="dxa"/>
            <w:tcBorders>
              <w:top w:val="single" w:sz="4" w:space="0" w:color="auto"/>
              <w:left w:val="single" w:sz="4" w:space="0" w:color="auto"/>
              <w:bottom w:val="nil"/>
            </w:tcBorders>
            <w:noWrap/>
            <w:vAlign w:val="center"/>
            <w:hideMark/>
            <w:tcPrChange w:id="553"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312C08CF"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554"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015AC62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55"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12701DDC"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556"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72363F09"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57"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261D37DE"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558" w:author="Maino Vieytes, Christian Augusto" w:date="2022-10-15T13:14:00Z">
              <w:tcPr>
                <w:tcW w:w="1267" w:type="dxa"/>
                <w:gridSpan w:val="3"/>
                <w:tcBorders>
                  <w:top w:val="single" w:sz="4" w:space="0" w:color="auto"/>
                  <w:bottom w:val="nil"/>
                </w:tcBorders>
                <w:noWrap/>
                <w:vAlign w:val="center"/>
                <w:hideMark/>
              </w:tcPr>
            </w:tcPrChange>
          </w:tcPr>
          <w:p w14:paraId="49F4F79F" w14:textId="77777777" w:rsidR="00564903" w:rsidRPr="001A5891" w:rsidRDefault="00564903" w:rsidP="00564903">
            <w:pPr>
              <w:jc w:val="center"/>
              <w:rPr>
                <w:color w:val="auto"/>
              </w:rPr>
            </w:pPr>
            <w:r w:rsidRPr="001A5891">
              <w:rPr>
                <w:color w:val="auto"/>
              </w:rPr>
              <w:t>**</w:t>
            </w:r>
          </w:p>
        </w:tc>
      </w:tr>
      <w:tr w:rsidR="001A5891" w:rsidRPr="001A5891" w14:paraId="50B2339D" w14:textId="77777777" w:rsidTr="004F2F9E">
        <w:trPr>
          <w:gridAfter w:val="1"/>
          <w:wAfter w:w="9" w:type="dxa"/>
          <w:trHeight w:val="320"/>
          <w:trPrChange w:id="559" w:author="Maino Vieytes, Christian Augusto" w:date="2022-10-15T13:14:00Z">
            <w:trPr>
              <w:gridAfter w:val="1"/>
              <w:trHeight w:val="320"/>
            </w:trPr>
          </w:trPrChange>
        </w:trPr>
        <w:tc>
          <w:tcPr>
            <w:tcW w:w="1586" w:type="dxa"/>
            <w:gridSpan w:val="4"/>
            <w:tcBorders>
              <w:top w:val="nil"/>
              <w:bottom w:val="nil"/>
            </w:tcBorders>
            <w:noWrap/>
            <w:vAlign w:val="center"/>
            <w:hideMark/>
            <w:tcPrChange w:id="560" w:author="Maino Vieytes, Christian Augusto" w:date="2022-10-15T13:14:00Z">
              <w:tcPr>
                <w:tcW w:w="1586" w:type="dxa"/>
                <w:gridSpan w:val="5"/>
                <w:tcBorders>
                  <w:top w:val="nil"/>
                  <w:bottom w:val="nil"/>
                </w:tcBorders>
                <w:noWrap/>
                <w:vAlign w:val="center"/>
                <w:hideMark/>
              </w:tcPr>
            </w:tcPrChange>
          </w:tcPr>
          <w:p w14:paraId="1C06E271" w14:textId="77777777" w:rsidR="00564903" w:rsidRPr="001A5891" w:rsidRDefault="00564903" w:rsidP="00564903">
            <w:pPr>
              <w:rPr>
                <w:color w:val="auto"/>
              </w:rPr>
            </w:pPr>
            <w:r w:rsidRPr="001A5891">
              <w:rPr>
                <w:color w:val="auto"/>
              </w:rPr>
              <w:t>Current</w:t>
            </w:r>
          </w:p>
        </w:tc>
        <w:tc>
          <w:tcPr>
            <w:tcW w:w="1281" w:type="dxa"/>
            <w:gridSpan w:val="3"/>
            <w:tcBorders>
              <w:top w:val="nil"/>
              <w:bottom w:val="nil"/>
            </w:tcBorders>
            <w:noWrap/>
            <w:vAlign w:val="center"/>
            <w:hideMark/>
            <w:tcPrChange w:id="561" w:author="Maino Vieytes, Christian Augusto" w:date="2022-10-15T13:14:00Z">
              <w:tcPr>
                <w:tcW w:w="1281" w:type="dxa"/>
                <w:gridSpan w:val="4"/>
                <w:tcBorders>
                  <w:top w:val="nil"/>
                  <w:bottom w:val="nil"/>
                </w:tcBorders>
                <w:noWrap/>
                <w:vAlign w:val="center"/>
                <w:hideMark/>
              </w:tcPr>
            </w:tcPrChange>
          </w:tcPr>
          <w:p w14:paraId="4F29C764" w14:textId="77777777" w:rsidR="00564903" w:rsidRPr="001A5891" w:rsidRDefault="00564903" w:rsidP="00564903">
            <w:pPr>
              <w:jc w:val="center"/>
              <w:rPr>
                <w:color w:val="auto"/>
              </w:rPr>
            </w:pPr>
            <w:r w:rsidRPr="001A5891">
              <w:rPr>
                <w:color w:val="auto"/>
              </w:rPr>
              <w:t>188 (11.4)</w:t>
            </w:r>
          </w:p>
        </w:tc>
        <w:tc>
          <w:tcPr>
            <w:tcW w:w="1403" w:type="dxa"/>
            <w:tcBorders>
              <w:top w:val="nil"/>
              <w:bottom w:val="nil"/>
              <w:right w:val="single" w:sz="4" w:space="0" w:color="auto"/>
            </w:tcBorders>
            <w:noWrap/>
            <w:vAlign w:val="center"/>
            <w:hideMark/>
            <w:tcPrChange w:id="562" w:author="Maino Vieytes, Christian Augusto" w:date="2022-10-15T13:14:00Z">
              <w:tcPr>
                <w:tcW w:w="1167" w:type="dxa"/>
                <w:gridSpan w:val="2"/>
                <w:tcBorders>
                  <w:top w:val="nil"/>
                  <w:bottom w:val="nil"/>
                  <w:right w:val="single" w:sz="4" w:space="0" w:color="auto"/>
                </w:tcBorders>
                <w:noWrap/>
                <w:vAlign w:val="center"/>
                <w:hideMark/>
              </w:tcPr>
            </w:tcPrChange>
          </w:tcPr>
          <w:p w14:paraId="10D325F7" w14:textId="77777777" w:rsidR="00564903" w:rsidRPr="001A5891" w:rsidRDefault="00564903" w:rsidP="00564903">
            <w:pPr>
              <w:jc w:val="center"/>
              <w:rPr>
                <w:color w:val="auto"/>
              </w:rPr>
            </w:pPr>
            <w:r w:rsidRPr="001A5891">
              <w:rPr>
                <w:color w:val="auto"/>
              </w:rPr>
              <w:t>329 (21.9)</w:t>
            </w:r>
          </w:p>
        </w:tc>
        <w:tc>
          <w:tcPr>
            <w:tcW w:w="1152" w:type="dxa"/>
            <w:tcBorders>
              <w:top w:val="nil"/>
              <w:left w:val="single" w:sz="4" w:space="0" w:color="auto"/>
              <w:bottom w:val="nil"/>
            </w:tcBorders>
            <w:noWrap/>
            <w:vAlign w:val="center"/>
            <w:hideMark/>
            <w:tcPrChange w:id="563" w:author="Maino Vieytes, Christian Augusto" w:date="2022-10-15T13:14:00Z">
              <w:tcPr>
                <w:tcW w:w="1152" w:type="dxa"/>
                <w:gridSpan w:val="3"/>
                <w:tcBorders>
                  <w:top w:val="nil"/>
                  <w:left w:val="single" w:sz="4" w:space="0" w:color="auto"/>
                  <w:bottom w:val="nil"/>
                </w:tcBorders>
                <w:noWrap/>
                <w:vAlign w:val="center"/>
                <w:hideMark/>
              </w:tcPr>
            </w:tcPrChange>
          </w:tcPr>
          <w:p w14:paraId="0F643805" w14:textId="77777777" w:rsidR="00564903" w:rsidRPr="001A5891" w:rsidRDefault="00564903" w:rsidP="00564903">
            <w:pPr>
              <w:jc w:val="center"/>
              <w:rPr>
                <w:color w:val="auto"/>
              </w:rPr>
            </w:pPr>
            <w:r w:rsidRPr="001A5891">
              <w:rPr>
                <w:color w:val="auto"/>
              </w:rPr>
              <w:t>344 (20.6)</w:t>
            </w:r>
          </w:p>
        </w:tc>
        <w:tc>
          <w:tcPr>
            <w:tcW w:w="1350" w:type="dxa"/>
            <w:tcBorders>
              <w:top w:val="nil"/>
              <w:bottom w:val="nil"/>
              <w:right w:val="single" w:sz="4" w:space="0" w:color="auto"/>
            </w:tcBorders>
            <w:noWrap/>
            <w:vAlign w:val="center"/>
            <w:hideMark/>
            <w:tcPrChange w:id="564" w:author="Maino Vieytes, Christian Augusto" w:date="2022-10-15T13:14:00Z">
              <w:tcPr>
                <w:tcW w:w="1350" w:type="dxa"/>
                <w:gridSpan w:val="2"/>
                <w:tcBorders>
                  <w:top w:val="nil"/>
                  <w:bottom w:val="nil"/>
                  <w:right w:val="single" w:sz="4" w:space="0" w:color="auto"/>
                </w:tcBorders>
                <w:noWrap/>
                <w:vAlign w:val="center"/>
                <w:hideMark/>
              </w:tcPr>
            </w:tcPrChange>
          </w:tcPr>
          <w:p w14:paraId="12C5CFA4" w14:textId="77777777" w:rsidR="00564903" w:rsidRPr="001A5891" w:rsidRDefault="00564903" w:rsidP="00564903">
            <w:pPr>
              <w:jc w:val="center"/>
              <w:rPr>
                <w:color w:val="auto"/>
              </w:rPr>
            </w:pPr>
            <w:r w:rsidRPr="001A5891">
              <w:rPr>
                <w:color w:val="auto"/>
              </w:rPr>
              <w:t>173 (11.4)</w:t>
            </w:r>
          </w:p>
        </w:tc>
        <w:tc>
          <w:tcPr>
            <w:tcW w:w="1170" w:type="dxa"/>
            <w:tcBorders>
              <w:top w:val="nil"/>
              <w:left w:val="single" w:sz="4" w:space="0" w:color="auto"/>
              <w:bottom w:val="nil"/>
            </w:tcBorders>
            <w:noWrap/>
            <w:vAlign w:val="center"/>
            <w:hideMark/>
            <w:tcPrChange w:id="565" w:author="Maino Vieytes, Christian Augusto" w:date="2022-10-15T13:14:00Z">
              <w:tcPr>
                <w:tcW w:w="1170" w:type="dxa"/>
                <w:gridSpan w:val="3"/>
                <w:tcBorders>
                  <w:top w:val="nil"/>
                  <w:left w:val="single" w:sz="4" w:space="0" w:color="auto"/>
                  <w:bottom w:val="nil"/>
                </w:tcBorders>
                <w:noWrap/>
                <w:vAlign w:val="center"/>
                <w:hideMark/>
              </w:tcPr>
            </w:tcPrChange>
          </w:tcPr>
          <w:p w14:paraId="49BB866B" w14:textId="77777777" w:rsidR="00564903" w:rsidRPr="001A5891" w:rsidRDefault="00564903" w:rsidP="00564903">
            <w:pPr>
              <w:jc w:val="center"/>
              <w:rPr>
                <w:color w:val="auto"/>
              </w:rPr>
            </w:pPr>
            <w:r w:rsidRPr="001A5891">
              <w:rPr>
                <w:color w:val="auto"/>
              </w:rPr>
              <w:t>191 (11.4)</w:t>
            </w:r>
          </w:p>
        </w:tc>
        <w:tc>
          <w:tcPr>
            <w:tcW w:w="1170" w:type="dxa"/>
            <w:tcBorders>
              <w:top w:val="nil"/>
              <w:bottom w:val="nil"/>
              <w:right w:val="single" w:sz="4" w:space="0" w:color="auto"/>
            </w:tcBorders>
            <w:noWrap/>
            <w:vAlign w:val="center"/>
            <w:hideMark/>
            <w:tcPrChange w:id="566" w:author="Maino Vieytes, Christian Augusto" w:date="2022-10-15T13:14:00Z">
              <w:tcPr>
                <w:tcW w:w="1170" w:type="dxa"/>
                <w:gridSpan w:val="2"/>
                <w:tcBorders>
                  <w:top w:val="nil"/>
                  <w:bottom w:val="nil"/>
                  <w:right w:val="single" w:sz="4" w:space="0" w:color="auto"/>
                </w:tcBorders>
                <w:noWrap/>
                <w:vAlign w:val="center"/>
                <w:hideMark/>
              </w:tcPr>
            </w:tcPrChange>
          </w:tcPr>
          <w:p w14:paraId="3A20876B" w14:textId="77777777" w:rsidR="00564903" w:rsidRPr="001A5891" w:rsidRDefault="00564903" w:rsidP="00564903">
            <w:pPr>
              <w:jc w:val="center"/>
              <w:rPr>
                <w:color w:val="auto"/>
              </w:rPr>
            </w:pPr>
            <w:r w:rsidRPr="001A5891">
              <w:rPr>
                <w:color w:val="auto"/>
              </w:rPr>
              <w:t>326 (21.9)</w:t>
            </w:r>
          </w:p>
        </w:tc>
        <w:tc>
          <w:tcPr>
            <w:tcW w:w="1080" w:type="dxa"/>
            <w:tcBorders>
              <w:top w:val="nil"/>
              <w:left w:val="single" w:sz="4" w:space="0" w:color="auto"/>
              <w:bottom w:val="nil"/>
            </w:tcBorders>
            <w:noWrap/>
            <w:vAlign w:val="center"/>
            <w:hideMark/>
            <w:tcPrChange w:id="567" w:author="Maino Vieytes, Christian Augusto" w:date="2022-10-15T13:14:00Z">
              <w:tcPr>
                <w:tcW w:w="1080" w:type="dxa"/>
                <w:gridSpan w:val="3"/>
                <w:tcBorders>
                  <w:top w:val="nil"/>
                  <w:left w:val="single" w:sz="4" w:space="0" w:color="auto"/>
                  <w:bottom w:val="nil"/>
                </w:tcBorders>
                <w:noWrap/>
                <w:vAlign w:val="center"/>
                <w:hideMark/>
              </w:tcPr>
            </w:tcPrChange>
          </w:tcPr>
          <w:p w14:paraId="0CF7F7D4" w14:textId="77777777" w:rsidR="00564903" w:rsidRPr="001A5891" w:rsidRDefault="00564903" w:rsidP="00564903">
            <w:pPr>
              <w:jc w:val="center"/>
              <w:rPr>
                <w:color w:val="auto"/>
              </w:rPr>
            </w:pPr>
            <w:r w:rsidRPr="001A5891">
              <w:rPr>
                <w:color w:val="auto"/>
              </w:rPr>
              <w:t>179 (11.3)</w:t>
            </w:r>
          </w:p>
        </w:tc>
        <w:tc>
          <w:tcPr>
            <w:tcW w:w="1170" w:type="dxa"/>
            <w:tcBorders>
              <w:top w:val="nil"/>
              <w:bottom w:val="nil"/>
              <w:right w:val="single" w:sz="4" w:space="0" w:color="auto"/>
            </w:tcBorders>
            <w:noWrap/>
            <w:vAlign w:val="center"/>
            <w:hideMark/>
            <w:tcPrChange w:id="568" w:author="Maino Vieytes, Christian Augusto" w:date="2022-10-15T13:14:00Z">
              <w:tcPr>
                <w:tcW w:w="1170" w:type="dxa"/>
                <w:gridSpan w:val="2"/>
                <w:tcBorders>
                  <w:top w:val="nil"/>
                  <w:bottom w:val="nil"/>
                  <w:right w:val="single" w:sz="4" w:space="0" w:color="auto"/>
                </w:tcBorders>
                <w:noWrap/>
                <w:vAlign w:val="center"/>
                <w:hideMark/>
              </w:tcPr>
            </w:tcPrChange>
          </w:tcPr>
          <w:p w14:paraId="1FEB3F55" w14:textId="77777777" w:rsidR="00564903" w:rsidRPr="001A5891" w:rsidRDefault="00564903" w:rsidP="00564903">
            <w:pPr>
              <w:jc w:val="center"/>
              <w:rPr>
                <w:color w:val="auto"/>
              </w:rPr>
            </w:pPr>
            <w:r w:rsidRPr="001A5891">
              <w:rPr>
                <w:color w:val="auto"/>
              </w:rPr>
              <w:t>338 (21.9)</w:t>
            </w:r>
          </w:p>
        </w:tc>
        <w:tc>
          <w:tcPr>
            <w:tcW w:w="1170" w:type="dxa"/>
            <w:tcBorders>
              <w:top w:val="nil"/>
              <w:left w:val="single" w:sz="4" w:space="0" w:color="auto"/>
              <w:bottom w:val="nil"/>
            </w:tcBorders>
            <w:noWrap/>
            <w:vAlign w:val="center"/>
            <w:hideMark/>
            <w:tcPrChange w:id="569" w:author="Maino Vieytes, Christian Augusto" w:date="2022-10-15T13:14:00Z">
              <w:tcPr>
                <w:tcW w:w="1170" w:type="dxa"/>
                <w:gridSpan w:val="3"/>
                <w:tcBorders>
                  <w:top w:val="nil"/>
                  <w:left w:val="single" w:sz="4" w:space="0" w:color="auto"/>
                  <w:bottom w:val="nil"/>
                </w:tcBorders>
                <w:noWrap/>
                <w:vAlign w:val="center"/>
                <w:hideMark/>
              </w:tcPr>
            </w:tcPrChange>
          </w:tcPr>
          <w:p w14:paraId="1EE96604" w14:textId="77777777" w:rsidR="00564903" w:rsidRPr="001A5891" w:rsidRDefault="00564903" w:rsidP="00564903">
            <w:pPr>
              <w:jc w:val="center"/>
              <w:rPr>
                <w:color w:val="auto"/>
              </w:rPr>
            </w:pPr>
            <w:r w:rsidRPr="001A5891">
              <w:rPr>
                <w:color w:val="auto"/>
              </w:rPr>
              <w:t>284 (18.3)</w:t>
            </w:r>
          </w:p>
        </w:tc>
        <w:tc>
          <w:tcPr>
            <w:tcW w:w="1080" w:type="dxa"/>
            <w:tcBorders>
              <w:top w:val="nil"/>
              <w:bottom w:val="nil"/>
              <w:right w:val="single" w:sz="4" w:space="0" w:color="auto"/>
            </w:tcBorders>
            <w:noWrap/>
            <w:vAlign w:val="center"/>
            <w:hideMark/>
            <w:tcPrChange w:id="570" w:author="Maino Vieytes, Christian Augusto" w:date="2022-10-15T13:14:00Z">
              <w:tcPr>
                <w:tcW w:w="1080" w:type="dxa"/>
                <w:gridSpan w:val="2"/>
                <w:tcBorders>
                  <w:top w:val="nil"/>
                  <w:bottom w:val="nil"/>
                  <w:right w:val="single" w:sz="4" w:space="0" w:color="auto"/>
                </w:tcBorders>
                <w:noWrap/>
                <w:vAlign w:val="center"/>
                <w:hideMark/>
              </w:tcPr>
            </w:tcPrChange>
          </w:tcPr>
          <w:p w14:paraId="7AFB5B86" w14:textId="77777777" w:rsidR="00564903" w:rsidRPr="001A5891" w:rsidRDefault="00564903" w:rsidP="00564903">
            <w:pPr>
              <w:jc w:val="center"/>
              <w:rPr>
                <w:color w:val="auto"/>
              </w:rPr>
            </w:pPr>
            <w:r w:rsidRPr="001A5891">
              <w:rPr>
                <w:color w:val="auto"/>
              </w:rPr>
              <w:t>233 (14.8)</w:t>
            </w:r>
          </w:p>
        </w:tc>
        <w:tc>
          <w:tcPr>
            <w:tcW w:w="1170" w:type="dxa"/>
            <w:tcBorders>
              <w:top w:val="nil"/>
              <w:left w:val="single" w:sz="4" w:space="0" w:color="auto"/>
              <w:bottom w:val="nil"/>
            </w:tcBorders>
            <w:noWrap/>
            <w:vAlign w:val="center"/>
            <w:hideMark/>
            <w:tcPrChange w:id="571" w:author="Maino Vieytes, Christian Augusto" w:date="2022-10-15T13:14:00Z">
              <w:tcPr>
                <w:tcW w:w="1170" w:type="dxa"/>
                <w:gridSpan w:val="3"/>
                <w:tcBorders>
                  <w:top w:val="nil"/>
                  <w:left w:val="single" w:sz="4" w:space="0" w:color="auto"/>
                  <w:bottom w:val="nil"/>
                </w:tcBorders>
                <w:noWrap/>
                <w:vAlign w:val="center"/>
                <w:hideMark/>
              </w:tcPr>
            </w:tcPrChange>
          </w:tcPr>
          <w:p w14:paraId="17F32D1A" w14:textId="77777777" w:rsidR="00564903" w:rsidRPr="001A5891" w:rsidRDefault="00564903" w:rsidP="00564903">
            <w:pPr>
              <w:jc w:val="center"/>
              <w:rPr>
                <w:color w:val="auto"/>
              </w:rPr>
            </w:pPr>
            <w:r w:rsidRPr="001A5891">
              <w:rPr>
                <w:color w:val="auto"/>
              </w:rPr>
              <w:t>393 (24.5)</w:t>
            </w:r>
          </w:p>
        </w:tc>
        <w:tc>
          <w:tcPr>
            <w:tcW w:w="1267" w:type="dxa"/>
            <w:gridSpan w:val="2"/>
            <w:tcBorders>
              <w:top w:val="nil"/>
              <w:bottom w:val="nil"/>
            </w:tcBorders>
            <w:noWrap/>
            <w:vAlign w:val="center"/>
            <w:hideMark/>
            <w:tcPrChange w:id="572" w:author="Maino Vieytes, Christian Augusto" w:date="2022-10-15T13:14:00Z">
              <w:tcPr>
                <w:tcW w:w="1267" w:type="dxa"/>
                <w:gridSpan w:val="3"/>
                <w:tcBorders>
                  <w:top w:val="nil"/>
                  <w:bottom w:val="nil"/>
                </w:tcBorders>
                <w:noWrap/>
                <w:vAlign w:val="center"/>
                <w:hideMark/>
              </w:tcPr>
            </w:tcPrChange>
          </w:tcPr>
          <w:p w14:paraId="6715F704" w14:textId="77777777" w:rsidR="00564903" w:rsidRPr="001A5891" w:rsidRDefault="00564903" w:rsidP="00564903">
            <w:pPr>
              <w:jc w:val="center"/>
              <w:rPr>
                <w:color w:val="auto"/>
              </w:rPr>
            </w:pPr>
            <w:r w:rsidRPr="001A5891">
              <w:rPr>
                <w:color w:val="auto"/>
              </w:rPr>
              <w:t>124 (7.6)</w:t>
            </w:r>
          </w:p>
        </w:tc>
      </w:tr>
      <w:tr w:rsidR="001A5891" w:rsidRPr="001A5891" w14:paraId="5AF68777" w14:textId="77777777" w:rsidTr="004F2F9E">
        <w:trPr>
          <w:gridAfter w:val="1"/>
          <w:wAfter w:w="9" w:type="dxa"/>
          <w:trHeight w:val="320"/>
          <w:trPrChange w:id="573" w:author="Maino Vieytes, Christian Augusto" w:date="2022-10-15T13:14:00Z">
            <w:trPr>
              <w:gridAfter w:val="1"/>
              <w:trHeight w:val="320"/>
            </w:trPr>
          </w:trPrChange>
        </w:trPr>
        <w:tc>
          <w:tcPr>
            <w:tcW w:w="1586" w:type="dxa"/>
            <w:gridSpan w:val="4"/>
            <w:tcBorders>
              <w:top w:val="nil"/>
              <w:bottom w:val="nil"/>
            </w:tcBorders>
            <w:noWrap/>
            <w:vAlign w:val="center"/>
            <w:hideMark/>
            <w:tcPrChange w:id="574" w:author="Maino Vieytes, Christian Augusto" w:date="2022-10-15T13:14:00Z">
              <w:tcPr>
                <w:tcW w:w="1586" w:type="dxa"/>
                <w:gridSpan w:val="5"/>
                <w:tcBorders>
                  <w:top w:val="nil"/>
                  <w:bottom w:val="nil"/>
                </w:tcBorders>
                <w:noWrap/>
                <w:vAlign w:val="center"/>
                <w:hideMark/>
              </w:tcPr>
            </w:tcPrChange>
          </w:tcPr>
          <w:p w14:paraId="5F72DBBC" w14:textId="77777777" w:rsidR="00564903" w:rsidRPr="001A5891" w:rsidRDefault="00564903" w:rsidP="00564903">
            <w:pPr>
              <w:rPr>
                <w:color w:val="auto"/>
              </w:rPr>
            </w:pPr>
            <w:r w:rsidRPr="001A5891">
              <w:rPr>
                <w:color w:val="auto"/>
              </w:rPr>
              <w:t>Former</w:t>
            </w:r>
          </w:p>
        </w:tc>
        <w:tc>
          <w:tcPr>
            <w:tcW w:w="1281" w:type="dxa"/>
            <w:gridSpan w:val="3"/>
            <w:tcBorders>
              <w:top w:val="nil"/>
              <w:bottom w:val="nil"/>
            </w:tcBorders>
            <w:noWrap/>
            <w:vAlign w:val="center"/>
            <w:hideMark/>
            <w:tcPrChange w:id="575" w:author="Maino Vieytes, Christian Augusto" w:date="2022-10-15T13:14:00Z">
              <w:tcPr>
                <w:tcW w:w="1281" w:type="dxa"/>
                <w:gridSpan w:val="4"/>
                <w:tcBorders>
                  <w:top w:val="nil"/>
                  <w:bottom w:val="nil"/>
                </w:tcBorders>
                <w:noWrap/>
                <w:vAlign w:val="center"/>
                <w:hideMark/>
              </w:tcPr>
            </w:tcPrChange>
          </w:tcPr>
          <w:p w14:paraId="5464A2FF" w14:textId="77777777" w:rsidR="00564903" w:rsidRPr="001A5891" w:rsidRDefault="00564903" w:rsidP="00564903">
            <w:pPr>
              <w:jc w:val="center"/>
              <w:rPr>
                <w:color w:val="auto"/>
              </w:rPr>
            </w:pPr>
            <w:r w:rsidRPr="001A5891">
              <w:rPr>
                <w:color w:val="auto"/>
              </w:rPr>
              <w:t>724 (42.3)</w:t>
            </w:r>
          </w:p>
        </w:tc>
        <w:tc>
          <w:tcPr>
            <w:tcW w:w="1403" w:type="dxa"/>
            <w:tcBorders>
              <w:top w:val="nil"/>
              <w:bottom w:val="nil"/>
              <w:right w:val="single" w:sz="4" w:space="0" w:color="auto"/>
            </w:tcBorders>
            <w:noWrap/>
            <w:vAlign w:val="center"/>
            <w:hideMark/>
            <w:tcPrChange w:id="576" w:author="Maino Vieytes, Christian Augusto" w:date="2022-10-15T13:14:00Z">
              <w:tcPr>
                <w:tcW w:w="1167" w:type="dxa"/>
                <w:gridSpan w:val="2"/>
                <w:tcBorders>
                  <w:top w:val="nil"/>
                  <w:bottom w:val="nil"/>
                  <w:right w:val="single" w:sz="4" w:space="0" w:color="auto"/>
                </w:tcBorders>
                <w:noWrap/>
                <w:vAlign w:val="center"/>
                <w:hideMark/>
              </w:tcPr>
            </w:tcPrChange>
          </w:tcPr>
          <w:p w14:paraId="33CDF976" w14:textId="77777777" w:rsidR="00564903" w:rsidRPr="001A5891" w:rsidRDefault="00564903" w:rsidP="00564903">
            <w:pPr>
              <w:jc w:val="center"/>
              <w:rPr>
                <w:color w:val="auto"/>
              </w:rPr>
            </w:pPr>
            <w:r w:rsidRPr="001A5891">
              <w:rPr>
                <w:color w:val="auto"/>
              </w:rPr>
              <w:t>623 (35.2)</w:t>
            </w:r>
          </w:p>
        </w:tc>
        <w:tc>
          <w:tcPr>
            <w:tcW w:w="1152" w:type="dxa"/>
            <w:tcBorders>
              <w:top w:val="nil"/>
              <w:left w:val="single" w:sz="4" w:space="0" w:color="auto"/>
              <w:bottom w:val="nil"/>
            </w:tcBorders>
            <w:noWrap/>
            <w:vAlign w:val="center"/>
            <w:hideMark/>
            <w:tcPrChange w:id="577" w:author="Maino Vieytes, Christian Augusto" w:date="2022-10-15T13:14:00Z">
              <w:tcPr>
                <w:tcW w:w="1152" w:type="dxa"/>
                <w:gridSpan w:val="3"/>
                <w:tcBorders>
                  <w:top w:val="nil"/>
                  <w:left w:val="single" w:sz="4" w:space="0" w:color="auto"/>
                  <w:bottom w:val="nil"/>
                </w:tcBorders>
                <w:noWrap/>
                <w:vAlign w:val="center"/>
                <w:hideMark/>
              </w:tcPr>
            </w:tcPrChange>
          </w:tcPr>
          <w:p w14:paraId="7FE80220" w14:textId="77777777" w:rsidR="00564903" w:rsidRPr="001A5891" w:rsidRDefault="00564903" w:rsidP="00564903">
            <w:pPr>
              <w:jc w:val="center"/>
              <w:rPr>
                <w:color w:val="auto"/>
              </w:rPr>
            </w:pPr>
            <w:r w:rsidRPr="001A5891">
              <w:rPr>
                <w:color w:val="auto"/>
              </w:rPr>
              <w:t>628 (36.3)</w:t>
            </w:r>
          </w:p>
        </w:tc>
        <w:tc>
          <w:tcPr>
            <w:tcW w:w="1350" w:type="dxa"/>
            <w:tcBorders>
              <w:top w:val="nil"/>
              <w:bottom w:val="nil"/>
              <w:right w:val="single" w:sz="4" w:space="0" w:color="auto"/>
            </w:tcBorders>
            <w:noWrap/>
            <w:vAlign w:val="center"/>
            <w:hideMark/>
            <w:tcPrChange w:id="578" w:author="Maino Vieytes, Christian Augusto" w:date="2022-10-15T13:14:00Z">
              <w:tcPr>
                <w:tcW w:w="1350" w:type="dxa"/>
                <w:gridSpan w:val="2"/>
                <w:tcBorders>
                  <w:top w:val="nil"/>
                  <w:bottom w:val="nil"/>
                  <w:right w:val="single" w:sz="4" w:space="0" w:color="auto"/>
                </w:tcBorders>
                <w:noWrap/>
                <w:vAlign w:val="center"/>
                <w:hideMark/>
              </w:tcPr>
            </w:tcPrChange>
          </w:tcPr>
          <w:p w14:paraId="02A672CD" w14:textId="77777777" w:rsidR="00564903" w:rsidRPr="001A5891" w:rsidRDefault="00564903" w:rsidP="00564903">
            <w:pPr>
              <w:jc w:val="center"/>
              <w:rPr>
                <w:color w:val="auto"/>
              </w:rPr>
            </w:pPr>
            <w:r w:rsidRPr="001A5891">
              <w:rPr>
                <w:color w:val="auto"/>
              </w:rPr>
              <w:t>719 (42.0)</w:t>
            </w:r>
          </w:p>
        </w:tc>
        <w:tc>
          <w:tcPr>
            <w:tcW w:w="1170" w:type="dxa"/>
            <w:tcBorders>
              <w:top w:val="nil"/>
              <w:left w:val="single" w:sz="4" w:space="0" w:color="auto"/>
              <w:bottom w:val="nil"/>
            </w:tcBorders>
            <w:noWrap/>
            <w:vAlign w:val="center"/>
            <w:hideMark/>
            <w:tcPrChange w:id="579" w:author="Maino Vieytes, Christian Augusto" w:date="2022-10-15T13:14:00Z">
              <w:tcPr>
                <w:tcW w:w="1170" w:type="dxa"/>
                <w:gridSpan w:val="3"/>
                <w:tcBorders>
                  <w:top w:val="nil"/>
                  <w:left w:val="single" w:sz="4" w:space="0" w:color="auto"/>
                  <w:bottom w:val="nil"/>
                </w:tcBorders>
                <w:noWrap/>
                <w:vAlign w:val="center"/>
                <w:hideMark/>
              </w:tcPr>
            </w:tcPrChange>
          </w:tcPr>
          <w:p w14:paraId="468EC89C" w14:textId="77777777" w:rsidR="00564903" w:rsidRPr="001A5891" w:rsidRDefault="00564903" w:rsidP="00564903">
            <w:pPr>
              <w:jc w:val="center"/>
              <w:rPr>
                <w:color w:val="auto"/>
              </w:rPr>
            </w:pPr>
            <w:r w:rsidRPr="001A5891">
              <w:rPr>
                <w:color w:val="auto"/>
              </w:rPr>
              <w:t>712 (42.6)</w:t>
            </w:r>
          </w:p>
        </w:tc>
        <w:tc>
          <w:tcPr>
            <w:tcW w:w="1170" w:type="dxa"/>
            <w:tcBorders>
              <w:top w:val="nil"/>
              <w:bottom w:val="nil"/>
              <w:right w:val="single" w:sz="4" w:space="0" w:color="auto"/>
            </w:tcBorders>
            <w:noWrap/>
            <w:vAlign w:val="center"/>
            <w:hideMark/>
            <w:tcPrChange w:id="580" w:author="Maino Vieytes, Christian Augusto" w:date="2022-10-15T13:14:00Z">
              <w:tcPr>
                <w:tcW w:w="1170" w:type="dxa"/>
                <w:gridSpan w:val="2"/>
                <w:tcBorders>
                  <w:top w:val="nil"/>
                  <w:bottom w:val="nil"/>
                  <w:right w:val="single" w:sz="4" w:space="0" w:color="auto"/>
                </w:tcBorders>
                <w:noWrap/>
                <w:vAlign w:val="center"/>
                <w:hideMark/>
              </w:tcPr>
            </w:tcPrChange>
          </w:tcPr>
          <w:p w14:paraId="6EB2F3F8" w14:textId="77777777" w:rsidR="00564903" w:rsidRPr="001A5891" w:rsidRDefault="00564903" w:rsidP="00564903">
            <w:pPr>
              <w:jc w:val="center"/>
              <w:rPr>
                <w:color w:val="auto"/>
              </w:rPr>
            </w:pPr>
            <w:r w:rsidRPr="001A5891">
              <w:rPr>
                <w:color w:val="auto"/>
              </w:rPr>
              <w:t>635 (34.8)</w:t>
            </w:r>
          </w:p>
        </w:tc>
        <w:tc>
          <w:tcPr>
            <w:tcW w:w="1080" w:type="dxa"/>
            <w:tcBorders>
              <w:top w:val="nil"/>
              <w:left w:val="single" w:sz="4" w:space="0" w:color="auto"/>
              <w:bottom w:val="nil"/>
            </w:tcBorders>
            <w:noWrap/>
            <w:vAlign w:val="center"/>
            <w:hideMark/>
            <w:tcPrChange w:id="581" w:author="Maino Vieytes, Christian Augusto" w:date="2022-10-15T13:14:00Z">
              <w:tcPr>
                <w:tcW w:w="1080" w:type="dxa"/>
                <w:gridSpan w:val="3"/>
                <w:tcBorders>
                  <w:top w:val="nil"/>
                  <w:left w:val="single" w:sz="4" w:space="0" w:color="auto"/>
                  <w:bottom w:val="nil"/>
                </w:tcBorders>
                <w:noWrap/>
                <w:vAlign w:val="center"/>
                <w:hideMark/>
              </w:tcPr>
            </w:tcPrChange>
          </w:tcPr>
          <w:p w14:paraId="62466621" w14:textId="77777777" w:rsidR="00564903" w:rsidRPr="001A5891" w:rsidRDefault="00564903" w:rsidP="00564903">
            <w:pPr>
              <w:jc w:val="center"/>
              <w:rPr>
                <w:color w:val="auto"/>
              </w:rPr>
            </w:pPr>
            <w:r w:rsidRPr="001A5891">
              <w:rPr>
                <w:color w:val="auto"/>
              </w:rPr>
              <w:t>727 (43.0)</w:t>
            </w:r>
          </w:p>
        </w:tc>
        <w:tc>
          <w:tcPr>
            <w:tcW w:w="1170" w:type="dxa"/>
            <w:tcBorders>
              <w:top w:val="nil"/>
              <w:bottom w:val="nil"/>
              <w:right w:val="single" w:sz="4" w:space="0" w:color="auto"/>
            </w:tcBorders>
            <w:noWrap/>
            <w:vAlign w:val="center"/>
            <w:hideMark/>
            <w:tcPrChange w:id="582" w:author="Maino Vieytes, Christian Augusto" w:date="2022-10-15T13:14:00Z">
              <w:tcPr>
                <w:tcW w:w="1170" w:type="dxa"/>
                <w:gridSpan w:val="2"/>
                <w:tcBorders>
                  <w:top w:val="nil"/>
                  <w:bottom w:val="nil"/>
                  <w:right w:val="single" w:sz="4" w:space="0" w:color="auto"/>
                </w:tcBorders>
                <w:noWrap/>
                <w:vAlign w:val="center"/>
                <w:hideMark/>
              </w:tcPr>
            </w:tcPrChange>
          </w:tcPr>
          <w:p w14:paraId="41C8F5B3" w14:textId="77777777" w:rsidR="00564903" w:rsidRPr="001A5891" w:rsidRDefault="00564903" w:rsidP="00564903">
            <w:pPr>
              <w:jc w:val="center"/>
              <w:rPr>
                <w:color w:val="auto"/>
              </w:rPr>
            </w:pPr>
            <w:r w:rsidRPr="001A5891">
              <w:rPr>
                <w:color w:val="auto"/>
              </w:rPr>
              <w:t>620 (34.4)</w:t>
            </w:r>
          </w:p>
        </w:tc>
        <w:tc>
          <w:tcPr>
            <w:tcW w:w="1170" w:type="dxa"/>
            <w:tcBorders>
              <w:top w:val="nil"/>
              <w:left w:val="single" w:sz="4" w:space="0" w:color="auto"/>
              <w:bottom w:val="nil"/>
            </w:tcBorders>
            <w:noWrap/>
            <w:vAlign w:val="center"/>
            <w:hideMark/>
            <w:tcPrChange w:id="583" w:author="Maino Vieytes, Christian Augusto" w:date="2022-10-15T13:14:00Z">
              <w:tcPr>
                <w:tcW w:w="1170" w:type="dxa"/>
                <w:gridSpan w:val="3"/>
                <w:tcBorders>
                  <w:top w:val="nil"/>
                  <w:left w:val="single" w:sz="4" w:space="0" w:color="auto"/>
                  <w:bottom w:val="nil"/>
                </w:tcBorders>
                <w:noWrap/>
                <w:vAlign w:val="center"/>
                <w:hideMark/>
              </w:tcPr>
            </w:tcPrChange>
          </w:tcPr>
          <w:p w14:paraId="5586BB94" w14:textId="77777777" w:rsidR="00564903" w:rsidRPr="001A5891" w:rsidRDefault="00564903" w:rsidP="00564903">
            <w:pPr>
              <w:jc w:val="center"/>
              <w:rPr>
                <w:color w:val="auto"/>
              </w:rPr>
            </w:pPr>
            <w:r w:rsidRPr="001A5891">
              <w:rPr>
                <w:color w:val="auto"/>
              </w:rPr>
              <w:t>664 (38.6)</w:t>
            </w:r>
          </w:p>
        </w:tc>
        <w:tc>
          <w:tcPr>
            <w:tcW w:w="1080" w:type="dxa"/>
            <w:tcBorders>
              <w:top w:val="nil"/>
              <w:bottom w:val="nil"/>
              <w:right w:val="single" w:sz="4" w:space="0" w:color="auto"/>
            </w:tcBorders>
            <w:noWrap/>
            <w:vAlign w:val="center"/>
            <w:hideMark/>
            <w:tcPrChange w:id="584" w:author="Maino Vieytes, Christian Augusto" w:date="2022-10-15T13:14:00Z">
              <w:tcPr>
                <w:tcW w:w="1080" w:type="dxa"/>
                <w:gridSpan w:val="2"/>
                <w:tcBorders>
                  <w:top w:val="nil"/>
                  <w:bottom w:val="nil"/>
                  <w:right w:val="single" w:sz="4" w:space="0" w:color="auto"/>
                </w:tcBorders>
                <w:noWrap/>
                <w:vAlign w:val="center"/>
                <w:hideMark/>
              </w:tcPr>
            </w:tcPrChange>
          </w:tcPr>
          <w:p w14:paraId="2CD6F7A8" w14:textId="77777777" w:rsidR="00564903" w:rsidRPr="001A5891" w:rsidRDefault="00564903" w:rsidP="00564903">
            <w:pPr>
              <w:jc w:val="center"/>
              <w:rPr>
                <w:color w:val="auto"/>
              </w:rPr>
            </w:pPr>
            <w:r w:rsidRPr="001A5891">
              <w:rPr>
                <w:color w:val="auto"/>
              </w:rPr>
              <w:t>683 (39.2)</w:t>
            </w:r>
          </w:p>
        </w:tc>
        <w:tc>
          <w:tcPr>
            <w:tcW w:w="1170" w:type="dxa"/>
            <w:tcBorders>
              <w:top w:val="nil"/>
              <w:left w:val="single" w:sz="4" w:space="0" w:color="auto"/>
              <w:bottom w:val="nil"/>
            </w:tcBorders>
            <w:noWrap/>
            <w:vAlign w:val="center"/>
            <w:hideMark/>
            <w:tcPrChange w:id="585" w:author="Maino Vieytes, Christian Augusto" w:date="2022-10-15T13:14:00Z">
              <w:tcPr>
                <w:tcW w:w="1170" w:type="dxa"/>
                <w:gridSpan w:val="3"/>
                <w:tcBorders>
                  <w:top w:val="nil"/>
                  <w:left w:val="single" w:sz="4" w:space="0" w:color="auto"/>
                  <w:bottom w:val="nil"/>
                </w:tcBorders>
                <w:noWrap/>
                <w:vAlign w:val="center"/>
                <w:hideMark/>
              </w:tcPr>
            </w:tcPrChange>
          </w:tcPr>
          <w:p w14:paraId="4DE7A82B" w14:textId="77777777" w:rsidR="00564903" w:rsidRPr="001A5891" w:rsidRDefault="00564903" w:rsidP="00564903">
            <w:pPr>
              <w:jc w:val="center"/>
              <w:rPr>
                <w:color w:val="auto"/>
              </w:rPr>
            </w:pPr>
            <w:r w:rsidRPr="001A5891">
              <w:rPr>
                <w:color w:val="auto"/>
              </w:rPr>
              <w:t>670 (37.8)</w:t>
            </w:r>
          </w:p>
        </w:tc>
        <w:tc>
          <w:tcPr>
            <w:tcW w:w="1267" w:type="dxa"/>
            <w:gridSpan w:val="2"/>
            <w:tcBorders>
              <w:top w:val="nil"/>
              <w:bottom w:val="nil"/>
            </w:tcBorders>
            <w:noWrap/>
            <w:vAlign w:val="center"/>
            <w:hideMark/>
            <w:tcPrChange w:id="586" w:author="Maino Vieytes, Christian Augusto" w:date="2022-10-15T13:14:00Z">
              <w:tcPr>
                <w:tcW w:w="1267" w:type="dxa"/>
                <w:gridSpan w:val="3"/>
                <w:tcBorders>
                  <w:top w:val="nil"/>
                  <w:bottom w:val="nil"/>
                </w:tcBorders>
                <w:noWrap/>
                <w:vAlign w:val="center"/>
                <w:hideMark/>
              </w:tcPr>
            </w:tcPrChange>
          </w:tcPr>
          <w:p w14:paraId="4B2B660B" w14:textId="77777777" w:rsidR="00564903" w:rsidRPr="001A5891" w:rsidRDefault="00564903" w:rsidP="00564903">
            <w:pPr>
              <w:jc w:val="center"/>
              <w:rPr>
                <w:color w:val="auto"/>
              </w:rPr>
            </w:pPr>
            <w:r w:rsidRPr="001A5891">
              <w:rPr>
                <w:color w:val="auto"/>
              </w:rPr>
              <w:t>677 (40.1)</w:t>
            </w:r>
          </w:p>
        </w:tc>
      </w:tr>
      <w:tr w:rsidR="001A5891" w:rsidRPr="001A5891" w14:paraId="49B3A17B" w14:textId="77777777" w:rsidTr="004F2F9E">
        <w:trPr>
          <w:gridAfter w:val="1"/>
          <w:wAfter w:w="9" w:type="dxa"/>
          <w:trHeight w:val="320"/>
          <w:trPrChange w:id="58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588" w:author="Maino Vieytes, Christian Augusto" w:date="2022-10-15T13:14:00Z">
              <w:tcPr>
                <w:tcW w:w="1586" w:type="dxa"/>
                <w:gridSpan w:val="5"/>
                <w:tcBorders>
                  <w:top w:val="nil"/>
                  <w:bottom w:val="single" w:sz="4" w:space="0" w:color="auto"/>
                </w:tcBorders>
                <w:noWrap/>
                <w:vAlign w:val="center"/>
                <w:hideMark/>
              </w:tcPr>
            </w:tcPrChange>
          </w:tcPr>
          <w:p w14:paraId="3EB7C768" w14:textId="77777777" w:rsidR="00564903" w:rsidRPr="001A5891" w:rsidRDefault="00564903" w:rsidP="00564903">
            <w:pPr>
              <w:rPr>
                <w:color w:val="auto"/>
              </w:rPr>
            </w:pPr>
            <w:r w:rsidRPr="001A5891">
              <w:rPr>
                <w:color w:val="auto"/>
              </w:rPr>
              <w:lastRenderedPageBreak/>
              <w:t>Never</w:t>
            </w:r>
          </w:p>
        </w:tc>
        <w:tc>
          <w:tcPr>
            <w:tcW w:w="1281" w:type="dxa"/>
            <w:gridSpan w:val="3"/>
            <w:tcBorders>
              <w:top w:val="nil"/>
              <w:bottom w:val="single" w:sz="4" w:space="0" w:color="auto"/>
            </w:tcBorders>
            <w:noWrap/>
            <w:vAlign w:val="center"/>
            <w:hideMark/>
            <w:tcPrChange w:id="589" w:author="Maino Vieytes, Christian Augusto" w:date="2022-10-15T13:14:00Z">
              <w:tcPr>
                <w:tcW w:w="1281" w:type="dxa"/>
                <w:gridSpan w:val="4"/>
                <w:tcBorders>
                  <w:top w:val="nil"/>
                  <w:bottom w:val="single" w:sz="4" w:space="0" w:color="auto"/>
                </w:tcBorders>
                <w:noWrap/>
                <w:vAlign w:val="center"/>
                <w:hideMark/>
              </w:tcPr>
            </w:tcPrChange>
          </w:tcPr>
          <w:p w14:paraId="2B69BF31" w14:textId="77777777" w:rsidR="00564903" w:rsidRPr="001A5891" w:rsidRDefault="00564903" w:rsidP="00564903">
            <w:pPr>
              <w:jc w:val="center"/>
              <w:rPr>
                <w:color w:val="auto"/>
              </w:rPr>
            </w:pPr>
            <w:r w:rsidRPr="001A5891">
              <w:rPr>
                <w:color w:val="auto"/>
              </w:rPr>
              <w:t>745 (46.3)</w:t>
            </w:r>
          </w:p>
        </w:tc>
        <w:tc>
          <w:tcPr>
            <w:tcW w:w="1403" w:type="dxa"/>
            <w:tcBorders>
              <w:top w:val="nil"/>
              <w:bottom w:val="single" w:sz="4" w:space="0" w:color="auto"/>
              <w:right w:val="single" w:sz="4" w:space="0" w:color="auto"/>
            </w:tcBorders>
            <w:noWrap/>
            <w:vAlign w:val="center"/>
            <w:hideMark/>
            <w:tcPrChange w:id="590"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12D88F8C" w14:textId="77777777" w:rsidR="00564903" w:rsidRPr="001A5891" w:rsidRDefault="00564903" w:rsidP="00564903">
            <w:pPr>
              <w:jc w:val="center"/>
              <w:rPr>
                <w:color w:val="auto"/>
              </w:rPr>
            </w:pPr>
            <w:r w:rsidRPr="001A5891">
              <w:rPr>
                <w:color w:val="auto"/>
              </w:rPr>
              <w:t>706 (43.0)</w:t>
            </w:r>
          </w:p>
        </w:tc>
        <w:tc>
          <w:tcPr>
            <w:tcW w:w="1152" w:type="dxa"/>
            <w:tcBorders>
              <w:top w:val="nil"/>
              <w:left w:val="single" w:sz="4" w:space="0" w:color="auto"/>
              <w:bottom w:val="single" w:sz="4" w:space="0" w:color="auto"/>
            </w:tcBorders>
            <w:noWrap/>
            <w:vAlign w:val="center"/>
            <w:hideMark/>
            <w:tcPrChange w:id="591"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907B20C" w14:textId="77777777" w:rsidR="00564903" w:rsidRPr="001A5891" w:rsidRDefault="00564903" w:rsidP="00564903">
            <w:pPr>
              <w:jc w:val="center"/>
              <w:rPr>
                <w:color w:val="auto"/>
              </w:rPr>
            </w:pPr>
            <w:r w:rsidRPr="001A5891">
              <w:rPr>
                <w:color w:val="auto"/>
              </w:rPr>
              <w:t>685 (43.1)</w:t>
            </w:r>
          </w:p>
        </w:tc>
        <w:tc>
          <w:tcPr>
            <w:tcW w:w="1350" w:type="dxa"/>
            <w:tcBorders>
              <w:top w:val="nil"/>
              <w:bottom w:val="single" w:sz="4" w:space="0" w:color="auto"/>
              <w:right w:val="single" w:sz="4" w:space="0" w:color="auto"/>
            </w:tcBorders>
            <w:noWrap/>
            <w:vAlign w:val="center"/>
            <w:hideMark/>
            <w:tcPrChange w:id="592"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7463513" w14:textId="77777777" w:rsidR="00564903" w:rsidRPr="001A5891" w:rsidRDefault="00564903" w:rsidP="00564903">
            <w:pPr>
              <w:jc w:val="center"/>
              <w:rPr>
                <w:color w:val="auto"/>
              </w:rPr>
            </w:pPr>
            <w:r w:rsidRPr="001A5891">
              <w:rPr>
                <w:color w:val="auto"/>
              </w:rPr>
              <w:t>766 (46.6)</w:t>
            </w:r>
          </w:p>
        </w:tc>
        <w:tc>
          <w:tcPr>
            <w:tcW w:w="1170" w:type="dxa"/>
            <w:tcBorders>
              <w:top w:val="nil"/>
              <w:left w:val="single" w:sz="4" w:space="0" w:color="auto"/>
              <w:bottom w:val="single" w:sz="4" w:space="0" w:color="auto"/>
            </w:tcBorders>
            <w:noWrap/>
            <w:vAlign w:val="center"/>
            <w:hideMark/>
            <w:tcPrChange w:id="59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6EF504" w14:textId="77777777" w:rsidR="00564903" w:rsidRPr="001A5891" w:rsidRDefault="00564903" w:rsidP="00564903">
            <w:pPr>
              <w:jc w:val="center"/>
              <w:rPr>
                <w:color w:val="auto"/>
              </w:rPr>
            </w:pPr>
            <w:r w:rsidRPr="001A5891">
              <w:rPr>
                <w:color w:val="auto"/>
              </w:rPr>
              <w:t>754 (46.0)</w:t>
            </w:r>
          </w:p>
        </w:tc>
        <w:tc>
          <w:tcPr>
            <w:tcW w:w="1170" w:type="dxa"/>
            <w:tcBorders>
              <w:top w:val="nil"/>
              <w:bottom w:val="single" w:sz="4" w:space="0" w:color="auto"/>
              <w:right w:val="single" w:sz="4" w:space="0" w:color="auto"/>
            </w:tcBorders>
            <w:noWrap/>
            <w:vAlign w:val="center"/>
            <w:hideMark/>
            <w:tcPrChange w:id="59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ABA6F80" w14:textId="77777777" w:rsidR="00564903" w:rsidRPr="001A5891" w:rsidRDefault="00564903" w:rsidP="00564903">
            <w:pPr>
              <w:jc w:val="center"/>
              <w:rPr>
                <w:color w:val="auto"/>
              </w:rPr>
            </w:pPr>
            <w:r w:rsidRPr="001A5891">
              <w:rPr>
                <w:color w:val="auto"/>
              </w:rPr>
              <w:t>697 (43.3)</w:t>
            </w:r>
          </w:p>
        </w:tc>
        <w:tc>
          <w:tcPr>
            <w:tcW w:w="1080" w:type="dxa"/>
            <w:tcBorders>
              <w:top w:val="nil"/>
              <w:left w:val="single" w:sz="4" w:space="0" w:color="auto"/>
              <w:bottom w:val="single" w:sz="4" w:space="0" w:color="auto"/>
            </w:tcBorders>
            <w:noWrap/>
            <w:vAlign w:val="center"/>
            <w:hideMark/>
            <w:tcPrChange w:id="595"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4D543B32" w14:textId="77777777" w:rsidR="00564903" w:rsidRPr="001A5891" w:rsidRDefault="00564903" w:rsidP="00564903">
            <w:pPr>
              <w:jc w:val="center"/>
              <w:rPr>
                <w:color w:val="auto"/>
              </w:rPr>
            </w:pPr>
            <w:r w:rsidRPr="001A5891">
              <w:rPr>
                <w:color w:val="auto"/>
              </w:rPr>
              <w:t>750 (45.7)</w:t>
            </w:r>
          </w:p>
        </w:tc>
        <w:tc>
          <w:tcPr>
            <w:tcW w:w="1170" w:type="dxa"/>
            <w:tcBorders>
              <w:top w:val="nil"/>
              <w:bottom w:val="single" w:sz="4" w:space="0" w:color="auto"/>
              <w:right w:val="single" w:sz="4" w:space="0" w:color="auto"/>
            </w:tcBorders>
            <w:noWrap/>
            <w:vAlign w:val="center"/>
            <w:hideMark/>
            <w:tcPrChange w:id="59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36FC1C2" w14:textId="77777777" w:rsidR="00564903" w:rsidRPr="001A5891" w:rsidRDefault="00564903" w:rsidP="00564903">
            <w:pPr>
              <w:jc w:val="center"/>
              <w:rPr>
                <w:color w:val="auto"/>
              </w:rPr>
            </w:pPr>
            <w:r w:rsidRPr="001A5891">
              <w:rPr>
                <w:color w:val="auto"/>
              </w:rPr>
              <w:t>701 (43.6)</w:t>
            </w:r>
          </w:p>
        </w:tc>
        <w:tc>
          <w:tcPr>
            <w:tcW w:w="1170" w:type="dxa"/>
            <w:tcBorders>
              <w:top w:val="nil"/>
              <w:left w:val="single" w:sz="4" w:space="0" w:color="auto"/>
              <w:bottom w:val="single" w:sz="4" w:space="0" w:color="auto"/>
            </w:tcBorders>
            <w:noWrap/>
            <w:vAlign w:val="center"/>
            <w:hideMark/>
            <w:tcPrChange w:id="59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1690C16" w14:textId="77777777" w:rsidR="00564903" w:rsidRPr="001A5891" w:rsidRDefault="00564903" w:rsidP="00564903">
            <w:pPr>
              <w:jc w:val="center"/>
              <w:rPr>
                <w:color w:val="auto"/>
              </w:rPr>
            </w:pPr>
            <w:r w:rsidRPr="001A5891">
              <w:rPr>
                <w:color w:val="auto"/>
              </w:rPr>
              <w:t>709 (43.2)</w:t>
            </w:r>
          </w:p>
        </w:tc>
        <w:tc>
          <w:tcPr>
            <w:tcW w:w="1080" w:type="dxa"/>
            <w:tcBorders>
              <w:top w:val="nil"/>
              <w:bottom w:val="single" w:sz="4" w:space="0" w:color="auto"/>
              <w:right w:val="single" w:sz="4" w:space="0" w:color="auto"/>
            </w:tcBorders>
            <w:noWrap/>
            <w:vAlign w:val="center"/>
            <w:hideMark/>
            <w:tcPrChange w:id="598"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16019551" w14:textId="77777777" w:rsidR="00564903" w:rsidRPr="001A5891" w:rsidRDefault="00564903" w:rsidP="00564903">
            <w:pPr>
              <w:jc w:val="center"/>
              <w:rPr>
                <w:color w:val="auto"/>
              </w:rPr>
            </w:pPr>
            <w:r w:rsidRPr="001A5891">
              <w:rPr>
                <w:color w:val="auto"/>
              </w:rPr>
              <w:t>742 (46.0)</w:t>
            </w:r>
          </w:p>
        </w:tc>
        <w:tc>
          <w:tcPr>
            <w:tcW w:w="1170" w:type="dxa"/>
            <w:tcBorders>
              <w:top w:val="nil"/>
              <w:left w:val="single" w:sz="4" w:space="0" w:color="auto"/>
              <w:bottom w:val="single" w:sz="4" w:space="0" w:color="auto"/>
            </w:tcBorders>
            <w:noWrap/>
            <w:vAlign w:val="center"/>
            <w:hideMark/>
            <w:tcPrChange w:id="59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C9F86D" w14:textId="77777777" w:rsidR="00564903" w:rsidRPr="001A5891" w:rsidRDefault="00564903" w:rsidP="00564903">
            <w:pPr>
              <w:jc w:val="center"/>
              <w:rPr>
                <w:color w:val="auto"/>
              </w:rPr>
            </w:pPr>
            <w:r w:rsidRPr="001A5891">
              <w:rPr>
                <w:color w:val="auto"/>
              </w:rPr>
              <w:t>594 (37.7)</w:t>
            </w:r>
          </w:p>
        </w:tc>
        <w:tc>
          <w:tcPr>
            <w:tcW w:w="1267" w:type="dxa"/>
            <w:gridSpan w:val="2"/>
            <w:tcBorders>
              <w:top w:val="nil"/>
              <w:bottom w:val="single" w:sz="4" w:space="0" w:color="auto"/>
            </w:tcBorders>
            <w:noWrap/>
            <w:vAlign w:val="center"/>
            <w:hideMark/>
            <w:tcPrChange w:id="600" w:author="Maino Vieytes, Christian Augusto" w:date="2022-10-15T13:14:00Z">
              <w:tcPr>
                <w:tcW w:w="1267" w:type="dxa"/>
                <w:gridSpan w:val="3"/>
                <w:tcBorders>
                  <w:top w:val="nil"/>
                  <w:bottom w:val="single" w:sz="4" w:space="0" w:color="auto"/>
                </w:tcBorders>
                <w:noWrap/>
                <w:vAlign w:val="center"/>
                <w:hideMark/>
              </w:tcPr>
            </w:tcPrChange>
          </w:tcPr>
          <w:p w14:paraId="404C49AF" w14:textId="77777777" w:rsidR="00564903" w:rsidRPr="001A5891" w:rsidRDefault="00564903" w:rsidP="00564903">
            <w:pPr>
              <w:jc w:val="center"/>
              <w:rPr>
                <w:color w:val="auto"/>
              </w:rPr>
            </w:pPr>
            <w:r w:rsidRPr="001A5891">
              <w:rPr>
                <w:color w:val="auto"/>
              </w:rPr>
              <w:t>857 (52.2)</w:t>
            </w:r>
          </w:p>
        </w:tc>
      </w:tr>
      <w:tr w:rsidR="001A5891" w:rsidRPr="001A5891" w14:paraId="02764931" w14:textId="77777777" w:rsidTr="004F2F9E">
        <w:trPr>
          <w:gridAfter w:val="1"/>
          <w:wAfter w:w="9" w:type="dxa"/>
          <w:trHeight w:val="320"/>
          <w:trPrChange w:id="601"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602" w:author="Maino Vieytes, Christian Augusto" w:date="2022-10-15T13:14:00Z">
              <w:tcPr>
                <w:tcW w:w="1586" w:type="dxa"/>
                <w:gridSpan w:val="5"/>
                <w:tcBorders>
                  <w:top w:val="single" w:sz="4" w:space="0" w:color="auto"/>
                  <w:bottom w:val="nil"/>
                </w:tcBorders>
                <w:noWrap/>
                <w:vAlign w:val="center"/>
              </w:tcPr>
            </w:tcPrChange>
          </w:tcPr>
          <w:p w14:paraId="0B46BC89" w14:textId="77777777" w:rsidR="00564903" w:rsidRPr="001A5891" w:rsidRDefault="00564903" w:rsidP="00564903">
            <w:pPr>
              <w:rPr>
                <w:color w:val="auto"/>
              </w:rPr>
            </w:pPr>
            <w:r w:rsidRPr="001A5891">
              <w:rPr>
                <w:color w:val="auto"/>
              </w:rPr>
              <w:t>Alcohol Use</w:t>
            </w:r>
          </w:p>
        </w:tc>
        <w:tc>
          <w:tcPr>
            <w:tcW w:w="1281" w:type="dxa"/>
            <w:gridSpan w:val="3"/>
            <w:tcBorders>
              <w:top w:val="single" w:sz="4" w:space="0" w:color="auto"/>
              <w:bottom w:val="nil"/>
            </w:tcBorders>
            <w:noWrap/>
            <w:vAlign w:val="center"/>
            <w:tcPrChange w:id="603" w:author="Maino Vieytes, Christian Augusto" w:date="2022-10-15T13:14:00Z">
              <w:tcPr>
                <w:tcW w:w="1281" w:type="dxa"/>
                <w:gridSpan w:val="4"/>
                <w:tcBorders>
                  <w:top w:val="single" w:sz="4" w:space="0" w:color="auto"/>
                  <w:bottom w:val="nil"/>
                </w:tcBorders>
                <w:noWrap/>
                <w:vAlign w:val="center"/>
              </w:tcPr>
            </w:tcPrChange>
          </w:tcPr>
          <w:p w14:paraId="33BB86D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604"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3C31EE3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605"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628C2EE2"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606"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36EF86D1" w14:textId="77777777" w:rsidR="00564903" w:rsidRPr="001A5891" w:rsidRDefault="00564903" w:rsidP="00564903">
            <w:pPr>
              <w:jc w:val="center"/>
              <w:rPr>
                <w:color w:val="auto"/>
              </w:rPr>
            </w:pPr>
            <w:r w:rsidRPr="001A5891">
              <w:rPr>
                <w:color w:val="auto"/>
              </w:rPr>
              <w:t>*</w:t>
            </w:r>
          </w:p>
        </w:tc>
        <w:tc>
          <w:tcPr>
            <w:tcW w:w="1170" w:type="dxa"/>
            <w:tcBorders>
              <w:top w:val="single" w:sz="4" w:space="0" w:color="auto"/>
              <w:left w:val="single" w:sz="4" w:space="0" w:color="auto"/>
              <w:bottom w:val="nil"/>
            </w:tcBorders>
            <w:noWrap/>
            <w:vAlign w:val="center"/>
            <w:tcPrChange w:id="607"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E13DD4A"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608"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B1D1FC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609"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2759ACA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610"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364055F6"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611"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D2E7E0E"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612"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5BA6C80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613"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2855D3A6"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614" w:author="Maino Vieytes, Christian Augusto" w:date="2022-10-15T13:14:00Z">
              <w:tcPr>
                <w:tcW w:w="1267" w:type="dxa"/>
                <w:gridSpan w:val="3"/>
                <w:tcBorders>
                  <w:top w:val="single" w:sz="4" w:space="0" w:color="auto"/>
                  <w:bottom w:val="nil"/>
                </w:tcBorders>
                <w:noWrap/>
                <w:vAlign w:val="center"/>
              </w:tcPr>
            </w:tcPrChange>
          </w:tcPr>
          <w:p w14:paraId="7FA545DE" w14:textId="77777777" w:rsidR="00564903" w:rsidRPr="001A5891" w:rsidRDefault="00564903" w:rsidP="00564903">
            <w:pPr>
              <w:jc w:val="center"/>
              <w:rPr>
                <w:color w:val="auto"/>
              </w:rPr>
            </w:pPr>
          </w:p>
        </w:tc>
      </w:tr>
      <w:tr w:rsidR="001A5891" w:rsidRPr="001A5891" w14:paraId="67E47D41" w14:textId="77777777" w:rsidTr="004F2F9E">
        <w:trPr>
          <w:gridAfter w:val="1"/>
          <w:wAfter w:w="9" w:type="dxa"/>
          <w:trHeight w:val="320"/>
          <w:trPrChange w:id="615" w:author="Maino Vieytes, Christian Augusto" w:date="2022-10-15T13:14:00Z">
            <w:trPr>
              <w:gridAfter w:val="1"/>
              <w:trHeight w:val="320"/>
            </w:trPr>
          </w:trPrChange>
        </w:trPr>
        <w:tc>
          <w:tcPr>
            <w:tcW w:w="1586" w:type="dxa"/>
            <w:gridSpan w:val="4"/>
            <w:tcBorders>
              <w:top w:val="nil"/>
              <w:bottom w:val="nil"/>
            </w:tcBorders>
            <w:noWrap/>
            <w:vAlign w:val="center"/>
            <w:tcPrChange w:id="616" w:author="Maino Vieytes, Christian Augusto" w:date="2022-10-15T13:14:00Z">
              <w:tcPr>
                <w:tcW w:w="1586" w:type="dxa"/>
                <w:gridSpan w:val="5"/>
                <w:tcBorders>
                  <w:top w:val="nil"/>
                  <w:bottom w:val="nil"/>
                </w:tcBorders>
                <w:noWrap/>
                <w:vAlign w:val="center"/>
              </w:tcPr>
            </w:tcPrChange>
          </w:tcPr>
          <w:p w14:paraId="0EE293E0" w14:textId="77777777" w:rsidR="00564903" w:rsidRPr="001A5891" w:rsidRDefault="00564903" w:rsidP="00564903">
            <w:pPr>
              <w:rPr>
                <w:color w:val="auto"/>
              </w:rPr>
            </w:pPr>
            <w:r w:rsidRPr="001A5891">
              <w:rPr>
                <w:color w:val="auto"/>
              </w:rPr>
              <w:t>Heavy</w:t>
            </w:r>
          </w:p>
        </w:tc>
        <w:tc>
          <w:tcPr>
            <w:tcW w:w="1281" w:type="dxa"/>
            <w:gridSpan w:val="3"/>
            <w:tcBorders>
              <w:top w:val="nil"/>
              <w:bottom w:val="nil"/>
            </w:tcBorders>
            <w:noWrap/>
            <w:vAlign w:val="center"/>
            <w:tcPrChange w:id="617" w:author="Maino Vieytes, Christian Augusto" w:date="2022-10-15T13:14:00Z">
              <w:tcPr>
                <w:tcW w:w="1281" w:type="dxa"/>
                <w:gridSpan w:val="4"/>
                <w:tcBorders>
                  <w:top w:val="nil"/>
                  <w:bottom w:val="nil"/>
                </w:tcBorders>
                <w:noWrap/>
                <w:vAlign w:val="center"/>
              </w:tcPr>
            </w:tcPrChange>
          </w:tcPr>
          <w:p w14:paraId="254FBF43" w14:textId="77777777" w:rsidR="00564903" w:rsidRPr="001A5891" w:rsidRDefault="00564903" w:rsidP="00564903">
            <w:pPr>
              <w:jc w:val="center"/>
              <w:rPr>
                <w:color w:val="auto"/>
              </w:rPr>
            </w:pPr>
            <w:r w:rsidRPr="001A5891">
              <w:rPr>
                <w:color w:val="auto"/>
              </w:rPr>
              <w:t>214 (16.3)</w:t>
            </w:r>
          </w:p>
        </w:tc>
        <w:tc>
          <w:tcPr>
            <w:tcW w:w="1403" w:type="dxa"/>
            <w:tcBorders>
              <w:top w:val="nil"/>
              <w:bottom w:val="nil"/>
              <w:right w:val="single" w:sz="4" w:space="0" w:color="auto"/>
            </w:tcBorders>
            <w:noWrap/>
            <w:vAlign w:val="center"/>
            <w:tcPrChange w:id="618" w:author="Maino Vieytes, Christian Augusto" w:date="2022-10-15T13:14:00Z">
              <w:tcPr>
                <w:tcW w:w="1167" w:type="dxa"/>
                <w:gridSpan w:val="2"/>
                <w:tcBorders>
                  <w:top w:val="nil"/>
                  <w:bottom w:val="nil"/>
                  <w:right w:val="single" w:sz="4" w:space="0" w:color="auto"/>
                </w:tcBorders>
                <w:noWrap/>
                <w:vAlign w:val="center"/>
              </w:tcPr>
            </w:tcPrChange>
          </w:tcPr>
          <w:p w14:paraId="7F69315F" w14:textId="77777777" w:rsidR="00564903" w:rsidRPr="001A5891" w:rsidRDefault="00564903" w:rsidP="00564903">
            <w:pPr>
              <w:jc w:val="center"/>
              <w:rPr>
                <w:color w:val="auto"/>
              </w:rPr>
            </w:pPr>
            <w:r w:rsidRPr="001A5891">
              <w:rPr>
                <w:color w:val="auto"/>
              </w:rPr>
              <w:t>109 (9.1)</w:t>
            </w:r>
          </w:p>
        </w:tc>
        <w:tc>
          <w:tcPr>
            <w:tcW w:w="1152" w:type="dxa"/>
            <w:tcBorders>
              <w:top w:val="nil"/>
              <w:left w:val="single" w:sz="4" w:space="0" w:color="auto"/>
              <w:bottom w:val="nil"/>
            </w:tcBorders>
            <w:noWrap/>
            <w:vAlign w:val="center"/>
            <w:tcPrChange w:id="619" w:author="Maino Vieytes, Christian Augusto" w:date="2022-10-15T13:14:00Z">
              <w:tcPr>
                <w:tcW w:w="1152" w:type="dxa"/>
                <w:gridSpan w:val="3"/>
                <w:tcBorders>
                  <w:top w:val="nil"/>
                  <w:left w:val="single" w:sz="4" w:space="0" w:color="auto"/>
                  <w:bottom w:val="nil"/>
                </w:tcBorders>
                <w:noWrap/>
                <w:vAlign w:val="center"/>
              </w:tcPr>
            </w:tcPrChange>
          </w:tcPr>
          <w:p w14:paraId="01980705" w14:textId="77777777" w:rsidR="00564903" w:rsidRPr="001A5891" w:rsidRDefault="00564903" w:rsidP="00564903">
            <w:pPr>
              <w:jc w:val="center"/>
              <w:rPr>
                <w:color w:val="auto"/>
              </w:rPr>
            </w:pPr>
            <w:r w:rsidRPr="001A5891">
              <w:rPr>
                <w:color w:val="auto"/>
              </w:rPr>
              <w:t>242 (18.9)</w:t>
            </w:r>
          </w:p>
        </w:tc>
        <w:tc>
          <w:tcPr>
            <w:tcW w:w="1350" w:type="dxa"/>
            <w:tcBorders>
              <w:top w:val="nil"/>
              <w:bottom w:val="nil"/>
              <w:right w:val="single" w:sz="4" w:space="0" w:color="auto"/>
            </w:tcBorders>
            <w:noWrap/>
            <w:vAlign w:val="center"/>
            <w:tcPrChange w:id="620" w:author="Maino Vieytes, Christian Augusto" w:date="2022-10-15T13:14:00Z">
              <w:tcPr>
                <w:tcW w:w="1350" w:type="dxa"/>
                <w:gridSpan w:val="2"/>
                <w:tcBorders>
                  <w:top w:val="nil"/>
                  <w:bottom w:val="nil"/>
                  <w:right w:val="single" w:sz="4" w:space="0" w:color="auto"/>
                </w:tcBorders>
                <w:noWrap/>
                <w:vAlign w:val="center"/>
              </w:tcPr>
            </w:tcPrChange>
          </w:tcPr>
          <w:p w14:paraId="405207E2" w14:textId="77777777" w:rsidR="00564903" w:rsidRPr="001A5891" w:rsidRDefault="00564903" w:rsidP="00564903">
            <w:pPr>
              <w:jc w:val="center"/>
              <w:rPr>
                <w:color w:val="auto"/>
              </w:rPr>
            </w:pPr>
            <w:r w:rsidRPr="001A5891">
              <w:rPr>
                <w:color w:val="auto"/>
              </w:rPr>
              <w:t>81 (5.6)</w:t>
            </w:r>
          </w:p>
        </w:tc>
        <w:tc>
          <w:tcPr>
            <w:tcW w:w="1170" w:type="dxa"/>
            <w:tcBorders>
              <w:top w:val="nil"/>
              <w:left w:val="single" w:sz="4" w:space="0" w:color="auto"/>
              <w:bottom w:val="nil"/>
            </w:tcBorders>
            <w:noWrap/>
            <w:vAlign w:val="center"/>
            <w:tcPrChange w:id="621" w:author="Maino Vieytes, Christian Augusto" w:date="2022-10-15T13:14:00Z">
              <w:tcPr>
                <w:tcW w:w="1170" w:type="dxa"/>
                <w:gridSpan w:val="3"/>
                <w:tcBorders>
                  <w:top w:val="nil"/>
                  <w:left w:val="single" w:sz="4" w:space="0" w:color="auto"/>
                  <w:bottom w:val="nil"/>
                </w:tcBorders>
                <w:noWrap/>
                <w:vAlign w:val="center"/>
              </w:tcPr>
            </w:tcPrChange>
          </w:tcPr>
          <w:p w14:paraId="2605445E" w14:textId="77777777" w:rsidR="00564903" w:rsidRPr="001A5891" w:rsidRDefault="00564903" w:rsidP="00564903">
            <w:pPr>
              <w:jc w:val="center"/>
              <w:rPr>
                <w:color w:val="auto"/>
              </w:rPr>
            </w:pPr>
            <w:r w:rsidRPr="001A5891">
              <w:rPr>
                <w:color w:val="auto"/>
              </w:rPr>
              <w:t>265 (20.7)</w:t>
            </w:r>
          </w:p>
        </w:tc>
        <w:tc>
          <w:tcPr>
            <w:tcW w:w="1170" w:type="dxa"/>
            <w:tcBorders>
              <w:top w:val="nil"/>
              <w:bottom w:val="nil"/>
              <w:right w:val="single" w:sz="4" w:space="0" w:color="auto"/>
            </w:tcBorders>
            <w:noWrap/>
            <w:vAlign w:val="center"/>
            <w:tcPrChange w:id="622" w:author="Maino Vieytes, Christian Augusto" w:date="2022-10-15T13:14:00Z">
              <w:tcPr>
                <w:tcW w:w="1170" w:type="dxa"/>
                <w:gridSpan w:val="2"/>
                <w:tcBorders>
                  <w:top w:val="nil"/>
                  <w:bottom w:val="nil"/>
                  <w:right w:val="single" w:sz="4" w:space="0" w:color="auto"/>
                </w:tcBorders>
                <w:noWrap/>
                <w:vAlign w:val="center"/>
              </w:tcPr>
            </w:tcPrChange>
          </w:tcPr>
          <w:p w14:paraId="331C923B" w14:textId="77777777" w:rsidR="00564903" w:rsidRPr="001A5891" w:rsidRDefault="00564903" w:rsidP="00564903">
            <w:pPr>
              <w:jc w:val="center"/>
              <w:rPr>
                <w:color w:val="auto"/>
              </w:rPr>
            </w:pPr>
            <w:r w:rsidRPr="001A5891">
              <w:rPr>
                <w:color w:val="auto"/>
              </w:rPr>
              <w:t>58 (4.2)</w:t>
            </w:r>
          </w:p>
        </w:tc>
        <w:tc>
          <w:tcPr>
            <w:tcW w:w="1080" w:type="dxa"/>
            <w:tcBorders>
              <w:top w:val="nil"/>
              <w:left w:val="single" w:sz="4" w:space="0" w:color="auto"/>
              <w:bottom w:val="nil"/>
            </w:tcBorders>
            <w:noWrap/>
            <w:vAlign w:val="center"/>
            <w:tcPrChange w:id="623" w:author="Maino Vieytes, Christian Augusto" w:date="2022-10-15T13:14:00Z">
              <w:tcPr>
                <w:tcW w:w="1080" w:type="dxa"/>
                <w:gridSpan w:val="3"/>
                <w:tcBorders>
                  <w:top w:val="nil"/>
                  <w:left w:val="single" w:sz="4" w:space="0" w:color="auto"/>
                  <w:bottom w:val="nil"/>
                </w:tcBorders>
                <w:noWrap/>
                <w:vAlign w:val="center"/>
              </w:tcPr>
            </w:tcPrChange>
          </w:tcPr>
          <w:p w14:paraId="6A22B13B" w14:textId="77777777" w:rsidR="00564903" w:rsidRPr="001A5891" w:rsidRDefault="00564903" w:rsidP="00564903">
            <w:pPr>
              <w:jc w:val="center"/>
              <w:rPr>
                <w:color w:val="auto"/>
              </w:rPr>
            </w:pPr>
            <w:r w:rsidRPr="001A5891">
              <w:rPr>
                <w:color w:val="auto"/>
              </w:rPr>
              <w:t>206 (16.1)</w:t>
            </w:r>
          </w:p>
        </w:tc>
        <w:tc>
          <w:tcPr>
            <w:tcW w:w="1170" w:type="dxa"/>
            <w:tcBorders>
              <w:top w:val="nil"/>
              <w:bottom w:val="nil"/>
              <w:right w:val="single" w:sz="4" w:space="0" w:color="auto"/>
            </w:tcBorders>
            <w:noWrap/>
            <w:vAlign w:val="center"/>
            <w:tcPrChange w:id="624" w:author="Maino Vieytes, Christian Augusto" w:date="2022-10-15T13:14:00Z">
              <w:tcPr>
                <w:tcW w:w="1170" w:type="dxa"/>
                <w:gridSpan w:val="2"/>
                <w:tcBorders>
                  <w:top w:val="nil"/>
                  <w:bottom w:val="nil"/>
                  <w:right w:val="single" w:sz="4" w:space="0" w:color="auto"/>
                </w:tcBorders>
                <w:noWrap/>
                <w:vAlign w:val="center"/>
              </w:tcPr>
            </w:tcPrChange>
          </w:tcPr>
          <w:p w14:paraId="4FF60F6E" w14:textId="77777777" w:rsidR="00564903" w:rsidRPr="001A5891" w:rsidRDefault="00564903" w:rsidP="00564903">
            <w:pPr>
              <w:jc w:val="center"/>
              <w:rPr>
                <w:color w:val="auto"/>
              </w:rPr>
            </w:pPr>
            <w:r w:rsidRPr="001A5891">
              <w:rPr>
                <w:color w:val="auto"/>
              </w:rPr>
              <w:t>117 (9.3)</w:t>
            </w:r>
          </w:p>
        </w:tc>
        <w:tc>
          <w:tcPr>
            <w:tcW w:w="1170" w:type="dxa"/>
            <w:tcBorders>
              <w:top w:val="nil"/>
              <w:left w:val="single" w:sz="4" w:space="0" w:color="auto"/>
              <w:bottom w:val="nil"/>
            </w:tcBorders>
            <w:noWrap/>
            <w:vAlign w:val="center"/>
            <w:tcPrChange w:id="625" w:author="Maino Vieytes, Christian Augusto" w:date="2022-10-15T13:14:00Z">
              <w:tcPr>
                <w:tcW w:w="1170" w:type="dxa"/>
                <w:gridSpan w:val="3"/>
                <w:tcBorders>
                  <w:top w:val="nil"/>
                  <w:left w:val="single" w:sz="4" w:space="0" w:color="auto"/>
                  <w:bottom w:val="nil"/>
                </w:tcBorders>
                <w:noWrap/>
                <w:vAlign w:val="center"/>
              </w:tcPr>
            </w:tcPrChange>
          </w:tcPr>
          <w:p w14:paraId="2DBAD77D" w14:textId="77777777" w:rsidR="00564903" w:rsidRPr="001A5891" w:rsidRDefault="00564903" w:rsidP="00564903">
            <w:pPr>
              <w:jc w:val="center"/>
              <w:rPr>
                <w:color w:val="auto"/>
              </w:rPr>
            </w:pPr>
            <w:r w:rsidRPr="001A5891">
              <w:rPr>
                <w:color w:val="auto"/>
              </w:rPr>
              <w:t>227 (19.9)</w:t>
            </w:r>
          </w:p>
        </w:tc>
        <w:tc>
          <w:tcPr>
            <w:tcW w:w="1080" w:type="dxa"/>
            <w:tcBorders>
              <w:top w:val="nil"/>
              <w:bottom w:val="nil"/>
              <w:right w:val="single" w:sz="4" w:space="0" w:color="auto"/>
            </w:tcBorders>
            <w:noWrap/>
            <w:vAlign w:val="center"/>
            <w:tcPrChange w:id="626" w:author="Maino Vieytes, Christian Augusto" w:date="2022-10-15T13:14:00Z">
              <w:tcPr>
                <w:tcW w:w="1080" w:type="dxa"/>
                <w:gridSpan w:val="2"/>
                <w:tcBorders>
                  <w:top w:val="nil"/>
                  <w:bottom w:val="nil"/>
                  <w:right w:val="single" w:sz="4" w:space="0" w:color="auto"/>
                </w:tcBorders>
                <w:noWrap/>
                <w:vAlign w:val="center"/>
              </w:tcPr>
            </w:tcPrChange>
          </w:tcPr>
          <w:p w14:paraId="73E998CB" w14:textId="77777777" w:rsidR="00564903" w:rsidRPr="001A5891" w:rsidRDefault="00564903" w:rsidP="00564903">
            <w:pPr>
              <w:jc w:val="center"/>
              <w:rPr>
                <w:color w:val="auto"/>
              </w:rPr>
            </w:pPr>
            <w:r w:rsidRPr="001A5891">
              <w:rPr>
                <w:color w:val="auto"/>
              </w:rPr>
              <w:t>96 (6.9)</w:t>
            </w:r>
          </w:p>
        </w:tc>
        <w:tc>
          <w:tcPr>
            <w:tcW w:w="1170" w:type="dxa"/>
            <w:tcBorders>
              <w:top w:val="nil"/>
              <w:left w:val="single" w:sz="4" w:space="0" w:color="auto"/>
              <w:bottom w:val="nil"/>
            </w:tcBorders>
            <w:noWrap/>
            <w:vAlign w:val="center"/>
            <w:tcPrChange w:id="627" w:author="Maino Vieytes, Christian Augusto" w:date="2022-10-15T13:14:00Z">
              <w:tcPr>
                <w:tcW w:w="1170" w:type="dxa"/>
                <w:gridSpan w:val="3"/>
                <w:tcBorders>
                  <w:top w:val="nil"/>
                  <w:left w:val="single" w:sz="4" w:space="0" w:color="auto"/>
                  <w:bottom w:val="nil"/>
                </w:tcBorders>
                <w:noWrap/>
                <w:vAlign w:val="center"/>
              </w:tcPr>
            </w:tcPrChange>
          </w:tcPr>
          <w:p w14:paraId="6397A166" w14:textId="77777777" w:rsidR="00564903" w:rsidRPr="001A5891" w:rsidRDefault="00564903" w:rsidP="00564903">
            <w:pPr>
              <w:jc w:val="center"/>
              <w:rPr>
                <w:color w:val="auto"/>
              </w:rPr>
            </w:pPr>
            <w:r w:rsidRPr="001A5891">
              <w:rPr>
                <w:color w:val="auto"/>
              </w:rPr>
              <w:t>207 (15.2)</w:t>
            </w:r>
          </w:p>
        </w:tc>
        <w:tc>
          <w:tcPr>
            <w:tcW w:w="1267" w:type="dxa"/>
            <w:gridSpan w:val="2"/>
            <w:tcBorders>
              <w:top w:val="nil"/>
              <w:bottom w:val="nil"/>
            </w:tcBorders>
            <w:noWrap/>
            <w:vAlign w:val="center"/>
            <w:tcPrChange w:id="628" w:author="Maino Vieytes, Christian Augusto" w:date="2022-10-15T13:14:00Z">
              <w:tcPr>
                <w:tcW w:w="1267" w:type="dxa"/>
                <w:gridSpan w:val="3"/>
                <w:tcBorders>
                  <w:top w:val="nil"/>
                  <w:bottom w:val="nil"/>
                </w:tcBorders>
                <w:noWrap/>
                <w:vAlign w:val="center"/>
              </w:tcPr>
            </w:tcPrChange>
          </w:tcPr>
          <w:p w14:paraId="4B17B76C" w14:textId="77777777" w:rsidR="00564903" w:rsidRPr="001A5891" w:rsidRDefault="00564903" w:rsidP="00564903">
            <w:pPr>
              <w:jc w:val="center"/>
              <w:rPr>
                <w:color w:val="auto"/>
              </w:rPr>
            </w:pPr>
            <w:r w:rsidRPr="001A5891">
              <w:rPr>
                <w:color w:val="auto"/>
              </w:rPr>
              <w:t>116 (10.2)</w:t>
            </w:r>
          </w:p>
        </w:tc>
      </w:tr>
      <w:tr w:rsidR="001A5891" w:rsidRPr="001A5891" w14:paraId="241C055B" w14:textId="77777777" w:rsidTr="004F2F9E">
        <w:trPr>
          <w:gridAfter w:val="1"/>
          <w:wAfter w:w="9" w:type="dxa"/>
          <w:trHeight w:val="320"/>
          <w:trPrChange w:id="629" w:author="Maino Vieytes, Christian Augusto" w:date="2022-10-15T13:14:00Z">
            <w:trPr>
              <w:gridAfter w:val="1"/>
              <w:trHeight w:val="320"/>
            </w:trPr>
          </w:trPrChange>
        </w:trPr>
        <w:tc>
          <w:tcPr>
            <w:tcW w:w="1586" w:type="dxa"/>
            <w:gridSpan w:val="4"/>
            <w:tcBorders>
              <w:top w:val="nil"/>
              <w:bottom w:val="nil"/>
            </w:tcBorders>
            <w:noWrap/>
            <w:vAlign w:val="center"/>
            <w:tcPrChange w:id="630" w:author="Maino Vieytes, Christian Augusto" w:date="2022-10-15T13:14:00Z">
              <w:tcPr>
                <w:tcW w:w="1586" w:type="dxa"/>
                <w:gridSpan w:val="5"/>
                <w:tcBorders>
                  <w:top w:val="nil"/>
                  <w:bottom w:val="nil"/>
                </w:tcBorders>
                <w:noWrap/>
                <w:vAlign w:val="center"/>
              </w:tcPr>
            </w:tcPrChange>
          </w:tcPr>
          <w:p w14:paraId="43A60A58" w14:textId="77777777" w:rsidR="00564903" w:rsidRPr="001A5891" w:rsidRDefault="00564903" w:rsidP="00564903">
            <w:pPr>
              <w:rPr>
                <w:color w:val="auto"/>
              </w:rPr>
            </w:pPr>
            <w:r w:rsidRPr="001A5891">
              <w:rPr>
                <w:color w:val="auto"/>
              </w:rPr>
              <w:t>Moderate</w:t>
            </w:r>
          </w:p>
        </w:tc>
        <w:tc>
          <w:tcPr>
            <w:tcW w:w="1281" w:type="dxa"/>
            <w:gridSpan w:val="3"/>
            <w:tcBorders>
              <w:top w:val="nil"/>
              <w:bottom w:val="nil"/>
            </w:tcBorders>
            <w:noWrap/>
            <w:vAlign w:val="center"/>
            <w:tcPrChange w:id="631" w:author="Maino Vieytes, Christian Augusto" w:date="2022-10-15T13:14:00Z">
              <w:tcPr>
                <w:tcW w:w="1281" w:type="dxa"/>
                <w:gridSpan w:val="4"/>
                <w:tcBorders>
                  <w:top w:val="nil"/>
                  <w:bottom w:val="nil"/>
                </w:tcBorders>
                <w:noWrap/>
                <w:vAlign w:val="center"/>
              </w:tcPr>
            </w:tcPrChange>
          </w:tcPr>
          <w:p w14:paraId="53E7A2BE" w14:textId="77777777" w:rsidR="00564903" w:rsidRPr="001A5891" w:rsidRDefault="00564903" w:rsidP="00564903">
            <w:pPr>
              <w:jc w:val="center"/>
              <w:rPr>
                <w:color w:val="auto"/>
              </w:rPr>
            </w:pPr>
            <w:r w:rsidRPr="001A5891">
              <w:rPr>
                <w:color w:val="auto"/>
              </w:rPr>
              <w:t>272 (16.3)</w:t>
            </w:r>
          </w:p>
        </w:tc>
        <w:tc>
          <w:tcPr>
            <w:tcW w:w="1403" w:type="dxa"/>
            <w:tcBorders>
              <w:top w:val="nil"/>
              <w:bottom w:val="nil"/>
              <w:right w:val="single" w:sz="4" w:space="0" w:color="auto"/>
            </w:tcBorders>
            <w:noWrap/>
            <w:vAlign w:val="center"/>
            <w:tcPrChange w:id="632" w:author="Maino Vieytes, Christian Augusto" w:date="2022-10-15T13:14:00Z">
              <w:tcPr>
                <w:tcW w:w="1167" w:type="dxa"/>
                <w:gridSpan w:val="2"/>
                <w:tcBorders>
                  <w:top w:val="nil"/>
                  <w:bottom w:val="nil"/>
                  <w:right w:val="single" w:sz="4" w:space="0" w:color="auto"/>
                </w:tcBorders>
                <w:noWrap/>
                <w:vAlign w:val="center"/>
              </w:tcPr>
            </w:tcPrChange>
          </w:tcPr>
          <w:p w14:paraId="785B2584" w14:textId="77777777" w:rsidR="00564903" w:rsidRPr="001A5891" w:rsidRDefault="00564903" w:rsidP="00564903">
            <w:pPr>
              <w:jc w:val="center"/>
              <w:rPr>
                <w:color w:val="auto"/>
              </w:rPr>
            </w:pPr>
            <w:r w:rsidRPr="001A5891">
              <w:rPr>
                <w:color w:val="auto"/>
              </w:rPr>
              <w:t>226 (15.9)</w:t>
            </w:r>
          </w:p>
        </w:tc>
        <w:tc>
          <w:tcPr>
            <w:tcW w:w="1152" w:type="dxa"/>
            <w:tcBorders>
              <w:top w:val="nil"/>
              <w:left w:val="single" w:sz="4" w:space="0" w:color="auto"/>
              <w:bottom w:val="nil"/>
            </w:tcBorders>
            <w:noWrap/>
            <w:vAlign w:val="center"/>
            <w:tcPrChange w:id="633" w:author="Maino Vieytes, Christian Augusto" w:date="2022-10-15T13:14:00Z">
              <w:tcPr>
                <w:tcW w:w="1152" w:type="dxa"/>
                <w:gridSpan w:val="3"/>
                <w:tcBorders>
                  <w:top w:val="nil"/>
                  <w:left w:val="single" w:sz="4" w:space="0" w:color="auto"/>
                  <w:bottom w:val="nil"/>
                </w:tcBorders>
                <w:noWrap/>
                <w:vAlign w:val="center"/>
              </w:tcPr>
            </w:tcPrChange>
          </w:tcPr>
          <w:p w14:paraId="5BBB38A1" w14:textId="77777777" w:rsidR="00564903" w:rsidRPr="001A5891" w:rsidRDefault="00564903" w:rsidP="00564903">
            <w:pPr>
              <w:jc w:val="center"/>
              <w:rPr>
                <w:color w:val="auto"/>
              </w:rPr>
            </w:pPr>
            <w:r w:rsidRPr="001A5891">
              <w:rPr>
                <w:color w:val="auto"/>
              </w:rPr>
              <w:t>264 (17.2)</w:t>
            </w:r>
          </w:p>
        </w:tc>
        <w:tc>
          <w:tcPr>
            <w:tcW w:w="1350" w:type="dxa"/>
            <w:tcBorders>
              <w:top w:val="nil"/>
              <w:bottom w:val="nil"/>
              <w:right w:val="single" w:sz="4" w:space="0" w:color="auto"/>
            </w:tcBorders>
            <w:noWrap/>
            <w:vAlign w:val="center"/>
            <w:tcPrChange w:id="634" w:author="Maino Vieytes, Christian Augusto" w:date="2022-10-15T13:14:00Z">
              <w:tcPr>
                <w:tcW w:w="1350" w:type="dxa"/>
                <w:gridSpan w:val="2"/>
                <w:tcBorders>
                  <w:top w:val="nil"/>
                  <w:bottom w:val="nil"/>
                  <w:right w:val="single" w:sz="4" w:space="0" w:color="auto"/>
                </w:tcBorders>
                <w:noWrap/>
                <w:vAlign w:val="center"/>
              </w:tcPr>
            </w:tcPrChange>
          </w:tcPr>
          <w:p w14:paraId="3878661C" w14:textId="77777777" w:rsidR="00564903" w:rsidRPr="001A5891" w:rsidRDefault="00564903" w:rsidP="00564903">
            <w:pPr>
              <w:jc w:val="center"/>
              <w:rPr>
                <w:color w:val="auto"/>
              </w:rPr>
            </w:pPr>
            <w:r w:rsidRPr="001A5891">
              <w:rPr>
                <w:color w:val="auto"/>
              </w:rPr>
              <w:t>234 (14.8)</w:t>
            </w:r>
          </w:p>
        </w:tc>
        <w:tc>
          <w:tcPr>
            <w:tcW w:w="1170" w:type="dxa"/>
            <w:tcBorders>
              <w:top w:val="nil"/>
              <w:left w:val="single" w:sz="4" w:space="0" w:color="auto"/>
              <w:bottom w:val="nil"/>
            </w:tcBorders>
            <w:noWrap/>
            <w:vAlign w:val="center"/>
            <w:tcPrChange w:id="635" w:author="Maino Vieytes, Christian Augusto" w:date="2022-10-15T13:14:00Z">
              <w:tcPr>
                <w:tcW w:w="1170" w:type="dxa"/>
                <w:gridSpan w:val="3"/>
                <w:tcBorders>
                  <w:top w:val="nil"/>
                  <w:left w:val="single" w:sz="4" w:space="0" w:color="auto"/>
                  <w:bottom w:val="nil"/>
                </w:tcBorders>
                <w:noWrap/>
                <w:vAlign w:val="center"/>
              </w:tcPr>
            </w:tcPrChange>
          </w:tcPr>
          <w:p w14:paraId="7DF2100B" w14:textId="77777777" w:rsidR="00564903" w:rsidRPr="001A5891" w:rsidRDefault="00564903" w:rsidP="00564903">
            <w:pPr>
              <w:jc w:val="center"/>
              <w:rPr>
                <w:color w:val="auto"/>
              </w:rPr>
            </w:pPr>
            <w:r w:rsidRPr="001A5891">
              <w:rPr>
                <w:color w:val="auto"/>
              </w:rPr>
              <w:t>294 (17.3)</w:t>
            </w:r>
          </w:p>
        </w:tc>
        <w:tc>
          <w:tcPr>
            <w:tcW w:w="1170" w:type="dxa"/>
            <w:tcBorders>
              <w:top w:val="nil"/>
              <w:bottom w:val="nil"/>
              <w:right w:val="single" w:sz="4" w:space="0" w:color="auto"/>
            </w:tcBorders>
            <w:noWrap/>
            <w:vAlign w:val="center"/>
            <w:tcPrChange w:id="636" w:author="Maino Vieytes, Christian Augusto" w:date="2022-10-15T13:14:00Z">
              <w:tcPr>
                <w:tcW w:w="1170" w:type="dxa"/>
                <w:gridSpan w:val="2"/>
                <w:tcBorders>
                  <w:top w:val="nil"/>
                  <w:bottom w:val="nil"/>
                  <w:right w:val="single" w:sz="4" w:space="0" w:color="auto"/>
                </w:tcBorders>
                <w:noWrap/>
                <w:vAlign w:val="center"/>
              </w:tcPr>
            </w:tcPrChange>
          </w:tcPr>
          <w:p w14:paraId="4A5E67F6" w14:textId="77777777" w:rsidR="00564903" w:rsidRPr="001A5891" w:rsidRDefault="00564903" w:rsidP="00564903">
            <w:pPr>
              <w:jc w:val="center"/>
              <w:rPr>
                <w:color w:val="auto"/>
              </w:rPr>
            </w:pPr>
            <w:r w:rsidRPr="001A5891">
              <w:rPr>
                <w:color w:val="auto"/>
              </w:rPr>
              <w:t>204 (14.8)</w:t>
            </w:r>
          </w:p>
        </w:tc>
        <w:tc>
          <w:tcPr>
            <w:tcW w:w="1080" w:type="dxa"/>
            <w:tcBorders>
              <w:top w:val="nil"/>
              <w:left w:val="single" w:sz="4" w:space="0" w:color="auto"/>
              <w:bottom w:val="nil"/>
            </w:tcBorders>
            <w:noWrap/>
            <w:vAlign w:val="center"/>
            <w:tcPrChange w:id="637" w:author="Maino Vieytes, Christian Augusto" w:date="2022-10-15T13:14:00Z">
              <w:tcPr>
                <w:tcW w:w="1080" w:type="dxa"/>
                <w:gridSpan w:val="3"/>
                <w:tcBorders>
                  <w:top w:val="nil"/>
                  <w:left w:val="single" w:sz="4" w:space="0" w:color="auto"/>
                  <w:bottom w:val="nil"/>
                </w:tcBorders>
                <w:noWrap/>
                <w:vAlign w:val="center"/>
              </w:tcPr>
            </w:tcPrChange>
          </w:tcPr>
          <w:p w14:paraId="22C72CD9" w14:textId="77777777" w:rsidR="00564903" w:rsidRPr="001A5891" w:rsidRDefault="00564903" w:rsidP="00564903">
            <w:pPr>
              <w:jc w:val="center"/>
              <w:rPr>
                <w:color w:val="auto"/>
              </w:rPr>
            </w:pPr>
            <w:r w:rsidRPr="001A5891">
              <w:rPr>
                <w:color w:val="auto"/>
              </w:rPr>
              <w:t>266 (15.0)</w:t>
            </w:r>
          </w:p>
        </w:tc>
        <w:tc>
          <w:tcPr>
            <w:tcW w:w="1170" w:type="dxa"/>
            <w:tcBorders>
              <w:top w:val="nil"/>
              <w:bottom w:val="nil"/>
              <w:right w:val="single" w:sz="4" w:space="0" w:color="auto"/>
            </w:tcBorders>
            <w:noWrap/>
            <w:vAlign w:val="center"/>
            <w:tcPrChange w:id="638" w:author="Maino Vieytes, Christian Augusto" w:date="2022-10-15T13:14:00Z">
              <w:tcPr>
                <w:tcW w:w="1170" w:type="dxa"/>
                <w:gridSpan w:val="2"/>
                <w:tcBorders>
                  <w:top w:val="nil"/>
                  <w:bottom w:val="nil"/>
                  <w:right w:val="single" w:sz="4" w:space="0" w:color="auto"/>
                </w:tcBorders>
                <w:noWrap/>
                <w:vAlign w:val="center"/>
              </w:tcPr>
            </w:tcPrChange>
          </w:tcPr>
          <w:p w14:paraId="4E104A90" w14:textId="77777777" w:rsidR="00564903" w:rsidRPr="001A5891" w:rsidRDefault="00564903" w:rsidP="00564903">
            <w:pPr>
              <w:jc w:val="center"/>
              <w:rPr>
                <w:color w:val="auto"/>
              </w:rPr>
            </w:pPr>
            <w:r w:rsidRPr="001A5891">
              <w:rPr>
                <w:color w:val="auto"/>
              </w:rPr>
              <w:t>232 (17.3)</w:t>
            </w:r>
          </w:p>
        </w:tc>
        <w:tc>
          <w:tcPr>
            <w:tcW w:w="1170" w:type="dxa"/>
            <w:tcBorders>
              <w:top w:val="nil"/>
              <w:left w:val="single" w:sz="4" w:space="0" w:color="auto"/>
              <w:bottom w:val="nil"/>
            </w:tcBorders>
            <w:noWrap/>
            <w:vAlign w:val="center"/>
            <w:tcPrChange w:id="639" w:author="Maino Vieytes, Christian Augusto" w:date="2022-10-15T13:14:00Z">
              <w:tcPr>
                <w:tcW w:w="1170" w:type="dxa"/>
                <w:gridSpan w:val="3"/>
                <w:tcBorders>
                  <w:top w:val="nil"/>
                  <w:left w:val="single" w:sz="4" w:space="0" w:color="auto"/>
                  <w:bottom w:val="nil"/>
                </w:tcBorders>
                <w:noWrap/>
                <w:vAlign w:val="center"/>
              </w:tcPr>
            </w:tcPrChange>
          </w:tcPr>
          <w:p w14:paraId="620945F6" w14:textId="77777777" w:rsidR="00564903" w:rsidRPr="001A5891" w:rsidRDefault="00564903" w:rsidP="00564903">
            <w:pPr>
              <w:jc w:val="center"/>
              <w:rPr>
                <w:color w:val="auto"/>
              </w:rPr>
            </w:pPr>
            <w:r w:rsidRPr="001A5891">
              <w:rPr>
                <w:color w:val="auto"/>
              </w:rPr>
              <w:t>276 (17.4)</w:t>
            </w:r>
          </w:p>
        </w:tc>
        <w:tc>
          <w:tcPr>
            <w:tcW w:w="1080" w:type="dxa"/>
            <w:tcBorders>
              <w:top w:val="nil"/>
              <w:bottom w:val="nil"/>
              <w:right w:val="single" w:sz="4" w:space="0" w:color="auto"/>
            </w:tcBorders>
            <w:noWrap/>
            <w:vAlign w:val="center"/>
            <w:tcPrChange w:id="640" w:author="Maino Vieytes, Christian Augusto" w:date="2022-10-15T13:14:00Z">
              <w:tcPr>
                <w:tcW w:w="1080" w:type="dxa"/>
                <w:gridSpan w:val="2"/>
                <w:tcBorders>
                  <w:top w:val="nil"/>
                  <w:bottom w:val="nil"/>
                  <w:right w:val="single" w:sz="4" w:space="0" w:color="auto"/>
                </w:tcBorders>
                <w:noWrap/>
                <w:vAlign w:val="center"/>
              </w:tcPr>
            </w:tcPrChange>
          </w:tcPr>
          <w:p w14:paraId="18CDCB6E" w14:textId="77777777" w:rsidR="00564903" w:rsidRPr="001A5891" w:rsidRDefault="00564903" w:rsidP="00564903">
            <w:pPr>
              <w:jc w:val="center"/>
              <w:rPr>
                <w:color w:val="auto"/>
              </w:rPr>
            </w:pPr>
            <w:r w:rsidRPr="001A5891">
              <w:rPr>
                <w:color w:val="auto"/>
              </w:rPr>
              <w:t>222 (15.0)</w:t>
            </w:r>
          </w:p>
        </w:tc>
        <w:tc>
          <w:tcPr>
            <w:tcW w:w="1170" w:type="dxa"/>
            <w:tcBorders>
              <w:top w:val="nil"/>
              <w:left w:val="single" w:sz="4" w:space="0" w:color="auto"/>
              <w:bottom w:val="nil"/>
            </w:tcBorders>
            <w:noWrap/>
            <w:vAlign w:val="center"/>
            <w:tcPrChange w:id="641" w:author="Maino Vieytes, Christian Augusto" w:date="2022-10-15T13:14:00Z">
              <w:tcPr>
                <w:tcW w:w="1170" w:type="dxa"/>
                <w:gridSpan w:val="3"/>
                <w:tcBorders>
                  <w:top w:val="nil"/>
                  <w:left w:val="single" w:sz="4" w:space="0" w:color="auto"/>
                  <w:bottom w:val="nil"/>
                </w:tcBorders>
                <w:noWrap/>
                <w:vAlign w:val="center"/>
              </w:tcPr>
            </w:tcPrChange>
          </w:tcPr>
          <w:p w14:paraId="2A02055E" w14:textId="77777777" w:rsidR="00564903" w:rsidRPr="001A5891" w:rsidRDefault="00564903" w:rsidP="00564903">
            <w:pPr>
              <w:jc w:val="center"/>
              <w:rPr>
                <w:color w:val="auto"/>
              </w:rPr>
            </w:pPr>
            <w:r w:rsidRPr="001A5891">
              <w:rPr>
                <w:color w:val="auto"/>
              </w:rPr>
              <w:t>250 (16.9)</w:t>
            </w:r>
          </w:p>
        </w:tc>
        <w:tc>
          <w:tcPr>
            <w:tcW w:w="1267" w:type="dxa"/>
            <w:gridSpan w:val="2"/>
            <w:tcBorders>
              <w:top w:val="nil"/>
              <w:bottom w:val="nil"/>
            </w:tcBorders>
            <w:noWrap/>
            <w:vAlign w:val="center"/>
            <w:tcPrChange w:id="642" w:author="Maino Vieytes, Christian Augusto" w:date="2022-10-15T13:14:00Z">
              <w:tcPr>
                <w:tcW w:w="1267" w:type="dxa"/>
                <w:gridSpan w:val="3"/>
                <w:tcBorders>
                  <w:top w:val="nil"/>
                  <w:bottom w:val="nil"/>
                </w:tcBorders>
                <w:noWrap/>
                <w:vAlign w:val="center"/>
              </w:tcPr>
            </w:tcPrChange>
          </w:tcPr>
          <w:p w14:paraId="2A94A8CA" w14:textId="77777777" w:rsidR="00564903" w:rsidRPr="001A5891" w:rsidRDefault="00564903" w:rsidP="00564903">
            <w:pPr>
              <w:jc w:val="center"/>
              <w:rPr>
                <w:color w:val="auto"/>
              </w:rPr>
            </w:pPr>
            <w:r w:rsidRPr="001A5891">
              <w:rPr>
                <w:color w:val="auto"/>
              </w:rPr>
              <w:t>248 (15.3)</w:t>
            </w:r>
          </w:p>
        </w:tc>
      </w:tr>
      <w:tr w:rsidR="001A5891" w:rsidRPr="001A5891" w14:paraId="770C4428" w14:textId="77777777" w:rsidTr="004F2F9E">
        <w:trPr>
          <w:gridAfter w:val="1"/>
          <w:wAfter w:w="9" w:type="dxa"/>
          <w:trHeight w:val="320"/>
          <w:trPrChange w:id="643"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644" w:author="Maino Vieytes, Christian Augusto" w:date="2022-10-15T13:14:00Z">
              <w:tcPr>
                <w:tcW w:w="1586" w:type="dxa"/>
                <w:gridSpan w:val="5"/>
                <w:tcBorders>
                  <w:top w:val="nil"/>
                  <w:bottom w:val="single" w:sz="4" w:space="0" w:color="auto"/>
                </w:tcBorders>
                <w:noWrap/>
                <w:vAlign w:val="center"/>
              </w:tcPr>
            </w:tcPrChange>
          </w:tcPr>
          <w:p w14:paraId="620641D5" w14:textId="77777777" w:rsidR="00564903" w:rsidRPr="001A5891" w:rsidRDefault="00564903" w:rsidP="00564903">
            <w:pPr>
              <w:rPr>
                <w:color w:val="auto"/>
              </w:rPr>
            </w:pPr>
            <w:r w:rsidRPr="001A5891">
              <w:rPr>
                <w:color w:val="auto"/>
              </w:rPr>
              <w:t>Non-drinking</w:t>
            </w:r>
          </w:p>
        </w:tc>
        <w:tc>
          <w:tcPr>
            <w:tcW w:w="1281" w:type="dxa"/>
            <w:gridSpan w:val="3"/>
            <w:tcBorders>
              <w:top w:val="nil"/>
              <w:bottom w:val="single" w:sz="4" w:space="0" w:color="auto"/>
            </w:tcBorders>
            <w:noWrap/>
            <w:vAlign w:val="center"/>
            <w:tcPrChange w:id="645" w:author="Maino Vieytes, Christian Augusto" w:date="2022-10-15T13:14:00Z">
              <w:tcPr>
                <w:tcW w:w="1281" w:type="dxa"/>
                <w:gridSpan w:val="4"/>
                <w:tcBorders>
                  <w:top w:val="nil"/>
                  <w:bottom w:val="single" w:sz="4" w:space="0" w:color="auto"/>
                </w:tcBorders>
                <w:noWrap/>
                <w:vAlign w:val="center"/>
              </w:tcPr>
            </w:tcPrChange>
          </w:tcPr>
          <w:p w14:paraId="2518770D" w14:textId="77777777" w:rsidR="00564903" w:rsidRPr="001A5891" w:rsidRDefault="00564903" w:rsidP="00564903">
            <w:pPr>
              <w:jc w:val="center"/>
              <w:rPr>
                <w:color w:val="auto"/>
              </w:rPr>
            </w:pPr>
            <w:r w:rsidRPr="001A5891">
              <w:rPr>
                <w:color w:val="auto"/>
              </w:rPr>
              <w:t>1172 (67.5)</w:t>
            </w:r>
          </w:p>
        </w:tc>
        <w:tc>
          <w:tcPr>
            <w:tcW w:w="1403" w:type="dxa"/>
            <w:tcBorders>
              <w:top w:val="nil"/>
              <w:bottom w:val="single" w:sz="4" w:space="0" w:color="auto"/>
              <w:right w:val="single" w:sz="4" w:space="0" w:color="auto"/>
            </w:tcBorders>
            <w:noWrap/>
            <w:vAlign w:val="center"/>
            <w:tcPrChange w:id="646"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69BEC10" w14:textId="77777777" w:rsidR="00564903" w:rsidRPr="001A5891" w:rsidRDefault="00564903" w:rsidP="00564903">
            <w:pPr>
              <w:jc w:val="center"/>
              <w:rPr>
                <w:color w:val="auto"/>
              </w:rPr>
            </w:pPr>
            <w:r w:rsidRPr="001A5891">
              <w:rPr>
                <w:color w:val="auto"/>
              </w:rPr>
              <w:t>1324 (75.0)</w:t>
            </w:r>
          </w:p>
        </w:tc>
        <w:tc>
          <w:tcPr>
            <w:tcW w:w="1152" w:type="dxa"/>
            <w:tcBorders>
              <w:top w:val="nil"/>
              <w:left w:val="single" w:sz="4" w:space="0" w:color="auto"/>
              <w:bottom w:val="single" w:sz="4" w:space="0" w:color="auto"/>
            </w:tcBorders>
            <w:noWrap/>
            <w:vAlign w:val="center"/>
            <w:tcPrChange w:id="647"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16BC0073" w14:textId="77777777" w:rsidR="00564903" w:rsidRPr="001A5891" w:rsidRDefault="00564903" w:rsidP="00564903">
            <w:pPr>
              <w:jc w:val="center"/>
              <w:rPr>
                <w:color w:val="auto"/>
              </w:rPr>
            </w:pPr>
            <w:r w:rsidRPr="001A5891">
              <w:rPr>
                <w:color w:val="auto"/>
              </w:rPr>
              <w:t>1152 (63.9)</w:t>
            </w:r>
          </w:p>
        </w:tc>
        <w:tc>
          <w:tcPr>
            <w:tcW w:w="1350" w:type="dxa"/>
            <w:tcBorders>
              <w:top w:val="nil"/>
              <w:bottom w:val="single" w:sz="4" w:space="0" w:color="auto"/>
              <w:right w:val="single" w:sz="4" w:space="0" w:color="auto"/>
            </w:tcBorders>
            <w:noWrap/>
            <w:vAlign w:val="center"/>
            <w:tcPrChange w:id="648"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569FF10" w14:textId="77777777" w:rsidR="00564903" w:rsidRPr="001A5891" w:rsidRDefault="00564903" w:rsidP="00564903">
            <w:pPr>
              <w:jc w:val="center"/>
              <w:rPr>
                <w:color w:val="auto"/>
              </w:rPr>
            </w:pPr>
            <w:r w:rsidRPr="001A5891">
              <w:rPr>
                <w:color w:val="auto"/>
              </w:rPr>
              <w:t>1344 (79.6)</w:t>
            </w:r>
          </w:p>
        </w:tc>
        <w:tc>
          <w:tcPr>
            <w:tcW w:w="1170" w:type="dxa"/>
            <w:tcBorders>
              <w:top w:val="nil"/>
              <w:left w:val="single" w:sz="4" w:space="0" w:color="auto"/>
              <w:bottom w:val="single" w:sz="4" w:space="0" w:color="auto"/>
            </w:tcBorders>
            <w:noWrap/>
            <w:vAlign w:val="center"/>
            <w:tcPrChange w:id="64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0E6AE700" w14:textId="77777777" w:rsidR="00564903" w:rsidRPr="001A5891" w:rsidRDefault="00564903" w:rsidP="00564903">
            <w:pPr>
              <w:jc w:val="center"/>
              <w:rPr>
                <w:color w:val="auto"/>
              </w:rPr>
            </w:pPr>
            <w:r w:rsidRPr="001A5891">
              <w:rPr>
                <w:color w:val="auto"/>
              </w:rPr>
              <w:t>1099 (62.0)</w:t>
            </w:r>
          </w:p>
        </w:tc>
        <w:tc>
          <w:tcPr>
            <w:tcW w:w="1170" w:type="dxa"/>
            <w:tcBorders>
              <w:top w:val="nil"/>
              <w:bottom w:val="single" w:sz="4" w:space="0" w:color="auto"/>
              <w:right w:val="single" w:sz="4" w:space="0" w:color="auto"/>
            </w:tcBorders>
            <w:noWrap/>
            <w:vAlign w:val="center"/>
            <w:tcPrChange w:id="650"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362CAAD7" w14:textId="77777777" w:rsidR="00564903" w:rsidRPr="001A5891" w:rsidRDefault="00564903" w:rsidP="00564903">
            <w:pPr>
              <w:jc w:val="center"/>
              <w:rPr>
                <w:color w:val="auto"/>
              </w:rPr>
            </w:pPr>
            <w:r w:rsidRPr="001A5891">
              <w:rPr>
                <w:color w:val="auto"/>
              </w:rPr>
              <w:t>1397 (81.0)</w:t>
            </w:r>
          </w:p>
        </w:tc>
        <w:tc>
          <w:tcPr>
            <w:tcW w:w="1080" w:type="dxa"/>
            <w:tcBorders>
              <w:top w:val="nil"/>
              <w:left w:val="single" w:sz="4" w:space="0" w:color="auto"/>
              <w:bottom w:val="single" w:sz="4" w:space="0" w:color="auto"/>
            </w:tcBorders>
            <w:noWrap/>
            <w:vAlign w:val="center"/>
            <w:tcPrChange w:id="651"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6AA2CAA7" w14:textId="77777777" w:rsidR="00564903" w:rsidRPr="001A5891" w:rsidRDefault="00564903" w:rsidP="00564903">
            <w:pPr>
              <w:jc w:val="center"/>
              <w:rPr>
                <w:color w:val="auto"/>
              </w:rPr>
            </w:pPr>
            <w:r w:rsidRPr="001A5891">
              <w:rPr>
                <w:color w:val="auto"/>
              </w:rPr>
              <w:t>1186 (68.9)</w:t>
            </w:r>
          </w:p>
        </w:tc>
        <w:tc>
          <w:tcPr>
            <w:tcW w:w="1170" w:type="dxa"/>
            <w:tcBorders>
              <w:top w:val="nil"/>
              <w:bottom w:val="single" w:sz="4" w:space="0" w:color="auto"/>
              <w:right w:val="single" w:sz="4" w:space="0" w:color="auto"/>
            </w:tcBorders>
            <w:noWrap/>
            <w:vAlign w:val="center"/>
            <w:tcPrChange w:id="652"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2454CA0" w14:textId="77777777" w:rsidR="00564903" w:rsidRPr="001A5891" w:rsidRDefault="00564903" w:rsidP="00564903">
            <w:pPr>
              <w:jc w:val="center"/>
              <w:rPr>
                <w:color w:val="auto"/>
              </w:rPr>
            </w:pPr>
            <w:r w:rsidRPr="001A5891">
              <w:rPr>
                <w:color w:val="auto"/>
              </w:rPr>
              <w:t>1310 (73.5)</w:t>
            </w:r>
          </w:p>
        </w:tc>
        <w:tc>
          <w:tcPr>
            <w:tcW w:w="1170" w:type="dxa"/>
            <w:tcBorders>
              <w:top w:val="nil"/>
              <w:left w:val="single" w:sz="4" w:space="0" w:color="auto"/>
              <w:bottom w:val="single" w:sz="4" w:space="0" w:color="auto"/>
            </w:tcBorders>
            <w:noWrap/>
            <w:vAlign w:val="center"/>
            <w:tcPrChange w:id="65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7995571" w14:textId="77777777" w:rsidR="00564903" w:rsidRPr="001A5891" w:rsidRDefault="00564903" w:rsidP="00564903">
            <w:pPr>
              <w:jc w:val="center"/>
              <w:rPr>
                <w:color w:val="auto"/>
              </w:rPr>
            </w:pPr>
            <w:r w:rsidRPr="001A5891">
              <w:rPr>
                <w:color w:val="auto"/>
              </w:rPr>
              <w:t>1155 (62.7)</w:t>
            </w:r>
          </w:p>
        </w:tc>
        <w:tc>
          <w:tcPr>
            <w:tcW w:w="1080" w:type="dxa"/>
            <w:tcBorders>
              <w:top w:val="nil"/>
              <w:bottom w:val="single" w:sz="4" w:space="0" w:color="auto"/>
              <w:right w:val="single" w:sz="4" w:space="0" w:color="auto"/>
            </w:tcBorders>
            <w:noWrap/>
            <w:vAlign w:val="center"/>
            <w:tcPrChange w:id="654"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106F9630" w14:textId="77777777" w:rsidR="00564903" w:rsidRPr="001A5891" w:rsidRDefault="00564903" w:rsidP="00564903">
            <w:pPr>
              <w:jc w:val="center"/>
              <w:rPr>
                <w:color w:val="auto"/>
              </w:rPr>
            </w:pPr>
            <w:r w:rsidRPr="001A5891">
              <w:rPr>
                <w:color w:val="auto"/>
              </w:rPr>
              <w:t>1341 (78.1)</w:t>
            </w:r>
          </w:p>
        </w:tc>
        <w:tc>
          <w:tcPr>
            <w:tcW w:w="1170" w:type="dxa"/>
            <w:tcBorders>
              <w:top w:val="nil"/>
              <w:left w:val="single" w:sz="4" w:space="0" w:color="auto"/>
              <w:bottom w:val="single" w:sz="4" w:space="0" w:color="auto"/>
            </w:tcBorders>
            <w:noWrap/>
            <w:vAlign w:val="center"/>
            <w:tcPrChange w:id="655"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3E17A85" w14:textId="77777777" w:rsidR="00564903" w:rsidRPr="001A5891" w:rsidRDefault="00564903" w:rsidP="00564903">
            <w:pPr>
              <w:jc w:val="center"/>
              <w:rPr>
                <w:color w:val="auto"/>
              </w:rPr>
            </w:pPr>
            <w:r w:rsidRPr="001A5891">
              <w:rPr>
                <w:color w:val="auto"/>
              </w:rPr>
              <w:t>1201 (67.9)</w:t>
            </w:r>
          </w:p>
        </w:tc>
        <w:tc>
          <w:tcPr>
            <w:tcW w:w="1267" w:type="dxa"/>
            <w:gridSpan w:val="2"/>
            <w:tcBorders>
              <w:top w:val="nil"/>
              <w:bottom w:val="single" w:sz="4" w:space="0" w:color="auto"/>
            </w:tcBorders>
            <w:noWrap/>
            <w:vAlign w:val="center"/>
            <w:tcPrChange w:id="656" w:author="Maino Vieytes, Christian Augusto" w:date="2022-10-15T13:14:00Z">
              <w:tcPr>
                <w:tcW w:w="1267" w:type="dxa"/>
                <w:gridSpan w:val="3"/>
                <w:tcBorders>
                  <w:top w:val="nil"/>
                  <w:bottom w:val="single" w:sz="4" w:space="0" w:color="auto"/>
                </w:tcBorders>
                <w:noWrap/>
                <w:vAlign w:val="center"/>
              </w:tcPr>
            </w:tcPrChange>
          </w:tcPr>
          <w:p w14:paraId="1C25F3F2" w14:textId="77777777" w:rsidR="00564903" w:rsidRPr="001A5891" w:rsidRDefault="00564903" w:rsidP="00564903">
            <w:pPr>
              <w:jc w:val="center"/>
              <w:rPr>
                <w:color w:val="auto"/>
              </w:rPr>
            </w:pPr>
            <w:r w:rsidRPr="001A5891">
              <w:rPr>
                <w:color w:val="auto"/>
              </w:rPr>
              <w:t>1295 (74.5)</w:t>
            </w:r>
          </w:p>
        </w:tc>
      </w:tr>
      <w:tr w:rsidR="001A5891" w:rsidRPr="001A5891" w14:paraId="64890345" w14:textId="77777777" w:rsidTr="004F2F9E">
        <w:trPr>
          <w:trHeight w:val="320"/>
          <w:trPrChange w:id="657" w:author="Maino Vieytes, Christian Augusto" w:date="2022-10-15T13:14:00Z">
            <w:trPr>
              <w:gridAfter w:val="0"/>
              <w:trHeight w:val="320"/>
            </w:trPr>
          </w:trPrChange>
        </w:trPr>
        <w:tc>
          <w:tcPr>
            <w:tcW w:w="16058" w:type="dxa"/>
            <w:gridSpan w:val="20"/>
            <w:tcBorders>
              <w:top w:val="single" w:sz="4" w:space="0" w:color="auto"/>
              <w:left w:val="nil"/>
              <w:bottom w:val="nil"/>
              <w:right w:val="nil"/>
            </w:tcBorders>
            <w:noWrap/>
            <w:vAlign w:val="center"/>
            <w:tcPrChange w:id="658" w:author="Maino Vieytes, Christian Augusto" w:date="2022-10-15T13:14:00Z">
              <w:tcPr>
                <w:tcW w:w="15813" w:type="dxa"/>
                <w:gridSpan w:val="37"/>
                <w:tcBorders>
                  <w:top w:val="single" w:sz="4" w:space="0" w:color="auto"/>
                  <w:left w:val="nil"/>
                  <w:bottom w:val="nil"/>
                  <w:right w:val="nil"/>
                </w:tcBorders>
                <w:noWrap/>
                <w:vAlign w:val="center"/>
              </w:tcPr>
            </w:tcPrChange>
          </w:tcPr>
          <w:p w14:paraId="2C9FAA0B" w14:textId="7BBA7598" w:rsidR="00564903" w:rsidRPr="001A5891" w:rsidDel="00A72E8E" w:rsidRDefault="00564903" w:rsidP="00564903">
            <w:pPr>
              <w:spacing w:line="276" w:lineRule="auto"/>
              <w:rPr>
                <w:del w:id="659" w:author="Maino Vieytes, Christian Augusto" w:date="2022-10-15T13:09:00Z"/>
                <w:color w:val="auto"/>
              </w:rPr>
            </w:pPr>
            <w:del w:id="660" w:author="Maino Vieytes, Christian Augusto" w:date="2022-10-15T13:09:00Z">
              <w:r w:rsidRPr="001A5891" w:rsidDel="00A72E8E">
                <w:rPr>
                  <w:b/>
                  <w:bCs/>
                  <w:color w:val="auto"/>
                </w:rPr>
                <w:delText>Table 3.</w:delText>
              </w:r>
              <w:r w:rsidRPr="001A5891" w:rsidDel="00A72E8E">
                <w:rPr>
                  <w:color w:val="auto"/>
                </w:rPr>
                <w:delText xml:space="preserve"> Derived dietary patterns and their distributions across study covariates in cancer survivors (subsample A in Figure 1) included in the survival analysis (</w:delText>
              </w:r>
              <w:r w:rsidRPr="001A5891" w:rsidDel="00A72E8E">
                <w:rPr>
                  <w:i/>
                  <w:iCs/>
                  <w:color w:val="auto"/>
                </w:rPr>
                <w:delText>n</w:delText>
              </w:r>
              <w:r w:rsidRPr="001A5891" w:rsidDel="00A72E8E">
                <w:rPr>
                  <w:color w:val="auto"/>
                </w:rPr>
                <w:delText xml:space="preserve"> = 3,317).</w:delText>
              </w:r>
            </w:del>
          </w:p>
          <w:p w14:paraId="044B370D" w14:textId="1AE06E43" w:rsidR="00564903" w:rsidRPr="001A5891" w:rsidRDefault="00564903" w:rsidP="00564903">
            <w:pPr>
              <w:spacing w:line="276" w:lineRule="auto"/>
              <w:rPr>
                <w:color w:val="auto"/>
              </w:rPr>
            </w:pPr>
            <w:r w:rsidRPr="001A5891">
              <w:rPr>
                <w:color w:val="auto"/>
              </w:rPr>
              <w:t xml:space="preserve">M1 refers to the lower </w:t>
            </w:r>
            <w:r w:rsidR="008F5AEC" w:rsidRPr="001A5891">
              <w:rPr>
                <w:color w:val="auto"/>
              </w:rPr>
              <w:t>50%</w:t>
            </w:r>
            <w:ins w:id="661" w:author="Maino Vieytes, Christian Augusto" w:date="2022-10-16T18:12:00Z">
              <w:r w:rsidR="006F56D4">
                <w:rPr>
                  <w:color w:val="auto"/>
                </w:rPr>
                <w:t xml:space="preserve"> fraction</w:t>
              </w:r>
            </w:ins>
            <w:r w:rsidR="008F5AEC" w:rsidRPr="001A5891">
              <w:rPr>
                <w:color w:val="auto"/>
              </w:rPr>
              <w:t xml:space="preserve"> of the data</w:t>
            </w:r>
            <w:r w:rsidRPr="001A5891">
              <w:rPr>
                <w:color w:val="auto"/>
              </w:rPr>
              <w:t xml:space="preserve"> while M2 refers to the upper </w:t>
            </w:r>
            <w:r w:rsidR="008F5AEC" w:rsidRPr="001A5891">
              <w:rPr>
                <w:color w:val="auto"/>
              </w:rPr>
              <w:t>50%</w:t>
            </w:r>
            <w:r w:rsidRPr="001A5891">
              <w:rPr>
                <w:color w:val="auto"/>
              </w:rPr>
              <w:t xml:space="preserve"> </w:t>
            </w:r>
            <w:ins w:id="662" w:author="Maino Vieytes, Christian Augusto" w:date="2022-10-16T18:12:00Z">
              <w:r w:rsidR="006F56D4">
                <w:rPr>
                  <w:color w:val="auto"/>
                </w:rPr>
                <w:t xml:space="preserve">fraction </w:t>
              </w:r>
            </w:ins>
            <w:r w:rsidRPr="001A5891">
              <w:rPr>
                <w:color w:val="auto"/>
              </w:rPr>
              <w:t>of the data</w:t>
            </w:r>
            <w:ins w:id="663" w:author="Maino Vieytes, Christian Augusto" w:date="2022-10-15T13:15:00Z">
              <w:r w:rsidR="00337649">
                <w:rPr>
                  <w:color w:val="auto"/>
                </w:rPr>
                <w:t xml:space="preserve"> after splitting the diet scores at the median</w:t>
              </w:r>
            </w:ins>
            <w:r w:rsidRPr="001A5891">
              <w:rPr>
                <w:color w:val="auto"/>
              </w:rPr>
              <w:t>.</w:t>
            </w:r>
          </w:p>
          <w:p w14:paraId="548B9309" w14:textId="77777777" w:rsidR="00564903" w:rsidRPr="001A5891" w:rsidRDefault="00564903" w:rsidP="0056490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0994ABA5" w14:textId="77777777" w:rsidR="00564903" w:rsidRPr="001A5891" w:rsidRDefault="00564903" w:rsidP="00564903">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27899795" w14:textId="77777777" w:rsidR="00564903" w:rsidRPr="001A5891" w:rsidRDefault="00564903" w:rsidP="00564903">
            <w:pPr>
              <w:rPr>
                <w:color w:val="auto"/>
              </w:rPr>
            </w:pPr>
          </w:p>
        </w:tc>
      </w:tr>
    </w:tbl>
    <w:p w14:paraId="076FF849" w14:textId="77777777" w:rsidR="00564903" w:rsidRPr="001A5891" w:rsidRDefault="00564903" w:rsidP="009C25EC">
      <w:pPr>
        <w:pStyle w:val="MDPI22heading2"/>
        <w:spacing w:before="240"/>
        <w:ind w:firstLine="452"/>
        <w:rPr>
          <w:i w:val="0"/>
          <w:iCs/>
          <w:noProof w:val="0"/>
          <w:color w:val="auto"/>
        </w:rPr>
        <w:sectPr w:rsidR="00564903"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020F7870" w14:textId="22F6340F" w:rsidR="009C25EC" w:rsidRPr="001A5891" w:rsidRDefault="001A5891" w:rsidP="001A5891">
      <w:pPr>
        <w:pStyle w:val="MDPI22heading2"/>
        <w:spacing w:before="240"/>
        <w:rPr>
          <w:iCs/>
          <w:color w:val="auto"/>
        </w:rPr>
      </w:pPr>
      <w:r w:rsidRPr="001A5891">
        <w:rPr>
          <w:color w:val="auto"/>
        </w:rPr>
        <w:lastRenderedPageBreak/>
        <w:t xml:space="preserve">3.3. </w:t>
      </w:r>
      <w:r w:rsidR="009C25EC" w:rsidRPr="001A5891">
        <w:rPr>
          <w:color w:val="auto"/>
        </w:rPr>
        <w:t>Validation Phase: Logistic Regression</w:t>
      </w:r>
    </w:p>
    <w:p w14:paraId="268C19DC" w14:textId="2E220BF1" w:rsidR="009C25EC" w:rsidRPr="001A5891" w:rsidRDefault="009C25EC" w:rsidP="001A5891">
      <w:pPr>
        <w:pStyle w:val="MDPI31text"/>
        <w:rPr>
          <w:i/>
          <w:color w:val="auto"/>
        </w:rPr>
      </w:pPr>
      <w:r w:rsidRPr="001A5891">
        <w:rPr>
          <w:color w:val="auto"/>
        </w:rPr>
        <w:tab/>
        <w:t xml:space="preserve">Using binary logistic regression models, we found, after multivariable adjustment, significant associations between the extracted pattern scores and the odds of being food insecure (Table 4). The FI, SNAP, and Household Size patterns were all strongly and positively associated with the risk of being food insecure. Among those, the FI pattern had the </w:t>
      </w:r>
      <w:r w:rsidR="000A1CD3" w:rsidRPr="001A5891">
        <w:rPr>
          <w:color w:val="auto"/>
        </w:rPr>
        <w:t>most considerable</w:t>
      </w:r>
      <w:r w:rsidRPr="001A5891">
        <w:rPr>
          <w:color w:val="auto"/>
        </w:rPr>
        <w:t xml:space="preserve"> magnitude of association</w:t>
      </w:r>
      <w:r w:rsidR="000A1CD3" w:rsidRPr="001A5891">
        <w:rPr>
          <w:color w:val="auto"/>
        </w:rPr>
        <w:t>,</w:t>
      </w:r>
      <w:r w:rsidRPr="001A5891">
        <w:rPr>
          <w:color w:val="auto"/>
        </w:rPr>
        <w:t xml:space="preserve"> with the odds of FI being 2.42-fold greater in the fifth quintile compared to the first quintile. Similarly, all three patterns had similar magnitudes of association when the diet score was modeled linearly. For the FI pattern, a one standard deviation increase in the score was associated with 50% increase in the odds of being food insecure. Concerning associations in the opposite direction, only the Prudent pattern was inversely associated with FI, with the highest quintile observing a 60% reduction in the odds of being food insecure compared to the first quintile. A one standard deviation increase in this pattern scores was also significantly associated with a 24% decrease in the odds of being food insecure. For all the noted dietary patterns, tests for linear trend</w:t>
      </w:r>
      <w:r w:rsidR="00075823" w:rsidRPr="001A5891">
        <w:rPr>
          <w:color w:val="auto"/>
        </w:rPr>
        <w:t>s</w:t>
      </w:r>
      <w:r w:rsidRPr="001A5891">
        <w:rPr>
          <w:color w:val="auto"/>
        </w:rPr>
        <w:t xml:space="preserve"> revealed linear behavior, in their respective directions, across the quintiles</w:t>
      </w:r>
      <w:r w:rsidR="00075823" w:rsidRPr="001A5891">
        <w:rPr>
          <w:color w:val="auto"/>
        </w:rPr>
        <w:t>,</w:t>
      </w:r>
      <w:r w:rsidRPr="001A5891">
        <w:rPr>
          <w:color w:val="auto"/>
        </w:rPr>
        <w:t xml:space="preserve"> and these findings were generally supported by the results from fitting models with restricted cubic splines (Figure </w:t>
      </w:r>
      <w:ins w:id="664" w:author="Maino Vieytes, Christian Augusto" w:date="2022-10-17T10:05:00Z">
        <w:r w:rsidR="00E20758">
          <w:rPr>
            <w:color w:val="auto"/>
          </w:rPr>
          <w:t>3</w:t>
        </w:r>
      </w:ins>
      <w:del w:id="665" w:author="Maino Vieytes, Christian Augusto" w:date="2022-10-17T10:05:00Z">
        <w:r w:rsidRPr="001A5891" w:rsidDel="00E20758">
          <w:rPr>
            <w:color w:val="auto"/>
          </w:rPr>
          <w:delText>2</w:delText>
        </w:r>
      </w:del>
      <w:r w:rsidRPr="001A5891">
        <w:rPr>
          <w:color w:val="auto"/>
        </w:rPr>
        <w:t xml:space="preserve">), although the strongest relationship, again, appeared to belong to the FI pattern. </w:t>
      </w:r>
    </w:p>
    <w:p w14:paraId="24D9039F" w14:textId="77777777" w:rsidR="00BD6D78" w:rsidRPr="001A5891" w:rsidRDefault="00BD6D78" w:rsidP="009C25EC">
      <w:pPr>
        <w:pStyle w:val="MDPI22heading2"/>
        <w:spacing w:before="240"/>
        <w:rPr>
          <w:i w:val="0"/>
          <w:iCs/>
          <w:noProof w:val="0"/>
          <w:color w:val="auto"/>
        </w:rPr>
        <w:sectPr w:rsidR="00BD6D78" w:rsidRPr="001A5891" w:rsidSect="00BD6D78">
          <w:pgSz w:w="11906" w:h="16838" w:code="9"/>
          <w:pgMar w:top="720" w:right="864" w:bottom="720" w:left="864" w:header="1020" w:footer="340" w:gutter="0"/>
          <w:lnNumType w:countBy="1" w:distance="255" w:restart="continuous"/>
          <w:cols w:space="425"/>
          <w:bidi/>
          <w:docGrid w:type="lines" w:linePitch="326"/>
        </w:sectPr>
      </w:pPr>
    </w:p>
    <w:tbl>
      <w:tblPr>
        <w:tblW w:w="15189" w:type="dxa"/>
        <w:jc w:val="center"/>
        <w:tblLayout w:type="fixed"/>
        <w:tblLook w:val="04A0" w:firstRow="1" w:lastRow="0" w:firstColumn="1" w:lastColumn="0" w:noHBand="0" w:noVBand="1"/>
        <w:tblPrChange w:id="666" w:author="Maino Vieytes, Christian Augusto" w:date="2022-10-16T18:13:00Z">
          <w:tblPr>
            <w:tblW w:w="14462" w:type="dxa"/>
            <w:jc w:val="center"/>
            <w:tblLayout w:type="fixed"/>
            <w:tblLook w:val="04A0" w:firstRow="1" w:lastRow="0" w:firstColumn="1" w:lastColumn="0" w:noHBand="0" w:noVBand="1"/>
          </w:tblPr>
        </w:tblPrChange>
      </w:tblPr>
      <w:tblGrid>
        <w:gridCol w:w="2543"/>
        <w:gridCol w:w="666"/>
        <w:gridCol w:w="1916"/>
        <w:gridCol w:w="1724"/>
        <w:gridCol w:w="1852"/>
        <w:gridCol w:w="1816"/>
        <w:gridCol w:w="979"/>
        <w:gridCol w:w="979"/>
        <w:gridCol w:w="1816"/>
        <w:gridCol w:w="898"/>
        <w:tblGridChange w:id="667">
          <w:tblGrid>
            <w:gridCol w:w="1816"/>
            <w:gridCol w:w="666"/>
            <w:gridCol w:w="1916"/>
            <w:gridCol w:w="1724"/>
            <w:gridCol w:w="1852"/>
            <w:gridCol w:w="1816"/>
            <w:gridCol w:w="979"/>
            <w:gridCol w:w="979"/>
            <w:gridCol w:w="1816"/>
            <w:gridCol w:w="898"/>
          </w:tblGrid>
        </w:tblGridChange>
      </w:tblGrid>
      <w:tr w:rsidR="00A72E8E" w:rsidRPr="001A5891" w14:paraId="6E2CDBC0" w14:textId="77777777" w:rsidTr="006F56D4">
        <w:trPr>
          <w:trHeight w:val="320"/>
          <w:jc w:val="center"/>
          <w:ins w:id="668" w:author="Maino Vieytes, Christian Augusto" w:date="2022-10-15T13:14:00Z"/>
          <w:trPrChange w:id="669" w:author="Maino Vieytes, Christian Augusto" w:date="2022-10-16T18:13:00Z">
            <w:trPr>
              <w:trHeight w:val="320"/>
              <w:jc w:val="center"/>
            </w:trPr>
          </w:trPrChange>
        </w:trPr>
        <w:tc>
          <w:tcPr>
            <w:tcW w:w="15189" w:type="dxa"/>
            <w:gridSpan w:val="10"/>
            <w:tcBorders>
              <w:left w:val="nil"/>
              <w:bottom w:val="single" w:sz="4" w:space="0" w:color="auto"/>
              <w:right w:val="nil"/>
            </w:tcBorders>
            <w:noWrap/>
            <w:tcPrChange w:id="670" w:author="Maino Vieytes, Christian Augusto" w:date="2022-10-16T18:13:00Z">
              <w:tcPr>
                <w:tcW w:w="14462" w:type="dxa"/>
                <w:gridSpan w:val="10"/>
                <w:tcBorders>
                  <w:top w:val="single" w:sz="4" w:space="0" w:color="auto"/>
                  <w:left w:val="nil"/>
                  <w:bottom w:val="single" w:sz="4" w:space="0" w:color="auto"/>
                  <w:right w:val="nil"/>
                </w:tcBorders>
                <w:noWrap/>
                <w:vAlign w:val="center"/>
              </w:tcPr>
            </w:tcPrChange>
          </w:tcPr>
          <w:p w14:paraId="18C8E604" w14:textId="531A089E" w:rsidR="00A72E8E" w:rsidRPr="001A5891" w:rsidRDefault="00A72E8E">
            <w:pPr>
              <w:jc w:val="left"/>
              <w:rPr>
                <w:ins w:id="671" w:author="Maino Vieytes, Christian Augusto" w:date="2022-10-15T13:14:00Z"/>
                <w:i/>
                <w:iCs/>
                <w:color w:val="auto"/>
              </w:rPr>
              <w:pPrChange w:id="672" w:author="Maino Vieytes, Christian Augusto" w:date="2022-10-15T13:14:00Z">
                <w:pPr>
                  <w:jc w:val="center"/>
                </w:pPr>
              </w:pPrChange>
            </w:pPr>
            <w:ins w:id="673" w:author="Maino Vieytes, Christian Augusto" w:date="2022-10-15T13:14:00Z">
              <w:r w:rsidRPr="00882721">
                <w:rPr>
                  <w:b/>
                  <w:bCs/>
                  <w:color w:val="auto"/>
                </w:rPr>
                <w:lastRenderedPageBreak/>
                <w:t xml:space="preserve">Table 4. </w:t>
              </w:r>
              <w:r w:rsidRPr="00882721">
                <w:rPr>
                  <w:color w:val="auto"/>
                </w:rPr>
                <w:t>Odds ratios</w:t>
              </w:r>
              <w:r w:rsidRPr="00882721">
                <w:rPr>
                  <w:color w:val="auto"/>
                  <w:vertAlign w:val="superscript"/>
                </w:rPr>
                <w:t>†</w:t>
              </w:r>
              <w:r w:rsidRPr="00882721">
                <w:rPr>
                  <w:color w:val="auto"/>
                </w:rPr>
                <w:t xml:space="preserve"> and 95% confidence intervals for the relationship between the dietary patterns scores and the odds of being food insecure. There were 3,317 cancer survivors (subsample A in Figure 1) that contributed to this analysis.</w:t>
              </w:r>
            </w:ins>
          </w:p>
        </w:tc>
      </w:tr>
      <w:tr w:rsidR="001A5891" w:rsidRPr="001A5891" w14:paraId="2BE25F6B" w14:textId="77777777" w:rsidTr="006F56D4">
        <w:trPr>
          <w:trHeight w:val="320"/>
          <w:jc w:val="center"/>
          <w:trPrChange w:id="674"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675"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0A23CA3E" w14:textId="77777777" w:rsidR="00BD6D78" w:rsidRPr="001A5891" w:rsidRDefault="00BD6D78" w:rsidP="00BD6D78">
            <w:pPr>
              <w:jc w:val="center"/>
              <w:rPr>
                <w:color w:val="auto"/>
              </w:rPr>
            </w:pPr>
            <w:r w:rsidRPr="001A5891">
              <w:rPr>
                <w:color w:val="auto"/>
              </w:rPr>
              <w:t xml:space="preserve">Dietary </w:t>
            </w:r>
            <w:proofErr w:type="spellStart"/>
            <w:r w:rsidRPr="001A5891">
              <w:rPr>
                <w:color w:val="auto"/>
              </w:rPr>
              <w:t>Pattern</w:t>
            </w:r>
            <w:r w:rsidRPr="001A5891">
              <w:rPr>
                <w:color w:val="auto"/>
                <w:vertAlign w:val="superscript"/>
              </w:rPr>
              <w:t>a</w:t>
            </w:r>
            <w:proofErr w:type="spellEnd"/>
          </w:p>
        </w:tc>
        <w:tc>
          <w:tcPr>
            <w:tcW w:w="666" w:type="dxa"/>
            <w:tcBorders>
              <w:top w:val="single" w:sz="4" w:space="0" w:color="auto"/>
              <w:left w:val="nil"/>
              <w:bottom w:val="single" w:sz="4" w:space="0" w:color="auto"/>
              <w:right w:val="nil"/>
            </w:tcBorders>
            <w:noWrap/>
            <w:vAlign w:val="center"/>
            <w:hideMark/>
            <w:tcPrChange w:id="676"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1A125E21" w14:textId="77777777" w:rsidR="00BD6D78" w:rsidRPr="001A5891" w:rsidRDefault="00BD6D78" w:rsidP="00BD6D78">
            <w:pPr>
              <w:jc w:val="center"/>
              <w:rPr>
                <w:color w:val="auto"/>
              </w:rPr>
            </w:pPr>
            <w:r w:rsidRPr="001A5891">
              <w:rPr>
                <w:color w:val="auto"/>
              </w:rPr>
              <w:t>Q1</w:t>
            </w:r>
          </w:p>
        </w:tc>
        <w:tc>
          <w:tcPr>
            <w:tcW w:w="1916" w:type="dxa"/>
            <w:tcBorders>
              <w:top w:val="single" w:sz="4" w:space="0" w:color="auto"/>
              <w:left w:val="nil"/>
              <w:bottom w:val="single" w:sz="4" w:space="0" w:color="auto"/>
              <w:right w:val="nil"/>
            </w:tcBorders>
            <w:noWrap/>
            <w:vAlign w:val="center"/>
            <w:hideMark/>
            <w:tcPrChange w:id="677"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4DB1D4E8" w14:textId="77777777" w:rsidR="00BD6D78" w:rsidRPr="001A5891" w:rsidRDefault="00BD6D78" w:rsidP="00BD6D78">
            <w:pPr>
              <w:jc w:val="center"/>
              <w:rPr>
                <w:color w:val="auto"/>
              </w:rPr>
            </w:pPr>
            <w:r w:rsidRPr="001A5891">
              <w:rPr>
                <w:color w:val="auto"/>
              </w:rPr>
              <w:t>Q2</w:t>
            </w:r>
          </w:p>
        </w:tc>
        <w:tc>
          <w:tcPr>
            <w:tcW w:w="1724" w:type="dxa"/>
            <w:tcBorders>
              <w:top w:val="single" w:sz="4" w:space="0" w:color="auto"/>
              <w:left w:val="nil"/>
              <w:bottom w:val="single" w:sz="4" w:space="0" w:color="auto"/>
              <w:right w:val="nil"/>
            </w:tcBorders>
            <w:noWrap/>
            <w:vAlign w:val="center"/>
            <w:hideMark/>
            <w:tcPrChange w:id="678"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3A41959C" w14:textId="77777777" w:rsidR="00BD6D78" w:rsidRPr="001A5891" w:rsidRDefault="00BD6D78" w:rsidP="00BD6D78">
            <w:pPr>
              <w:jc w:val="center"/>
              <w:rPr>
                <w:color w:val="auto"/>
              </w:rPr>
            </w:pPr>
            <w:r w:rsidRPr="001A5891">
              <w:rPr>
                <w:color w:val="auto"/>
              </w:rPr>
              <w:t>Q3</w:t>
            </w:r>
          </w:p>
        </w:tc>
        <w:tc>
          <w:tcPr>
            <w:tcW w:w="1852" w:type="dxa"/>
            <w:tcBorders>
              <w:top w:val="single" w:sz="4" w:space="0" w:color="auto"/>
              <w:left w:val="nil"/>
              <w:bottom w:val="single" w:sz="4" w:space="0" w:color="auto"/>
              <w:right w:val="nil"/>
            </w:tcBorders>
            <w:noWrap/>
            <w:vAlign w:val="center"/>
            <w:hideMark/>
            <w:tcPrChange w:id="679"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01154689" w14:textId="77777777" w:rsidR="00BD6D78" w:rsidRPr="001A5891" w:rsidRDefault="00BD6D78" w:rsidP="00BD6D78">
            <w:pPr>
              <w:jc w:val="center"/>
              <w:rPr>
                <w:color w:val="auto"/>
              </w:rPr>
            </w:pPr>
            <w:r w:rsidRPr="001A5891">
              <w:rPr>
                <w:color w:val="auto"/>
              </w:rPr>
              <w:t>Q4</w:t>
            </w:r>
          </w:p>
        </w:tc>
        <w:tc>
          <w:tcPr>
            <w:tcW w:w="1816" w:type="dxa"/>
            <w:tcBorders>
              <w:top w:val="single" w:sz="4" w:space="0" w:color="auto"/>
              <w:left w:val="nil"/>
              <w:bottom w:val="single" w:sz="4" w:space="0" w:color="auto"/>
              <w:right w:val="nil"/>
            </w:tcBorders>
            <w:noWrap/>
            <w:vAlign w:val="center"/>
            <w:hideMark/>
            <w:tcPrChange w:id="680"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83FA67A" w14:textId="77777777" w:rsidR="00BD6D78" w:rsidRPr="001A5891" w:rsidRDefault="00BD6D78" w:rsidP="00BD6D78">
            <w:pPr>
              <w:jc w:val="center"/>
              <w:rPr>
                <w:color w:val="auto"/>
              </w:rPr>
            </w:pPr>
            <w:r w:rsidRPr="001A5891">
              <w:rPr>
                <w:color w:val="auto"/>
              </w:rPr>
              <w:t>Q5</w:t>
            </w:r>
          </w:p>
        </w:tc>
        <w:tc>
          <w:tcPr>
            <w:tcW w:w="979" w:type="dxa"/>
            <w:tcBorders>
              <w:top w:val="single" w:sz="4" w:space="0" w:color="auto"/>
              <w:left w:val="nil"/>
              <w:bottom w:val="single" w:sz="4" w:space="0" w:color="auto"/>
              <w:right w:val="nil"/>
            </w:tcBorders>
            <w:noWrap/>
            <w:vAlign w:val="center"/>
            <w:hideMark/>
            <w:tcPrChange w:id="681"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2CE24C59" w14:textId="77777777" w:rsidR="00BD6D78" w:rsidRPr="001A5891" w:rsidRDefault="00BD6D78" w:rsidP="00BD6D78">
            <w:pPr>
              <w:jc w:val="center"/>
              <w:rPr>
                <w:color w:val="auto"/>
                <w:vertAlign w:val="subscript"/>
              </w:rPr>
            </w:pPr>
            <w:r w:rsidRPr="001A5891">
              <w:rPr>
                <w:i/>
                <w:iCs/>
                <w:color w:val="auto"/>
              </w:rPr>
              <w:t>p</w:t>
            </w:r>
            <w:r w:rsidRPr="001A5891">
              <w:rPr>
                <w:color w:val="auto"/>
                <w:vertAlign w:val="subscript"/>
              </w:rPr>
              <w:t>Q5-Q1</w:t>
            </w:r>
          </w:p>
        </w:tc>
        <w:tc>
          <w:tcPr>
            <w:tcW w:w="979" w:type="dxa"/>
            <w:tcBorders>
              <w:top w:val="single" w:sz="4" w:space="0" w:color="auto"/>
              <w:left w:val="nil"/>
              <w:bottom w:val="single" w:sz="4" w:space="0" w:color="auto"/>
              <w:right w:val="nil"/>
            </w:tcBorders>
            <w:noWrap/>
            <w:vAlign w:val="center"/>
            <w:hideMark/>
            <w:tcPrChange w:id="682"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097AFE4" w14:textId="77777777" w:rsidR="00BD6D78" w:rsidRPr="001A5891" w:rsidRDefault="00BD6D78" w:rsidP="00BD6D78">
            <w:pPr>
              <w:jc w:val="center"/>
              <w:rPr>
                <w:color w:val="auto"/>
                <w:vertAlign w:val="subscript"/>
              </w:rPr>
            </w:pPr>
            <w:proofErr w:type="spellStart"/>
            <w:r w:rsidRPr="001A5891">
              <w:rPr>
                <w:i/>
                <w:iCs/>
                <w:color w:val="auto"/>
              </w:rPr>
              <w:t>p</w:t>
            </w:r>
            <w:r w:rsidRPr="001A5891">
              <w:rPr>
                <w:color w:val="auto"/>
                <w:vertAlign w:val="subscript"/>
              </w:rPr>
              <w:t>trend</w:t>
            </w:r>
            <w:proofErr w:type="spellEnd"/>
          </w:p>
        </w:tc>
        <w:tc>
          <w:tcPr>
            <w:tcW w:w="1816" w:type="dxa"/>
            <w:tcBorders>
              <w:top w:val="single" w:sz="4" w:space="0" w:color="auto"/>
              <w:left w:val="nil"/>
              <w:bottom w:val="single" w:sz="4" w:space="0" w:color="auto"/>
              <w:right w:val="nil"/>
            </w:tcBorders>
            <w:vAlign w:val="center"/>
            <w:tcPrChange w:id="683" w:author="Maino Vieytes, Christian Augusto" w:date="2022-10-16T18:13:00Z">
              <w:tcPr>
                <w:tcW w:w="1816" w:type="dxa"/>
                <w:tcBorders>
                  <w:top w:val="single" w:sz="4" w:space="0" w:color="auto"/>
                  <w:left w:val="nil"/>
                  <w:bottom w:val="single" w:sz="4" w:space="0" w:color="auto"/>
                  <w:right w:val="nil"/>
                </w:tcBorders>
                <w:vAlign w:val="center"/>
              </w:tcPr>
            </w:tcPrChange>
          </w:tcPr>
          <w:p w14:paraId="5643667A" w14:textId="77777777" w:rsidR="00BD6D78" w:rsidRPr="001A5891" w:rsidRDefault="00BD6D78" w:rsidP="00BD6D78">
            <w:pPr>
              <w:jc w:val="center"/>
              <w:rPr>
                <w:color w:val="auto"/>
              </w:rPr>
            </w:pPr>
            <w:proofErr w:type="spellStart"/>
            <w:r w:rsidRPr="001A5891">
              <w:rPr>
                <w:color w:val="auto"/>
              </w:rPr>
              <w:t>HR</w:t>
            </w:r>
            <w:r w:rsidRPr="001A5891">
              <w:rPr>
                <w:color w:val="auto"/>
                <w:vertAlign w:val="superscript"/>
              </w:rPr>
              <w:t>b</w:t>
            </w:r>
            <w:r w:rsidRPr="001A5891">
              <w:rPr>
                <w:color w:val="auto"/>
                <w:vertAlign w:val="subscript"/>
              </w:rPr>
              <w:t>continuous</w:t>
            </w:r>
            <w:proofErr w:type="spellEnd"/>
          </w:p>
        </w:tc>
        <w:tc>
          <w:tcPr>
            <w:tcW w:w="898" w:type="dxa"/>
            <w:tcBorders>
              <w:top w:val="single" w:sz="4" w:space="0" w:color="auto"/>
              <w:left w:val="nil"/>
              <w:bottom w:val="single" w:sz="4" w:space="0" w:color="auto"/>
              <w:right w:val="nil"/>
            </w:tcBorders>
            <w:vAlign w:val="center"/>
            <w:tcPrChange w:id="684" w:author="Maino Vieytes, Christian Augusto" w:date="2022-10-16T18:13:00Z">
              <w:tcPr>
                <w:tcW w:w="898" w:type="dxa"/>
                <w:tcBorders>
                  <w:top w:val="single" w:sz="4" w:space="0" w:color="auto"/>
                  <w:left w:val="nil"/>
                  <w:bottom w:val="single" w:sz="4" w:space="0" w:color="auto"/>
                  <w:right w:val="nil"/>
                </w:tcBorders>
                <w:vAlign w:val="center"/>
              </w:tcPr>
            </w:tcPrChange>
          </w:tcPr>
          <w:p w14:paraId="72BF31B2" w14:textId="77777777" w:rsidR="00BD6D78" w:rsidRPr="001A5891" w:rsidRDefault="00BD6D78" w:rsidP="00BD6D78">
            <w:pPr>
              <w:jc w:val="center"/>
              <w:rPr>
                <w:i/>
                <w:iCs/>
                <w:color w:val="auto"/>
                <w:vertAlign w:val="subscript"/>
              </w:rPr>
            </w:pPr>
            <w:proofErr w:type="spellStart"/>
            <w:r w:rsidRPr="001A5891">
              <w:rPr>
                <w:i/>
                <w:iCs/>
                <w:color w:val="auto"/>
              </w:rPr>
              <w:t>p</w:t>
            </w:r>
            <w:r w:rsidRPr="001A5891">
              <w:rPr>
                <w:color w:val="auto"/>
                <w:vertAlign w:val="superscript"/>
              </w:rPr>
              <w:t>c</w:t>
            </w:r>
            <w:r w:rsidRPr="001A5891">
              <w:rPr>
                <w:i/>
                <w:iCs/>
                <w:color w:val="auto"/>
                <w:vertAlign w:val="subscript"/>
              </w:rPr>
              <w:t>quadratic</w:t>
            </w:r>
            <w:proofErr w:type="spellEnd"/>
          </w:p>
        </w:tc>
      </w:tr>
      <w:tr w:rsidR="001A5891" w:rsidRPr="001A5891" w14:paraId="38479E5C" w14:textId="77777777" w:rsidTr="006F56D4">
        <w:trPr>
          <w:trHeight w:val="320"/>
          <w:jc w:val="center"/>
          <w:trPrChange w:id="685"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686" w:author="Maino Vieytes, Christian Augusto" w:date="2022-10-16T18:13:00Z">
              <w:tcPr>
                <w:tcW w:w="1816" w:type="dxa"/>
                <w:tcBorders>
                  <w:top w:val="single" w:sz="4" w:space="0" w:color="auto"/>
                  <w:left w:val="nil"/>
                  <w:bottom w:val="nil"/>
                  <w:right w:val="nil"/>
                </w:tcBorders>
                <w:noWrap/>
                <w:vAlign w:val="center"/>
                <w:hideMark/>
              </w:tcPr>
            </w:tcPrChange>
          </w:tcPr>
          <w:p w14:paraId="26735920" w14:textId="77777777" w:rsidR="00BD6D78" w:rsidRPr="001A5891" w:rsidRDefault="00BD6D78" w:rsidP="00BD6D78">
            <w:pPr>
              <w:jc w:val="center"/>
              <w:rPr>
                <w:color w:val="auto"/>
              </w:rPr>
            </w:pPr>
            <w:r w:rsidRPr="001A5891">
              <w:rPr>
                <w:color w:val="auto"/>
              </w:rPr>
              <w:t>Food Insecurity</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687" w:author="Maino Vieytes, Christian Augusto" w:date="2022-10-16T18:13:00Z">
              <w:tcPr>
                <w:tcW w:w="666" w:type="dxa"/>
                <w:tcBorders>
                  <w:top w:val="single" w:sz="4" w:space="0" w:color="auto"/>
                  <w:left w:val="nil"/>
                  <w:bottom w:val="nil"/>
                  <w:right w:val="nil"/>
                </w:tcBorders>
                <w:noWrap/>
                <w:vAlign w:val="center"/>
                <w:hideMark/>
              </w:tcPr>
            </w:tcPrChange>
          </w:tcPr>
          <w:p w14:paraId="322EDE84"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688" w:author="Maino Vieytes, Christian Augusto" w:date="2022-10-16T18:13:00Z">
              <w:tcPr>
                <w:tcW w:w="1916" w:type="dxa"/>
                <w:tcBorders>
                  <w:top w:val="single" w:sz="4" w:space="0" w:color="auto"/>
                  <w:left w:val="nil"/>
                  <w:bottom w:val="nil"/>
                  <w:right w:val="nil"/>
                </w:tcBorders>
                <w:noWrap/>
                <w:vAlign w:val="center"/>
                <w:hideMark/>
              </w:tcPr>
            </w:tcPrChange>
          </w:tcPr>
          <w:p w14:paraId="4B1B4924" w14:textId="77777777" w:rsidR="00BD6D78" w:rsidRPr="001A5891" w:rsidRDefault="00BD6D78" w:rsidP="00BD6D78">
            <w:pPr>
              <w:jc w:val="center"/>
              <w:rPr>
                <w:color w:val="auto"/>
              </w:rPr>
            </w:pPr>
            <w:r w:rsidRPr="001A5891">
              <w:rPr>
                <w:color w:val="auto"/>
              </w:rPr>
              <w:t>1.09 (0.58-2.02)</w:t>
            </w:r>
          </w:p>
        </w:tc>
        <w:tc>
          <w:tcPr>
            <w:tcW w:w="1724" w:type="dxa"/>
            <w:tcBorders>
              <w:top w:val="single" w:sz="4" w:space="0" w:color="auto"/>
              <w:left w:val="nil"/>
              <w:bottom w:val="nil"/>
              <w:right w:val="nil"/>
            </w:tcBorders>
            <w:noWrap/>
            <w:vAlign w:val="center"/>
            <w:hideMark/>
            <w:tcPrChange w:id="689" w:author="Maino Vieytes, Christian Augusto" w:date="2022-10-16T18:13:00Z">
              <w:tcPr>
                <w:tcW w:w="1724" w:type="dxa"/>
                <w:tcBorders>
                  <w:top w:val="single" w:sz="4" w:space="0" w:color="auto"/>
                  <w:left w:val="nil"/>
                  <w:bottom w:val="nil"/>
                  <w:right w:val="nil"/>
                </w:tcBorders>
                <w:noWrap/>
                <w:vAlign w:val="center"/>
                <w:hideMark/>
              </w:tcPr>
            </w:tcPrChange>
          </w:tcPr>
          <w:p w14:paraId="70D1C616" w14:textId="77777777" w:rsidR="00BD6D78" w:rsidRPr="001A5891" w:rsidRDefault="00BD6D78" w:rsidP="00BD6D78">
            <w:pPr>
              <w:jc w:val="center"/>
              <w:rPr>
                <w:color w:val="auto"/>
              </w:rPr>
            </w:pPr>
            <w:r w:rsidRPr="001A5891">
              <w:rPr>
                <w:color w:val="auto"/>
              </w:rPr>
              <w:t>1.18 (0.57-2.45)</w:t>
            </w:r>
          </w:p>
        </w:tc>
        <w:tc>
          <w:tcPr>
            <w:tcW w:w="1852" w:type="dxa"/>
            <w:tcBorders>
              <w:top w:val="single" w:sz="4" w:space="0" w:color="auto"/>
              <w:left w:val="nil"/>
              <w:bottom w:val="nil"/>
              <w:right w:val="nil"/>
            </w:tcBorders>
            <w:noWrap/>
            <w:vAlign w:val="center"/>
            <w:hideMark/>
            <w:tcPrChange w:id="690" w:author="Maino Vieytes, Christian Augusto" w:date="2022-10-16T18:13:00Z">
              <w:tcPr>
                <w:tcW w:w="1852" w:type="dxa"/>
                <w:tcBorders>
                  <w:top w:val="single" w:sz="4" w:space="0" w:color="auto"/>
                  <w:left w:val="nil"/>
                  <w:bottom w:val="nil"/>
                  <w:right w:val="nil"/>
                </w:tcBorders>
                <w:noWrap/>
                <w:vAlign w:val="center"/>
                <w:hideMark/>
              </w:tcPr>
            </w:tcPrChange>
          </w:tcPr>
          <w:p w14:paraId="3AA93C4B" w14:textId="77777777" w:rsidR="00BD6D78" w:rsidRPr="001A5891" w:rsidRDefault="00BD6D78" w:rsidP="00BD6D78">
            <w:pPr>
              <w:jc w:val="center"/>
              <w:rPr>
                <w:color w:val="auto"/>
              </w:rPr>
            </w:pPr>
            <w:r w:rsidRPr="001A5891">
              <w:rPr>
                <w:color w:val="auto"/>
              </w:rPr>
              <w:t>1.91 (1.04-3.53)*</w:t>
            </w:r>
          </w:p>
        </w:tc>
        <w:tc>
          <w:tcPr>
            <w:tcW w:w="1816" w:type="dxa"/>
            <w:tcBorders>
              <w:top w:val="single" w:sz="4" w:space="0" w:color="auto"/>
              <w:left w:val="nil"/>
              <w:bottom w:val="nil"/>
              <w:right w:val="nil"/>
            </w:tcBorders>
            <w:noWrap/>
            <w:vAlign w:val="center"/>
            <w:hideMark/>
            <w:tcPrChange w:id="691" w:author="Maino Vieytes, Christian Augusto" w:date="2022-10-16T18:13:00Z">
              <w:tcPr>
                <w:tcW w:w="1816" w:type="dxa"/>
                <w:tcBorders>
                  <w:top w:val="single" w:sz="4" w:space="0" w:color="auto"/>
                  <w:left w:val="nil"/>
                  <w:bottom w:val="nil"/>
                  <w:right w:val="nil"/>
                </w:tcBorders>
                <w:noWrap/>
                <w:vAlign w:val="center"/>
                <w:hideMark/>
              </w:tcPr>
            </w:tcPrChange>
          </w:tcPr>
          <w:p w14:paraId="097ADE4B" w14:textId="77777777" w:rsidR="00BD6D78" w:rsidRPr="001A5891" w:rsidRDefault="00BD6D78" w:rsidP="00BD6D78">
            <w:pPr>
              <w:jc w:val="center"/>
              <w:rPr>
                <w:color w:val="auto"/>
              </w:rPr>
            </w:pPr>
            <w:r w:rsidRPr="001A5891">
              <w:rPr>
                <w:color w:val="auto"/>
              </w:rPr>
              <w:t>2.42 (1.21-4.82)*</w:t>
            </w:r>
          </w:p>
        </w:tc>
        <w:tc>
          <w:tcPr>
            <w:tcW w:w="979" w:type="dxa"/>
            <w:tcBorders>
              <w:top w:val="single" w:sz="4" w:space="0" w:color="auto"/>
              <w:left w:val="nil"/>
              <w:bottom w:val="nil"/>
              <w:right w:val="nil"/>
            </w:tcBorders>
            <w:noWrap/>
            <w:vAlign w:val="center"/>
            <w:hideMark/>
            <w:tcPrChange w:id="692" w:author="Maino Vieytes, Christian Augusto" w:date="2022-10-16T18:13:00Z">
              <w:tcPr>
                <w:tcW w:w="979" w:type="dxa"/>
                <w:tcBorders>
                  <w:top w:val="single" w:sz="4" w:space="0" w:color="auto"/>
                  <w:left w:val="nil"/>
                  <w:bottom w:val="nil"/>
                  <w:right w:val="nil"/>
                </w:tcBorders>
                <w:noWrap/>
                <w:vAlign w:val="center"/>
                <w:hideMark/>
              </w:tcPr>
            </w:tcPrChange>
          </w:tcPr>
          <w:p w14:paraId="49AE9CF1" w14:textId="77777777" w:rsidR="00BD6D78" w:rsidRPr="001A5891" w:rsidRDefault="00BD6D78" w:rsidP="00BD6D78">
            <w:pPr>
              <w:jc w:val="center"/>
              <w:rPr>
                <w:color w:val="auto"/>
              </w:rPr>
            </w:pPr>
            <w:r w:rsidRPr="001A5891">
              <w:rPr>
                <w:color w:val="auto"/>
              </w:rPr>
              <w:t>0.01*</w:t>
            </w:r>
          </w:p>
        </w:tc>
        <w:tc>
          <w:tcPr>
            <w:tcW w:w="979" w:type="dxa"/>
            <w:tcBorders>
              <w:top w:val="single" w:sz="4" w:space="0" w:color="auto"/>
              <w:left w:val="nil"/>
              <w:bottom w:val="nil"/>
              <w:right w:val="nil"/>
            </w:tcBorders>
            <w:noWrap/>
            <w:vAlign w:val="center"/>
            <w:hideMark/>
            <w:tcPrChange w:id="693" w:author="Maino Vieytes, Christian Augusto" w:date="2022-10-16T18:13:00Z">
              <w:tcPr>
                <w:tcW w:w="979" w:type="dxa"/>
                <w:tcBorders>
                  <w:top w:val="single" w:sz="4" w:space="0" w:color="auto"/>
                  <w:left w:val="nil"/>
                  <w:bottom w:val="nil"/>
                  <w:right w:val="nil"/>
                </w:tcBorders>
                <w:noWrap/>
                <w:vAlign w:val="center"/>
                <w:hideMark/>
              </w:tcPr>
            </w:tcPrChange>
          </w:tcPr>
          <w:p w14:paraId="4AC79E25"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694" w:author="Maino Vieytes, Christian Augusto" w:date="2022-10-16T18:13:00Z">
              <w:tcPr>
                <w:tcW w:w="1816" w:type="dxa"/>
                <w:tcBorders>
                  <w:top w:val="single" w:sz="4" w:space="0" w:color="auto"/>
                  <w:left w:val="nil"/>
                  <w:bottom w:val="nil"/>
                  <w:right w:val="nil"/>
                </w:tcBorders>
                <w:vAlign w:val="center"/>
              </w:tcPr>
            </w:tcPrChange>
          </w:tcPr>
          <w:p w14:paraId="670ACE0D" w14:textId="09F8290B" w:rsidR="00BD6D78" w:rsidRPr="001A5891" w:rsidRDefault="00BD6D78" w:rsidP="00BD6D78">
            <w:pPr>
              <w:jc w:val="center"/>
              <w:rPr>
                <w:color w:val="auto"/>
              </w:rPr>
            </w:pPr>
            <w:r w:rsidRPr="001A5891">
              <w:rPr>
                <w:color w:val="auto"/>
              </w:rPr>
              <w:t>1.50 (1.19-1.9</w:t>
            </w:r>
            <w:r w:rsidR="0022758B" w:rsidRPr="001A5891">
              <w:rPr>
                <w:color w:val="auto"/>
              </w:rPr>
              <w:t>0</w:t>
            </w:r>
            <w:r w:rsidRPr="001A5891">
              <w:rPr>
                <w:color w:val="auto"/>
              </w:rPr>
              <w:t>)**</w:t>
            </w:r>
          </w:p>
        </w:tc>
        <w:tc>
          <w:tcPr>
            <w:tcW w:w="898" w:type="dxa"/>
            <w:tcBorders>
              <w:top w:val="single" w:sz="4" w:space="0" w:color="auto"/>
              <w:left w:val="nil"/>
              <w:bottom w:val="nil"/>
              <w:right w:val="nil"/>
            </w:tcBorders>
            <w:vAlign w:val="center"/>
            <w:tcPrChange w:id="695" w:author="Maino Vieytes, Christian Augusto" w:date="2022-10-16T18:13:00Z">
              <w:tcPr>
                <w:tcW w:w="898" w:type="dxa"/>
                <w:tcBorders>
                  <w:top w:val="single" w:sz="4" w:space="0" w:color="auto"/>
                  <w:left w:val="nil"/>
                  <w:bottom w:val="nil"/>
                  <w:right w:val="nil"/>
                </w:tcBorders>
                <w:vAlign w:val="center"/>
              </w:tcPr>
            </w:tcPrChange>
          </w:tcPr>
          <w:p w14:paraId="248FB60C" w14:textId="77777777" w:rsidR="00BD6D78" w:rsidRPr="001A5891" w:rsidRDefault="00BD6D78" w:rsidP="00BD6D78">
            <w:pPr>
              <w:jc w:val="center"/>
              <w:rPr>
                <w:color w:val="auto"/>
              </w:rPr>
            </w:pPr>
            <w:r w:rsidRPr="001A5891">
              <w:rPr>
                <w:color w:val="auto"/>
              </w:rPr>
              <w:t>0.11</w:t>
            </w:r>
          </w:p>
        </w:tc>
      </w:tr>
      <w:tr w:rsidR="001A5891" w:rsidRPr="001A5891" w14:paraId="05891E81" w14:textId="77777777" w:rsidTr="006F56D4">
        <w:trPr>
          <w:trHeight w:val="320"/>
          <w:jc w:val="center"/>
          <w:trPrChange w:id="696"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697" w:author="Maino Vieytes, Christian Augusto" w:date="2022-10-16T18:13:00Z">
              <w:tcPr>
                <w:tcW w:w="1816" w:type="dxa"/>
                <w:tcBorders>
                  <w:top w:val="single" w:sz="4" w:space="0" w:color="auto"/>
                  <w:left w:val="nil"/>
                  <w:bottom w:val="nil"/>
                  <w:right w:val="nil"/>
                </w:tcBorders>
                <w:noWrap/>
                <w:vAlign w:val="center"/>
                <w:hideMark/>
              </w:tcPr>
            </w:tcPrChange>
          </w:tcPr>
          <w:p w14:paraId="2E930B83" w14:textId="77777777" w:rsidR="00BD6D78" w:rsidRPr="001A5891" w:rsidRDefault="00BD6D78" w:rsidP="00BD6D78">
            <w:pPr>
              <w:jc w:val="center"/>
              <w:rPr>
                <w:color w:val="auto"/>
              </w:rPr>
            </w:pPr>
            <w:r w:rsidRPr="001A5891">
              <w:rPr>
                <w:color w:val="auto"/>
              </w:rPr>
              <w:t>Age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698" w:author="Maino Vieytes, Christian Augusto" w:date="2022-10-16T18:13:00Z">
              <w:tcPr>
                <w:tcW w:w="666" w:type="dxa"/>
                <w:tcBorders>
                  <w:top w:val="single" w:sz="4" w:space="0" w:color="auto"/>
                  <w:left w:val="nil"/>
                  <w:bottom w:val="nil"/>
                  <w:right w:val="nil"/>
                </w:tcBorders>
                <w:noWrap/>
                <w:vAlign w:val="center"/>
                <w:hideMark/>
              </w:tcPr>
            </w:tcPrChange>
          </w:tcPr>
          <w:p w14:paraId="5A2D5D21"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699" w:author="Maino Vieytes, Christian Augusto" w:date="2022-10-16T18:13:00Z">
              <w:tcPr>
                <w:tcW w:w="1916" w:type="dxa"/>
                <w:tcBorders>
                  <w:top w:val="single" w:sz="4" w:space="0" w:color="auto"/>
                  <w:left w:val="nil"/>
                  <w:bottom w:val="nil"/>
                  <w:right w:val="nil"/>
                </w:tcBorders>
                <w:noWrap/>
                <w:vAlign w:val="center"/>
                <w:hideMark/>
              </w:tcPr>
            </w:tcPrChange>
          </w:tcPr>
          <w:p w14:paraId="195AB234" w14:textId="77777777" w:rsidR="00BD6D78" w:rsidRPr="001A5891" w:rsidRDefault="00BD6D78" w:rsidP="00BD6D78">
            <w:pPr>
              <w:jc w:val="center"/>
              <w:rPr>
                <w:color w:val="auto"/>
              </w:rPr>
            </w:pPr>
            <w:r w:rsidRPr="001A5891">
              <w:rPr>
                <w:color w:val="auto"/>
              </w:rPr>
              <w:t>1.91 (1.12-3.27)*</w:t>
            </w:r>
          </w:p>
        </w:tc>
        <w:tc>
          <w:tcPr>
            <w:tcW w:w="1724" w:type="dxa"/>
            <w:tcBorders>
              <w:top w:val="single" w:sz="4" w:space="0" w:color="auto"/>
              <w:left w:val="nil"/>
              <w:bottom w:val="nil"/>
              <w:right w:val="nil"/>
            </w:tcBorders>
            <w:noWrap/>
            <w:vAlign w:val="center"/>
            <w:hideMark/>
            <w:tcPrChange w:id="700" w:author="Maino Vieytes, Christian Augusto" w:date="2022-10-16T18:13:00Z">
              <w:tcPr>
                <w:tcW w:w="1724" w:type="dxa"/>
                <w:tcBorders>
                  <w:top w:val="single" w:sz="4" w:space="0" w:color="auto"/>
                  <w:left w:val="nil"/>
                  <w:bottom w:val="nil"/>
                  <w:right w:val="nil"/>
                </w:tcBorders>
                <w:noWrap/>
                <w:vAlign w:val="center"/>
                <w:hideMark/>
              </w:tcPr>
            </w:tcPrChange>
          </w:tcPr>
          <w:p w14:paraId="477327FE" w14:textId="77777777" w:rsidR="00BD6D78" w:rsidRPr="001A5891" w:rsidRDefault="00BD6D78" w:rsidP="00BD6D78">
            <w:pPr>
              <w:jc w:val="center"/>
              <w:rPr>
                <w:color w:val="auto"/>
              </w:rPr>
            </w:pPr>
            <w:r w:rsidRPr="001A5891">
              <w:rPr>
                <w:color w:val="auto"/>
              </w:rPr>
              <w:t>1.41 (0.67-2.93)</w:t>
            </w:r>
          </w:p>
        </w:tc>
        <w:tc>
          <w:tcPr>
            <w:tcW w:w="1852" w:type="dxa"/>
            <w:tcBorders>
              <w:top w:val="single" w:sz="4" w:space="0" w:color="auto"/>
              <w:left w:val="nil"/>
              <w:bottom w:val="nil"/>
              <w:right w:val="nil"/>
            </w:tcBorders>
            <w:noWrap/>
            <w:vAlign w:val="center"/>
            <w:hideMark/>
            <w:tcPrChange w:id="701" w:author="Maino Vieytes, Christian Augusto" w:date="2022-10-16T18:13:00Z">
              <w:tcPr>
                <w:tcW w:w="1852" w:type="dxa"/>
                <w:tcBorders>
                  <w:top w:val="single" w:sz="4" w:space="0" w:color="auto"/>
                  <w:left w:val="nil"/>
                  <w:bottom w:val="nil"/>
                  <w:right w:val="nil"/>
                </w:tcBorders>
                <w:noWrap/>
                <w:vAlign w:val="center"/>
                <w:hideMark/>
              </w:tcPr>
            </w:tcPrChange>
          </w:tcPr>
          <w:p w14:paraId="27D21078" w14:textId="77777777" w:rsidR="00BD6D78" w:rsidRPr="001A5891" w:rsidRDefault="00BD6D78" w:rsidP="00BD6D78">
            <w:pPr>
              <w:jc w:val="center"/>
              <w:rPr>
                <w:color w:val="auto"/>
              </w:rPr>
            </w:pPr>
            <w:r w:rsidRPr="001A5891">
              <w:rPr>
                <w:color w:val="auto"/>
              </w:rPr>
              <w:t>1.14 (0.49-2.69)</w:t>
            </w:r>
          </w:p>
        </w:tc>
        <w:tc>
          <w:tcPr>
            <w:tcW w:w="1816" w:type="dxa"/>
            <w:tcBorders>
              <w:top w:val="single" w:sz="4" w:space="0" w:color="auto"/>
              <w:left w:val="nil"/>
              <w:bottom w:val="nil"/>
              <w:right w:val="nil"/>
            </w:tcBorders>
            <w:noWrap/>
            <w:vAlign w:val="center"/>
            <w:hideMark/>
            <w:tcPrChange w:id="702" w:author="Maino Vieytes, Christian Augusto" w:date="2022-10-16T18:13:00Z">
              <w:tcPr>
                <w:tcW w:w="1816" w:type="dxa"/>
                <w:tcBorders>
                  <w:top w:val="single" w:sz="4" w:space="0" w:color="auto"/>
                  <w:left w:val="nil"/>
                  <w:bottom w:val="nil"/>
                  <w:right w:val="nil"/>
                </w:tcBorders>
                <w:noWrap/>
                <w:vAlign w:val="center"/>
                <w:hideMark/>
              </w:tcPr>
            </w:tcPrChange>
          </w:tcPr>
          <w:p w14:paraId="40CE933A" w14:textId="77777777" w:rsidR="00BD6D78" w:rsidRPr="001A5891" w:rsidRDefault="00BD6D78" w:rsidP="00BD6D78">
            <w:pPr>
              <w:jc w:val="center"/>
              <w:rPr>
                <w:color w:val="auto"/>
              </w:rPr>
            </w:pPr>
            <w:r w:rsidRPr="001A5891">
              <w:rPr>
                <w:color w:val="auto"/>
              </w:rPr>
              <w:t>1.82 (0.93-3.56)</w:t>
            </w:r>
          </w:p>
        </w:tc>
        <w:tc>
          <w:tcPr>
            <w:tcW w:w="979" w:type="dxa"/>
            <w:tcBorders>
              <w:top w:val="single" w:sz="4" w:space="0" w:color="auto"/>
              <w:left w:val="nil"/>
              <w:bottom w:val="nil"/>
              <w:right w:val="nil"/>
            </w:tcBorders>
            <w:noWrap/>
            <w:vAlign w:val="center"/>
            <w:hideMark/>
            <w:tcPrChange w:id="703" w:author="Maino Vieytes, Christian Augusto" w:date="2022-10-16T18:13:00Z">
              <w:tcPr>
                <w:tcW w:w="979" w:type="dxa"/>
                <w:tcBorders>
                  <w:top w:val="single" w:sz="4" w:space="0" w:color="auto"/>
                  <w:left w:val="nil"/>
                  <w:bottom w:val="nil"/>
                  <w:right w:val="nil"/>
                </w:tcBorders>
                <w:noWrap/>
                <w:vAlign w:val="center"/>
                <w:hideMark/>
              </w:tcPr>
            </w:tcPrChange>
          </w:tcPr>
          <w:p w14:paraId="4FF2E46C" w14:textId="77777777" w:rsidR="00BD6D78" w:rsidRPr="001A5891" w:rsidRDefault="00BD6D78" w:rsidP="00BD6D78">
            <w:pPr>
              <w:jc w:val="center"/>
              <w:rPr>
                <w:color w:val="auto"/>
              </w:rPr>
            </w:pPr>
            <w:r w:rsidRPr="001A5891">
              <w:rPr>
                <w:color w:val="auto"/>
              </w:rPr>
              <w:t>0.08</w:t>
            </w:r>
          </w:p>
        </w:tc>
        <w:tc>
          <w:tcPr>
            <w:tcW w:w="979" w:type="dxa"/>
            <w:tcBorders>
              <w:top w:val="single" w:sz="4" w:space="0" w:color="auto"/>
              <w:left w:val="nil"/>
              <w:bottom w:val="nil"/>
              <w:right w:val="nil"/>
            </w:tcBorders>
            <w:noWrap/>
            <w:vAlign w:val="center"/>
            <w:hideMark/>
            <w:tcPrChange w:id="704" w:author="Maino Vieytes, Christian Augusto" w:date="2022-10-16T18:13:00Z">
              <w:tcPr>
                <w:tcW w:w="979" w:type="dxa"/>
                <w:tcBorders>
                  <w:top w:val="single" w:sz="4" w:space="0" w:color="auto"/>
                  <w:left w:val="nil"/>
                  <w:bottom w:val="nil"/>
                  <w:right w:val="nil"/>
                </w:tcBorders>
                <w:noWrap/>
                <w:vAlign w:val="center"/>
                <w:hideMark/>
              </w:tcPr>
            </w:tcPrChange>
          </w:tcPr>
          <w:p w14:paraId="3431E099" w14:textId="77777777" w:rsidR="00BD6D78" w:rsidRPr="001A5891" w:rsidRDefault="00BD6D78" w:rsidP="00BD6D78">
            <w:pPr>
              <w:jc w:val="center"/>
              <w:rPr>
                <w:color w:val="auto"/>
              </w:rPr>
            </w:pPr>
            <w:r w:rsidRPr="001A5891">
              <w:rPr>
                <w:color w:val="auto"/>
              </w:rPr>
              <w:t>0.28</w:t>
            </w:r>
          </w:p>
        </w:tc>
        <w:tc>
          <w:tcPr>
            <w:tcW w:w="1816" w:type="dxa"/>
            <w:tcBorders>
              <w:top w:val="single" w:sz="4" w:space="0" w:color="auto"/>
              <w:left w:val="nil"/>
              <w:bottom w:val="nil"/>
              <w:right w:val="nil"/>
            </w:tcBorders>
            <w:vAlign w:val="center"/>
            <w:tcPrChange w:id="705" w:author="Maino Vieytes, Christian Augusto" w:date="2022-10-16T18:13:00Z">
              <w:tcPr>
                <w:tcW w:w="1816" w:type="dxa"/>
                <w:tcBorders>
                  <w:top w:val="single" w:sz="4" w:space="0" w:color="auto"/>
                  <w:left w:val="nil"/>
                  <w:bottom w:val="nil"/>
                  <w:right w:val="nil"/>
                </w:tcBorders>
                <w:vAlign w:val="center"/>
              </w:tcPr>
            </w:tcPrChange>
          </w:tcPr>
          <w:p w14:paraId="78820D7E" w14:textId="77777777" w:rsidR="00BD6D78" w:rsidRPr="001A5891" w:rsidRDefault="00BD6D78" w:rsidP="00BD6D78">
            <w:pPr>
              <w:jc w:val="center"/>
              <w:rPr>
                <w:color w:val="auto"/>
              </w:rPr>
            </w:pPr>
            <w:r w:rsidRPr="001A5891">
              <w:rPr>
                <w:color w:val="auto"/>
              </w:rPr>
              <w:t>1.05 (0.87-1.27)</w:t>
            </w:r>
          </w:p>
        </w:tc>
        <w:tc>
          <w:tcPr>
            <w:tcW w:w="898" w:type="dxa"/>
            <w:tcBorders>
              <w:top w:val="single" w:sz="4" w:space="0" w:color="auto"/>
              <w:left w:val="nil"/>
              <w:bottom w:val="nil"/>
              <w:right w:val="nil"/>
            </w:tcBorders>
            <w:vAlign w:val="center"/>
            <w:tcPrChange w:id="706" w:author="Maino Vieytes, Christian Augusto" w:date="2022-10-16T18:13:00Z">
              <w:tcPr>
                <w:tcW w:w="898" w:type="dxa"/>
                <w:tcBorders>
                  <w:top w:val="single" w:sz="4" w:space="0" w:color="auto"/>
                  <w:left w:val="nil"/>
                  <w:bottom w:val="nil"/>
                  <w:right w:val="nil"/>
                </w:tcBorders>
                <w:vAlign w:val="center"/>
              </w:tcPr>
            </w:tcPrChange>
          </w:tcPr>
          <w:p w14:paraId="304C98A7" w14:textId="77777777" w:rsidR="00BD6D78" w:rsidRPr="001A5891" w:rsidRDefault="00BD6D78" w:rsidP="00BD6D78">
            <w:pPr>
              <w:jc w:val="center"/>
              <w:rPr>
                <w:color w:val="auto"/>
              </w:rPr>
            </w:pPr>
            <w:r w:rsidRPr="001A5891">
              <w:rPr>
                <w:color w:val="auto"/>
              </w:rPr>
              <w:t>0.57</w:t>
            </w:r>
          </w:p>
        </w:tc>
      </w:tr>
      <w:tr w:rsidR="001A5891" w:rsidRPr="001A5891" w14:paraId="5B933351" w14:textId="77777777" w:rsidTr="006F56D4">
        <w:trPr>
          <w:trHeight w:val="320"/>
          <w:jc w:val="center"/>
          <w:trPrChange w:id="707"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08" w:author="Maino Vieytes, Christian Augusto" w:date="2022-10-16T18:13:00Z">
              <w:tcPr>
                <w:tcW w:w="1816" w:type="dxa"/>
                <w:tcBorders>
                  <w:top w:val="single" w:sz="4" w:space="0" w:color="auto"/>
                  <w:left w:val="nil"/>
                  <w:bottom w:val="nil"/>
                  <w:right w:val="nil"/>
                </w:tcBorders>
                <w:noWrap/>
                <w:vAlign w:val="center"/>
                <w:hideMark/>
              </w:tcPr>
            </w:tcPrChange>
          </w:tcPr>
          <w:p w14:paraId="7863FA8D" w14:textId="77777777" w:rsidR="00BD6D78" w:rsidRPr="001A5891" w:rsidRDefault="00BD6D78" w:rsidP="00BD6D78">
            <w:pPr>
              <w:jc w:val="center"/>
              <w:rPr>
                <w:color w:val="auto"/>
              </w:rPr>
            </w:pPr>
            <w:r w:rsidRPr="001A5891">
              <w:rPr>
                <w:color w:val="auto"/>
              </w:rPr>
              <w:t>Food Assistance (SNAP)</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09" w:author="Maino Vieytes, Christian Augusto" w:date="2022-10-16T18:13:00Z">
              <w:tcPr>
                <w:tcW w:w="666" w:type="dxa"/>
                <w:tcBorders>
                  <w:top w:val="single" w:sz="4" w:space="0" w:color="auto"/>
                  <w:left w:val="nil"/>
                  <w:bottom w:val="nil"/>
                  <w:right w:val="nil"/>
                </w:tcBorders>
                <w:noWrap/>
                <w:vAlign w:val="center"/>
                <w:hideMark/>
              </w:tcPr>
            </w:tcPrChange>
          </w:tcPr>
          <w:p w14:paraId="2E8FDC3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10" w:author="Maino Vieytes, Christian Augusto" w:date="2022-10-16T18:13:00Z">
              <w:tcPr>
                <w:tcW w:w="1916" w:type="dxa"/>
                <w:tcBorders>
                  <w:top w:val="single" w:sz="4" w:space="0" w:color="auto"/>
                  <w:left w:val="nil"/>
                  <w:bottom w:val="nil"/>
                  <w:right w:val="nil"/>
                </w:tcBorders>
                <w:noWrap/>
                <w:vAlign w:val="center"/>
                <w:hideMark/>
              </w:tcPr>
            </w:tcPrChange>
          </w:tcPr>
          <w:p w14:paraId="5FFF566F" w14:textId="77777777" w:rsidR="00BD6D78" w:rsidRPr="001A5891" w:rsidRDefault="00BD6D78" w:rsidP="00BD6D78">
            <w:pPr>
              <w:jc w:val="center"/>
              <w:rPr>
                <w:color w:val="auto"/>
              </w:rPr>
            </w:pPr>
            <w:r w:rsidRPr="001A5891">
              <w:rPr>
                <w:color w:val="auto"/>
              </w:rPr>
              <w:t>1.38 (0.65-2.93)</w:t>
            </w:r>
          </w:p>
        </w:tc>
        <w:tc>
          <w:tcPr>
            <w:tcW w:w="1724" w:type="dxa"/>
            <w:tcBorders>
              <w:top w:val="single" w:sz="4" w:space="0" w:color="auto"/>
              <w:left w:val="nil"/>
              <w:bottom w:val="nil"/>
              <w:right w:val="nil"/>
            </w:tcBorders>
            <w:noWrap/>
            <w:vAlign w:val="center"/>
            <w:hideMark/>
            <w:tcPrChange w:id="711" w:author="Maino Vieytes, Christian Augusto" w:date="2022-10-16T18:13:00Z">
              <w:tcPr>
                <w:tcW w:w="1724" w:type="dxa"/>
                <w:tcBorders>
                  <w:top w:val="single" w:sz="4" w:space="0" w:color="auto"/>
                  <w:left w:val="nil"/>
                  <w:bottom w:val="nil"/>
                  <w:right w:val="nil"/>
                </w:tcBorders>
                <w:noWrap/>
                <w:vAlign w:val="center"/>
                <w:hideMark/>
              </w:tcPr>
            </w:tcPrChange>
          </w:tcPr>
          <w:p w14:paraId="61A3CC38" w14:textId="77777777" w:rsidR="00BD6D78" w:rsidRPr="001A5891" w:rsidRDefault="00BD6D78" w:rsidP="00BD6D78">
            <w:pPr>
              <w:jc w:val="center"/>
              <w:rPr>
                <w:color w:val="auto"/>
              </w:rPr>
            </w:pPr>
            <w:r w:rsidRPr="001A5891">
              <w:rPr>
                <w:color w:val="auto"/>
              </w:rPr>
              <w:t>1.44 (0.77-2.71)</w:t>
            </w:r>
          </w:p>
        </w:tc>
        <w:tc>
          <w:tcPr>
            <w:tcW w:w="1852" w:type="dxa"/>
            <w:tcBorders>
              <w:top w:val="single" w:sz="4" w:space="0" w:color="auto"/>
              <w:left w:val="nil"/>
              <w:bottom w:val="nil"/>
              <w:right w:val="nil"/>
            </w:tcBorders>
            <w:noWrap/>
            <w:vAlign w:val="center"/>
            <w:hideMark/>
            <w:tcPrChange w:id="712" w:author="Maino Vieytes, Christian Augusto" w:date="2022-10-16T18:13:00Z">
              <w:tcPr>
                <w:tcW w:w="1852" w:type="dxa"/>
                <w:tcBorders>
                  <w:top w:val="single" w:sz="4" w:space="0" w:color="auto"/>
                  <w:left w:val="nil"/>
                  <w:bottom w:val="nil"/>
                  <w:right w:val="nil"/>
                </w:tcBorders>
                <w:noWrap/>
                <w:vAlign w:val="center"/>
                <w:hideMark/>
              </w:tcPr>
            </w:tcPrChange>
          </w:tcPr>
          <w:p w14:paraId="63DE6FC3" w14:textId="77777777" w:rsidR="00BD6D78" w:rsidRPr="001A5891" w:rsidRDefault="00BD6D78" w:rsidP="00BD6D78">
            <w:pPr>
              <w:jc w:val="center"/>
              <w:rPr>
                <w:color w:val="auto"/>
              </w:rPr>
            </w:pPr>
            <w:r w:rsidRPr="001A5891">
              <w:rPr>
                <w:color w:val="auto"/>
              </w:rPr>
              <w:t>2.54 (1.22-5.30)*</w:t>
            </w:r>
          </w:p>
        </w:tc>
        <w:tc>
          <w:tcPr>
            <w:tcW w:w="1816" w:type="dxa"/>
            <w:tcBorders>
              <w:top w:val="single" w:sz="4" w:space="0" w:color="auto"/>
              <w:left w:val="nil"/>
              <w:bottom w:val="nil"/>
              <w:right w:val="nil"/>
            </w:tcBorders>
            <w:noWrap/>
            <w:vAlign w:val="center"/>
            <w:hideMark/>
            <w:tcPrChange w:id="713" w:author="Maino Vieytes, Christian Augusto" w:date="2022-10-16T18:13:00Z">
              <w:tcPr>
                <w:tcW w:w="1816" w:type="dxa"/>
                <w:tcBorders>
                  <w:top w:val="single" w:sz="4" w:space="0" w:color="auto"/>
                  <w:left w:val="nil"/>
                  <w:bottom w:val="nil"/>
                  <w:right w:val="nil"/>
                </w:tcBorders>
                <w:noWrap/>
                <w:vAlign w:val="center"/>
                <w:hideMark/>
              </w:tcPr>
            </w:tcPrChange>
          </w:tcPr>
          <w:p w14:paraId="67726980" w14:textId="77777777" w:rsidR="00BD6D78" w:rsidRPr="001A5891" w:rsidRDefault="00BD6D78" w:rsidP="00BD6D78">
            <w:pPr>
              <w:jc w:val="center"/>
              <w:rPr>
                <w:color w:val="auto"/>
              </w:rPr>
            </w:pPr>
            <w:r w:rsidRPr="001A5891">
              <w:rPr>
                <w:color w:val="auto"/>
              </w:rPr>
              <w:t>2.23 (1.26-3.94)**</w:t>
            </w:r>
          </w:p>
        </w:tc>
        <w:tc>
          <w:tcPr>
            <w:tcW w:w="979" w:type="dxa"/>
            <w:tcBorders>
              <w:top w:val="single" w:sz="4" w:space="0" w:color="auto"/>
              <w:left w:val="nil"/>
              <w:bottom w:val="nil"/>
              <w:right w:val="nil"/>
            </w:tcBorders>
            <w:noWrap/>
            <w:vAlign w:val="center"/>
            <w:hideMark/>
            <w:tcPrChange w:id="714" w:author="Maino Vieytes, Christian Augusto" w:date="2022-10-16T18:13:00Z">
              <w:tcPr>
                <w:tcW w:w="979" w:type="dxa"/>
                <w:tcBorders>
                  <w:top w:val="single" w:sz="4" w:space="0" w:color="auto"/>
                  <w:left w:val="nil"/>
                  <w:bottom w:val="nil"/>
                  <w:right w:val="nil"/>
                </w:tcBorders>
                <w:noWrap/>
                <w:vAlign w:val="center"/>
                <w:hideMark/>
              </w:tcPr>
            </w:tcPrChange>
          </w:tcPr>
          <w:p w14:paraId="2B462F4A"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nil"/>
              <w:right w:val="nil"/>
            </w:tcBorders>
            <w:noWrap/>
            <w:vAlign w:val="center"/>
            <w:hideMark/>
            <w:tcPrChange w:id="715" w:author="Maino Vieytes, Christian Augusto" w:date="2022-10-16T18:13:00Z">
              <w:tcPr>
                <w:tcW w:w="979" w:type="dxa"/>
                <w:tcBorders>
                  <w:top w:val="single" w:sz="4" w:space="0" w:color="auto"/>
                  <w:left w:val="nil"/>
                  <w:bottom w:val="nil"/>
                  <w:right w:val="nil"/>
                </w:tcBorders>
                <w:noWrap/>
                <w:vAlign w:val="center"/>
                <w:hideMark/>
              </w:tcPr>
            </w:tcPrChange>
          </w:tcPr>
          <w:p w14:paraId="3E90F0EA"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716" w:author="Maino Vieytes, Christian Augusto" w:date="2022-10-16T18:13:00Z">
              <w:tcPr>
                <w:tcW w:w="1816" w:type="dxa"/>
                <w:tcBorders>
                  <w:top w:val="single" w:sz="4" w:space="0" w:color="auto"/>
                  <w:left w:val="nil"/>
                  <w:bottom w:val="nil"/>
                  <w:right w:val="nil"/>
                </w:tcBorders>
                <w:vAlign w:val="center"/>
              </w:tcPr>
            </w:tcPrChange>
          </w:tcPr>
          <w:p w14:paraId="59772257" w14:textId="77777777" w:rsidR="00BD6D78" w:rsidRPr="001A5891" w:rsidRDefault="00BD6D78" w:rsidP="00BD6D78">
            <w:pPr>
              <w:jc w:val="center"/>
              <w:rPr>
                <w:color w:val="auto"/>
              </w:rPr>
            </w:pPr>
            <w:r w:rsidRPr="001A5891">
              <w:rPr>
                <w:color w:val="auto"/>
              </w:rPr>
              <w:t>1.37 (1.12-1.68)**</w:t>
            </w:r>
          </w:p>
        </w:tc>
        <w:tc>
          <w:tcPr>
            <w:tcW w:w="898" w:type="dxa"/>
            <w:tcBorders>
              <w:top w:val="single" w:sz="4" w:space="0" w:color="auto"/>
              <w:left w:val="nil"/>
              <w:bottom w:val="nil"/>
              <w:right w:val="nil"/>
            </w:tcBorders>
            <w:vAlign w:val="center"/>
            <w:tcPrChange w:id="717" w:author="Maino Vieytes, Christian Augusto" w:date="2022-10-16T18:13:00Z">
              <w:tcPr>
                <w:tcW w:w="898" w:type="dxa"/>
                <w:tcBorders>
                  <w:top w:val="single" w:sz="4" w:space="0" w:color="auto"/>
                  <w:left w:val="nil"/>
                  <w:bottom w:val="nil"/>
                  <w:right w:val="nil"/>
                </w:tcBorders>
                <w:vAlign w:val="center"/>
              </w:tcPr>
            </w:tcPrChange>
          </w:tcPr>
          <w:p w14:paraId="4A6D3B92" w14:textId="77777777" w:rsidR="00BD6D78" w:rsidRPr="001A5891" w:rsidRDefault="00BD6D78" w:rsidP="00BD6D78">
            <w:pPr>
              <w:jc w:val="center"/>
              <w:rPr>
                <w:color w:val="auto"/>
              </w:rPr>
            </w:pPr>
            <w:r w:rsidRPr="001A5891">
              <w:rPr>
                <w:color w:val="auto"/>
              </w:rPr>
              <w:t>0.46</w:t>
            </w:r>
          </w:p>
        </w:tc>
      </w:tr>
      <w:tr w:rsidR="001A5891" w:rsidRPr="001A5891" w14:paraId="7560C115" w14:textId="77777777" w:rsidTr="006F56D4">
        <w:trPr>
          <w:trHeight w:val="320"/>
          <w:jc w:val="center"/>
          <w:trPrChange w:id="718"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19" w:author="Maino Vieytes, Christian Augusto" w:date="2022-10-16T18:13:00Z">
              <w:tcPr>
                <w:tcW w:w="1816" w:type="dxa"/>
                <w:tcBorders>
                  <w:top w:val="single" w:sz="4" w:space="0" w:color="auto"/>
                  <w:left w:val="nil"/>
                  <w:bottom w:val="nil"/>
                  <w:right w:val="nil"/>
                </w:tcBorders>
                <w:noWrap/>
                <w:vAlign w:val="center"/>
                <w:hideMark/>
              </w:tcPr>
            </w:tcPrChange>
          </w:tcPr>
          <w:p w14:paraId="39249E1E" w14:textId="77777777" w:rsidR="00BD6D78" w:rsidRPr="001A5891" w:rsidRDefault="00BD6D78" w:rsidP="00BD6D78">
            <w:pPr>
              <w:jc w:val="center"/>
              <w:rPr>
                <w:color w:val="auto"/>
                <w:vertAlign w:val="superscript"/>
              </w:rPr>
            </w:pPr>
            <w:r w:rsidRPr="001A5891">
              <w:rPr>
                <w:color w:val="auto"/>
              </w:rPr>
              <w:t>Household Size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20" w:author="Maino Vieytes, Christian Augusto" w:date="2022-10-16T18:13:00Z">
              <w:tcPr>
                <w:tcW w:w="666" w:type="dxa"/>
                <w:tcBorders>
                  <w:top w:val="single" w:sz="4" w:space="0" w:color="auto"/>
                  <w:left w:val="nil"/>
                  <w:bottom w:val="nil"/>
                  <w:right w:val="nil"/>
                </w:tcBorders>
                <w:noWrap/>
                <w:vAlign w:val="center"/>
                <w:hideMark/>
              </w:tcPr>
            </w:tcPrChange>
          </w:tcPr>
          <w:p w14:paraId="4CD2A9C2"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21" w:author="Maino Vieytes, Christian Augusto" w:date="2022-10-16T18:13:00Z">
              <w:tcPr>
                <w:tcW w:w="1916" w:type="dxa"/>
                <w:tcBorders>
                  <w:top w:val="single" w:sz="4" w:space="0" w:color="auto"/>
                  <w:left w:val="nil"/>
                  <w:bottom w:val="nil"/>
                  <w:right w:val="nil"/>
                </w:tcBorders>
                <w:noWrap/>
                <w:vAlign w:val="center"/>
                <w:hideMark/>
              </w:tcPr>
            </w:tcPrChange>
          </w:tcPr>
          <w:p w14:paraId="48C74E8B" w14:textId="77777777" w:rsidR="00BD6D78" w:rsidRPr="001A5891" w:rsidRDefault="00BD6D78" w:rsidP="00BD6D78">
            <w:pPr>
              <w:jc w:val="center"/>
              <w:rPr>
                <w:color w:val="auto"/>
              </w:rPr>
            </w:pPr>
            <w:r w:rsidRPr="001A5891">
              <w:rPr>
                <w:color w:val="auto"/>
              </w:rPr>
              <w:t>1.63 (0.78-3.43)</w:t>
            </w:r>
          </w:p>
        </w:tc>
        <w:tc>
          <w:tcPr>
            <w:tcW w:w="1724" w:type="dxa"/>
            <w:tcBorders>
              <w:top w:val="single" w:sz="4" w:space="0" w:color="auto"/>
              <w:left w:val="nil"/>
              <w:bottom w:val="nil"/>
              <w:right w:val="nil"/>
            </w:tcBorders>
            <w:noWrap/>
            <w:vAlign w:val="center"/>
            <w:hideMark/>
            <w:tcPrChange w:id="722" w:author="Maino Vieytes, Christian Augusto" w:date="2022-10-16T18:13:00Z">
              <w:tcPr>
                <w:tcW w:w="1724" w:type="dxa"/>
                <w:tcBorders>
                  <w:top w:val="single" w:sz="4" w:space="0" w:color="auto"/>
                  <w:left w:val="nil"/>
                  <w:bottom w:val="nil"/>
                  <w:right w:val="nil"/>
                </w:tcBorders>
                <w:noWrap/>
                <w:vAlign w:val="center"/>
                <w:hideMark/>
              </w:tcPr>
            </w:tcPrChange>
          </w:tcPr>
          <w:p w14:paraId="211D06E3" w14:textId="77777777" w:rsidR="00BD6D78" w:rsidRPr="001A5891" w:rsidRDefault="00BD6D78" w:rsidP="00BD6D78">
            <w:pPr>
              <w:jc w:val="center"/>
              <w:rPr>
                <w:color w:val="auto"/>
              </w:rPr>
            </w:pPr>
            <w:r w:rsidRPr="001A5891">
              <w:rPr>
                <w:color w:val="auto"/>
              </w:rPr>
              <w:t>1.00 (0.52-1.92)</w:t>
            </w:r>
          </w:p>
        </w:tc>
        <w:tc>
          <w:tcPr>
            <w:tcW w:w="1852" w:type="dxa"/>
            <w:tcBorders>
              <w:top w:val="single" w:sz="4" w:space="0" w:color="auto"/>
              <w:left w:val="nil"/>
              <w:bottom w:val="nil"/>
              <w:right w:val="nil"/>
            </w:tcBorders>
            <w:noWrap/>
            <w:vAlign w:val="center"/>
            <w:hideMark/>
            <w:tcPrChange w:id="723" w:author="Maino Vieytes, Christian Augusto" w:date="2022-10-16T18:13:00Z">
              <w:tcPr>
                <w:tcW w:w="1852" w:type="dxa"/>
                <w:tcBorders>
                  <w:top w:val="single" w:sz="4" w:space="0" w:color="auto"/>
                  <w:left w:val="nil"/>
                  <w:bottom w:val="nil"/>
                  <w:right w:val="nil"/>
                </w:tcBorders>
                <w:noWrap/>
                <w:vAlign w:val="center"/>
                <w:hideMark/>
              </w:tcPr>
            </w:tcPrChange>
          </w:tcPr>
          <w:p w14:paraId="719DE484" w14:textId="77777777" w:rsidR="00BD6D78" w:rsidRPr="001A5891" w:rsidRDefault="00BD6D78" w:rsidP="00BD6D78">
            <w:pPr>
              <w:jc w:val="center"/>
              <w:rPr>
                <w:color w:val="auto"/>
              </w:rPr>
            </w:pPr>
            <w:r w:rsidRPr="001A5891">
              <w:rPr>
                <w:color w:val="auto"/>
              </w:rPr>
              <w:t>2.77 (1.46-5.25)**</w:t>
            </w:r>
          </w:p>
        </w:tc>
        <w:tc>
          <w:tcPr>
            <w:tcW w:w="1816" w:type="dxa"/>
            <w:tcBorders>
              <w:top w:val="single" w:sz="4" w:space="0" w:color="auto"/>
              <w:left w:val="nil"/>
              <w:bottom w:val="nil"/>
              <w:right w:val="nil"/>
            </w:tcBorders>
            <w:noWrap/>
            <w:vAlign w:val="center"/>
            <w:hideMark/>
            <w:tcPrChange w:id="724" w:author="Maino Vieytes, Christian Augusto" w:date="2022-10-16T18:13:00Z">
              <w:tcPr>
                <w:tcW w:w="1816" w:type="dxa"/>
                <w:tcBorders>
                  <w:top w:val="single" w:sz="4" w:space="0" w:color="auto"/>
                  <w:left w:val="nil"/>
                  <w:bottom w:val="nil"/>
                  <w:right w:val="nil"/>
                </w:tcBorders>
                <w:noWrap/>
                <w:vAlign w:val="center"/>
                <w:hideMark/>
              </w:tcPr>
            </w:tcPrChange>
          </w:tcPr>
          <w:p w14:paraId="515482AE" w14:textId="77777777" w:rsidR="00BD6D78" w:rsidRPr="001A5891" w:rsidRDefault="00BD6D78" w:rsidP="00BD6D78">
            <w:pPr>
              <w:jc w:val="center"/>
              <w:rPr>
                <w:color w:val="auto"/>
              </w:rPr>
            </w:pPr>
            <w:r w:rsidRPr="001A5891">
              <w:rPr>
                <w:color w:val="auto"/>
              </w:rPr>
              <w:t>2.02 (0.98-4.18)</w:t>
            </w:r>
          </w:p>
        </w:tc>
        <w:tc>
          <w:tcPr>
            <w:tcW w:w="979" w:type="dxa"/>
            <w:tcBorders>
              <w:top w:val="single" w:sz="4" w:space="0" w:color="auto"/>
              <w:left w:val="nil"/>
              <w:bottom w:val="nil"/>
              <w:right w:val="nil"/>
            </w:tcBorders>
            <w:noWrap/>
            <w:vAlign w:val="center"/>
            <w:hideMark/>
            <w:tcPrChange w:id="725" w:author="Maino Vieytes, Christian Augusto" w:date="2022-10-16T18:13:00Z">
              <w:tcPr>
                <w:tcW w:w="979" w:type="dxa"/>
                <w:tcBorders>
                  <w:top w:val="single" w:sz="4" w:space="0" w:color="auto"/>
                  <w:left w:val="nil"/>
                  <w:bottom w:val="nil"/>
                  <w:right w:val="nil"/>
                </w:tcBorders>
                <w:noWrap/>
                <w:vAlign w:val="center"/>
                <w:hideMark/>
              </w:tcPr>
            </w:tcPrChange>
          </w:tcPr>
          <w:p w14:paraId="32262840" w14:textId="77777777" w:rsidR="00BD6D78" w:rsidRPr="001A5891" w:rsidRDefault="00BD6D78" w:rsidP="00BD6D78">
            <w:pPr>
              <w:jc w:val="center"/>
              <w:rPr>
                <w:color w:val="auto"/>
              </w:rPr>
            </w:pPr>
            <w:r w:rsidRPr="001A5891">
              <w:rPr>
                <w:color w:val="auto"/>
              </w:rPr>
              <w:t>0.06</w:t>
            </w:r>
          </w:p>
        </w:tc>
        <w:tc>
          <w:tcPr>
            <w:tcW w:w="979" w:type="dxa"/>
            <w:tcBorders>
              <w:top w:val="single" w:sz="4" w:space="0" w:color="auto"/>
              <w:left w:val="nil"/>
              <w:bottom w:val="nil"/>
              <w:right w:val="nil"/>
            </w:tcBorders>
            <w:noWrap/>
            <w:vAlign w:val="center"/>
            <w:hideMark/>
            <w:tcPrChange w:id="726" w:author="Maino Vieytes, Christian Augusto" w:date="2022-10-16T18:13:00Z">
              <w:tcPr>
                <w:tcW w:w="979" w:type="dxa"/>
                <w:tcBorders>
                  <w:top w:val="single" w:sz="4" w:space="0" w:color="auto"/>
                  <w:left w:val="nil"/>
                  <w:bottom w:val="nil"/>
                  <w:right w:val="nil"/>
                </w:tcBorders>
                <w:noWrap/>
                <w:vAlign w:val="center"/>
                <w:hideMark/>
              </w:tcPr>
            </w:tcPrChange>
          </w:tcPr>
          <w:p w14:paraId="7CE2ED52" w14:textId="77777777" w:rsidR="00BD6D78" w:rsidRPr="001A5891" w:rsidRDefault="00BD6D78" w:rsidP="00BD6D78">
            <w:pPr>
              <w:jc w:val="center"/>
              <w:rPr>
                <w:color w:val="auto"/>
              </w:rPr>
            </w:pPr>
            <w:r w:rsidRPr="001A5891">
              <w:rPr>
                <w:color w:val="auto"/>
              </w:rPr>
              <w:t>0.01*</w:t>
            </w:r>
          </w:p>
        </w:tc>
        <w:tc>
          <w:tcPr>
            <w:tcW w:w="1816" w:type="dxa"/>
            <w:tcBorders>
              <w:top w:val="single" w:sz="4" w:space="0" w:color="auto"/>
              <w:left w:val="nil"/>
              <w:bottom w:val="nil"/>
              <w:right w:val="nil"/>
            </w:tcBorders>
            <w:vAlign w:val="center"/>
            <w:tcPrChange w:id="727" w:author="Maino Vieytes, Christian Augusto" w:date="2022-10-16T18:13:00Z">
              <w:tcPr>
                <w:tcW w:w="1816" w:type="dxa"/>
                <w:tcBorders>
                  <w:top w:val="single" w:sz="4" w:space="0" w:color="auto"/>
                  <w:left w:val="nil"/>
                  <w:bottom w:val="nil"/>
                  <w:right w:val="nil"/>
                </w:tcBorders>
                <w:vAlign w:val="center"/>
              </w:tcPr>
            </w:tcPrChange>
          </w:tcPr>
          <w:p w14:paraId="28B76D55" w14:textId="77777777" w:rsidR="00BD6D78" w:rsidRPr="001A5891" w:rsidRDefault="00BD6D78" w:rsidP="00BD6D78">
            <w:pPr>
              <w:jc w:val="center"/>
              <w:rPr>
                <w:color w:val="auto"/>
              </w:rPr>
            </w:pPr>
            <w:r w:rsidRPr="001A5891">
              <w:rPr>
                <w:color w:val="auto"/>
              </w:rPr>
              <w:t>1.27 (1.04-1.54)*</w:t>
            </w:r>
          </w:p>
        </w:tc>
        <w:tc>
          <w:tcPr>
            <w:tcW w:w="898" w:type="dxa"/>
            <w:tcBorders>
              <w:top w:val="single" w:sz="4" w:space="0" w:color="auto"/>
              <w:left w:val="nil"/>
              <w:bottom w:val="nil"/>
              <w:right w:val="nil"/>
            </w:tcBorders>
            <w:vAlign w:val="center"/>
            <w:tcPrChange w:id="728" w:author="Maino Vieytes, Christian Augusto" w:date="2022-10-16T18:13:00Z">
              <w:tcPr>
                <w:tcW w:w="898" w:type="dxa"/>
                <w:tcBorders>
                  <w:top w:val="single" w:sz="4" w:space="0" w:color="auto"/>
                  <w:left w:val="nil"/>
                  <w:bottom w:val="nil"/>
                  <w:right w:val="nil"/>
                </w:tcBorders>
                <w:vAlign w:val="center"/>
              </w:tcPr>
            </w:tcPrChange>
          </w:tcPr>
          <w:p w14:paraId="1FEA2A2D" w14:textId="77777777" w:rsidR="00BD6D78" w:rsidRPr="001A5891" w:rsidRDefault="00BD6D78" w:rsidP="00BD6D78">
            <w:pPr>
              <w:jc w:val="center"/>
              <w:rPr>
                <w:color w:val="auto"/>
              </w:rPr>
            </w:pPr>
            <w:r w:rsidRPr="001A5891">
              <w:rPr>
                <w:color w:val="auto"/>
              </w:rPr>
              <w:t>0.36</w:t>
            </w:r>
          </w:p>
        </w:tc>
      </w:tr>
      <w:tr w:rsidR="001A5891" w:rsidRPr="001A5891" w14:paraId="2272E954" w14:textId="77777777" w:rsidTr="006F56D4">
        <w:trPr>
          <w:trHeight w:val="320"/>
          <w:jc w:val="center"/>
          <w:trPrChange w:id="729"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30" w:author="Maino Vieytes, Christian Augusto" w:date="2022-10-16T18:13:00Z">
              <w:tcPr>
                <w:tcW w:w="1816" w:type="dxa"/>
                <w:tcBorders>
                  <w:top w:val="single" w:sz="4" w:space="0" w:color="auto"/>
                  <w:left w:val="nil"/>
                  <w:bottom w:val="nil"/>
                  <w:right w:val="nil"/>
                </w:tcBorders>
                <w:noWrap/>
                <w:vAlign w:val="center"/>
                <w:hideMark/>
              </w:tcPr>
            </w:tcPrChange>
          </w:tcPr>
          <w:p w14:paraId="1BDC4070" w14:textId="77777777" w:rsidR="00BD6D78" w:rsidRPr="001A5891" w:rsidRDefault="00BD6D78" w:rsidP="00BD6D78">
            <w:pPr>
              <w:jc w:val="center"/>
              <w:rPr>
                <w:color w:val="auto"/>
              </w:rPr>
            </w:pPr>
            <w:r w:rsidRPr="001A5891">
              <w:rPr>
                <w:color w:val="auto"/>
              </w:rPr>
              <w:t>Modified Western</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31" w:author="Maino Vieytes, Christian Augusto" w:date="2022-10-16T18:13:00Z">
              <w:tcPr>
                <w:tcW w:w="666" w:type="dxa"/>
                <w:tcBorders>
                  <w:top w:val="single" w:sz="4" w:space="0" w:color="auto"/>
                  <w:left w:val="nil"/>
                  <w:bottom w:val="nil"/>
                  <w:right w:val="nil"/>
                </w:tcBorders>
                <w:noWrap/>
                <w:vAlign w:val="center"/>
                <w:hideMark/>
              </w:tcPr>
            </w:tcPrChange>
          </w:tcPr>
          <w:p w14:paraId="6BA0BB4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32" w:author="Maino Vieytes, Christian Augusto" w:date="2022-10-16T18:13:00Z">
              <w:tcPr>
                <w:tcW w:w="1916" w:type="dxa"/>
                <w:tcBorders>
                  <w:top w:val="single" w:sz="4" w:space="0" w:color="auto"/>
                  <w:left w:val="nil"/>
                  <w:bottom w:val="nil"/>
                  <w:right w:val="nil"/>
                </w:tcBorders>
                <w:noWrap/>
                <w:vAlign w:val="center"/>
                <w:hideMark/>
              </w:tcPr>
            </w:tcPrChange>
          </w:tcPr>
          <w:p w14:paraId="103CEA7C" w14:textId="77777777" w:rsidR="00BD6D78" w:rsidRPr="001A5891" w:rsidRDefault="00BD6D78" w:rsidP="00BD6D78">
            <w:pPr>
              <w:jc w:val="center"/>
              <w:rPr>
                <w:color w:val="auto"/>
              </w:rPr>
            </w:pPr>
            <w:r w:rsidRPr="001A5891">
              <w:rPr>
                <w:color w:val="auto"/>
              </w:rPr>
              <w:t>0.86 (0.48-1.51)</w:t>
            </w:r>
          </w:p>
        </w:tc>
        <w:tc>
          <w:tcPr>
            <w:tcW w:w="1724" w:type="dxa"/>
            <w:tcBorders>
              <w:top w:val="single" w:sz="4" w:space="0" w:color="auto"/>
              <w:left w:val="nil"/>
              <w:bottom w:val="nil"/>
              <w:right w:val="nil"/>
            </w:tcBorders>
            <w:noWrap/>
            <w:vAlign w:val="center"/>
            <w:hideMark/>
            <w:tcPrChange w:id="733" w:author="Maino Vieytes, Christian Augusto" w:date="2022-10-16T18:13:00Z">
              <w:tcPr>
                <w:tcW w:w="1724" w:type="dxa"/>
                <w:tcBorders>
                  <w:top w:val="single" w:sz="4" w:space="0" w:color="auto"/>
                  <w:left w:val="nil"/>
                  <w:bottom w:val="nil"/>
                  <w:right w:val="nil"/>
                </w:tcBorders>
                <w:noWrap/>
                <w:vAlign w:val="center"/>
                <w:hideMark/>
              </w:tcPr>
            </w:tcPrChange>
          </w:tcPr>
          <w:p w14:paraId="0BFC5551" w14:textId="77777777" w:rsidR="00BD6D78" w:rsidRPr="001A5891" w:rsidRDefault="00BD6D78" w:rsidP="00BD6D78">
            <w:pPr>
              <w:jc w:val="center"/>
              <w:rPr>
                <w:color w:val="auto"/>
              </w:rPr>
            </w:pPr>
            <w:r w:rsidRPr="001A5891">
              <w:rPr>
                <w:color w:val="auto"/>
              </w:rPr>
              <w:t>0.69 (0.33-1.45)</w:t>
            </w:r>
          </w:p>
        </w:tc>
        <w:tc>
          <w:tcPr>
            <w:tcW w:w="1852" w:type="dxa"/>
            <w:tcBorders>
              <w:top w:val="single" w:sz="4" w:space="0" w:color="auto"/>
              <w:left w:val="nil"/>
              <w:bottom w:val="nil"/>
              <w:right w:val="nil"/>
            </w:tcBorders>
            <w:noWrap/>
            <w:vAlign w:val="center"/>
            <w:hideMark/>
            <w:tcPrChange w:id="734" w:author="Maino Vieytes, Christian Augusto" w:date="2022-10-16T18:13:00Z">
              <w:tcPr>
                <w:tcW w:w="1852" w:type="dxa"/>
                <w:tcBorders>
                  <w:top w:val="single" w:sz="4" w:space="0" w:color="auto"/>
                  <w:left w:val="nil"/>
                  <w:bottom w:val="nil"/>
                  <w:right w:val="nil"/>
                </w:tcBorders>
                <w:noWrap/>
                <w:vAlign w:val="center"/>
                <w:hideMark/>
              </w:tcPr>
            </w:tcPrChange>
          </w:tcPr>
          <w:p w14:paraId="6A61B5BA" w14:textId="77777777" w:rsidR="00BD6D78" w:rsidRPr="001A5891" w:rsidRDefault="00BD6D78" w:rsidP="00BD6D78">
            <w:pPr>
              <w:jc w:val="center"/>
              <w:rPr>
                <w:color w:val="auto"/>
              </w:rPr>
            </w:pPr>
            <w:r w:rsidRPr="001A5891">
              <w:rPr>
                <w:color w:val="auto"/>
              </w:rPr>
              <w:t>1.46 (0.81-2.64)</w:t>
            </w:r>
          </w:p>
        </w:tc>
        <w:tc>
          <w:tcPr>
            <w:tcW w:w="1816" w:type="dxa"/>
            <w:tcBorders>
              <w:top w:val="single" w:sz="4" w:space="0" w:color="auto"/>
              <w:left w:val="nil"/>
              <w:bottom w:val="nil"/>
              <w:right w:val="nil"/>
            </w:tcBorders>
            <w:noWrap/>
            <w:vAlign w:val="center"/>
            <w:hideMark/>
            <w:tcPrChange w:id="735" w:author="Maino Vieytes, Christian Augusto" w:date="2022-10-16T18:13:00Z">
              <w:tcPr>
                <w:tcW w:w="1816" w:type="dxa"/>
                <w:tcBorders>
                  <w:top w:val="single" w:sz="4" w:space="0" w:color="auto"/>
                  <w:left w:val="nil"/>
                  <w:bottom w:val="nil"/>
                  <w:right w:val="nil"/>
                </w:tcBorders>
                <w:noWrap/>
                <w:vAlign w:val="center"/>
                <w:hideMark/>
              </w:tcPr>
            </w:tcPrChange>
          </w:tcPr>
          <w:p w14:paraId="41858E57" w14:textId="77777777" w:rsidR="00BD6D78" w:rsidRPr="001A5891" w:rsidRDefault="00BD6D78" w:rsidP="00BD6D78">
            <w:pPr>
              <w:jc w:val="center"/>
              <w:rPr>
                <w:color w:val="auto"/>
              </w:rPr>
            </w:pPr>
            <w:r w:rsidRPr="001A5891">
              <w:rPr>
                <w:color w:val="auto"/>
              </w:rPr>
              <w:t>1.33 (0.66-2.67)</w:t>
            </w:r>
          </w:p>
        </w:tc>
        <w:tc>
          <w:tcPr>
            <w:tcW w:w="979" w:type="dxa"/>
            <w:tcBorders>
              <w:top w:val="single" w:sz="4" w:space="0" w:color="auto"/>
              <w:left w:val="nil"/>
              <w:bottom w:val="nil"/>
              <w:right w:val="nil"/>
            </w:tcBorders>
            <w:noWrap/>
            <w:vAlign w:val="center"/>
            <w:hideMark/>
            <w:tcPrChange w:id="736" w:author="Maino Vieytes, Christian Augusto" w:date="2022-10-16T18:13:00Z">
              <w:tcPr>
                <w:tcW w:w="979" w:type="dxa"/>
                <w:tcBorders>
                  <w:top w:val="single" w:sz="4" w:space="0" w:color="auto"/>
                  <w:left w:val="nil"/>
                  <w:bottom w:val="nil"/>
                  <w:right w:val="nil"/>
                </w:tcBorders>
                <w:noWrap/>
                <w:vAlign w:val="center"/>
                <w:hideMark/>
              </w:tcPr>
            </w:tcPrChange>
          </w:tcPr>
          <w:p w14:paraId="3BB27D6B" w14:textId="77777777" w:rsidR="00BD6D78" w:rsidRPr="001A5891" w:rsidRDefault="00BD6D78" w:rsidP="00BD6D78">
            <w:pPr>
              <w:jc w:val="center"/>
              <w:rPr>
                <w:color w:val="auto"/>
              </w:rPr>
            </w:pPr>
            <w:r w:rsidRPr="001A5891">
              <w:rPr>
                <w:color w:val="auto"/>
              </w:rPr>
              <w:t>0.42</w:t>
            </w:r>
          </w:p>
        </w:tc>
        <w:tc>
          <w:tcPr>
            <w:tcW w:w="979" w:type="dxa"/>
            <w:tcBorders>
              <w:top w:val="single" w:sz="4" w:space="0" w:color="auto"/>
              <w:left w:val="nil"/>
              <w:bottom w:val="nil"/>
              <w:right w:val="nil"/>
            </w:tcBorders>
            <w:noWrap/>
            <w:vAlign w:val="center"/>
            <w:hideMark/>
            <w:tcPrChange w:id="737" w:author="Maino Vieytes, Christian Augusto" w:date="2022-10-16T18:13:00Z">
              <w:tcPr>
                <w:tcW w:w="979" w:type="dxa"/>
                <w:tcBorders>
                  <w:top w:val="single" w:sz="4" w:space="0" w:color="auto"/>
                  <w:left w:val="nil"/>
                  <w:bottom w:val="nil"/>
                  <w:right w:val="nil"/>
                </w:tcBorders>
                <w:noWrap/>
                <w:vAlign w:val="center"/>
                <w:hideMark/>
              </w:tcPr>
            </w:tcPrChange>
          </w:tcPr>
          <w:p w14:paraId="4982353B" w14:textId="77777777" w:rsidR="00BD6D78" w:rsidRPr="001A5891" w:rsidRDefault="00BD6D78" w:rsidP="00BD6D78">
            <w:pPr>
              <w:jc w:val="center"/>
              <w:rPr>
                <w:color w:val="auto"/>
              </w:rPr>
            </w:pPr>
            <w:r w:rsidRPr="001A5891">
              <w:rPr>
                <w:color w:val="auto"/>
              </w:rPr>
              <w:t>0.16</w:t>
            </w:r>
          </w:p>
        </w:tc>
        <w:tc>
          <w:tcPr>
            <w:tcW w:w="1816" w:type="dxa"/>
            <w:tcBorders>
              <w:top w:val="single" w:sz="4" w:space="0" w:color="auto"/>
              <w:left w:val="nil"/>
              <w:bottom w:val="nil"/>
              <w:right w:val="nil"/>
            </w:tcBorders>
            <w:vAlign w:val="center"/>
            <w:tcPrChange w:id="738" w:author="Maino Vieytes, Christian Augusto" w:date="2022-10-16T18:13:00Z">
              <w:tcPr>
                <w:tcW w:w="1816" w:type="dxa"/>
                <w:tcBorders>
                  <w:top w:val="single" w:sz="4" w:space="0" w:color="auto"/>
                  <w:left w:val="nil"/>
                  <w:bottom w:val="nil"/>
                  <w:right w:val="nil"/>
                </w:tcBorders>
                <w:vAlign w:val="center"/>
              </w:tcPr>
            </w:tcPrChange>
          </w:tcPr>
          <w:p w14:paraId="2340FD97" w14:textId="77777777" w:rsidR="00BD6D78" w:rsidRPr="001A5891" w:rsidRDefault="00BD6D78" w:rsidP="00BD6D78">
            <w:pPr>
              <w:jc w:val="center"/>
              <w:rPr>
                <w:color w:val="auto"/>
              </w:rPr>
            </w:pPr>
            <w:r w:rsidRPr="001A5891">
              <w:rPr>
                <w:color w:val="auto"/>
              </w:rPr>
              <w:t>1.05 (0.88-1.25)</w:t>
            </w:r>
          </w:p>
        </w:tc>
        <w:tc>
          <w:tcPr>
            <w:tcW w:w="898" w:type="dxa"/>
            <w:tcBorders>
              <w:top w:val="single" w:sz="4" w:space="0" w:color="auto"/>
              <w:left w:val="nil"/>
              <w:bottom w:val="nil"/>
              <w:right w:val="nil"/>
            </w:tcBorders>
            <w:vAlign w:val="center"/>
            <w:tcPrChange w:id="739" w:author="Maino Vieytes, Christian Augusto" w:date="2022-10-16T18:13:00Z">
              <w:tcPr>
                <w:tcW w:w="898" w:type="dxa"/>
                <w:tcBorders>
                  <w:top w:val="single" w:sz="4" w:space="0" w:color="auto"/>
                  <w:left w:val="nil"/>
                  <w:bottom w:val="nil"/>
                  <w:right w:val="nil"/>
                </w:tcBorders>
                <w:vAlign w:val="center"/>
              </w:tcPr>
            </w:tcPrChange>
          </w:tcPr>
          <w:p w14:paraId="0F4D4594" w14:textId="77777777" w:rsidR="00BD6D78" w:rsidRPr="001A5891" w:rsidRDefault="00BD6D78" w:rsidP="00BD6D78">
            <w:pPr>
              <w:jc w:val="center"/>
              <w:rPr>
                <w:color w:val="auto"/>
              </w:rPr>
            </w:pPr>
            <w:r w:rsidRPr="001A5891">
              <w:rPr>
                <w:color w:val="auto"/>
              </w:rPr>
              <w:t>0.70</w:t>
            </w:r>
          </w:p>
        </w:tc>
      </w:tr>
      <w:tr w:rsidR="001A5891" w:rsidRPr="001A5891" w14:paraId="161BC77C" w14:textId="77777777" w:rsidTr="006F56D4">
        <w:trPr>
          <w:trHeight w:val="320"/>
          <w:jc w:val="center"/>
          <w:trPrChange w:id="740"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741"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D6DF596" w14:textId="77777777" w:rsidR="00BD6D78" w:rsidRPr="001A5891" w:rsidRDefault="00BD6D78" w:rsidP="00BD6D78">
            <w:pPr>
              <w:jc w:val="center"/>
              <w:rPr>
                <w:color w:val="auto"/>
              </w:rPr>
            </w:pPr>
            <w:r w:rsidRPr="001A5891">
              <w:rPr>
                <w:color w:val="auto"/>
              </w:rPr>
              <w:t>Prudent</w:t>
            </w:r>
            <w:r w:rsidRPr="001A5891">
              <w:rPr>
                <w:rFonts w:eastAsia="Times New Roman"/>
                <w:b/>
                <w:bCs/>
                <w:color w:val="auto"/>
                <w:vertAlign w:val="superscript"/>
              </w:rPr>
              <w:t>‡</w:t>
            </w:r>
          </w:p>
        </w:tc>
        <w:tc>
          <w:tcPr>
            <w:tcW w:w="666" w:type="dxa"/>
            <w:tcBorders>
              <w:top w:val="single" w:sz="4" w:space="0" w:color="auto"/>
              <w:left w:val="nil"/>
              <w:bottom w:val="single" w:sz="4" w:space="0" w:color="auto"/>
              <w:right w:val="nil"/>
            </w:tcBorders>
            <w:noWrap/>
            <w:vAlign w:val="center"/>
            <w:hideMark/>
            <w:tcPrChange w:id="742"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6E734C90"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single" w:sz="4" w:space="0" w:color="auto"/>
              <w:right w:val="nil"/>
            </w:tcBorders>
            <w:noWrap/>
            <w:vAlign w:val="center"/>
            <w:hideMark/>
            <w:tcPrChange w:id="743"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584D1EAE" w14:textId="77777777" w:rsidR="00BD6D78" w:rsidRPr="001A5891" w:rsidRDefault="00BD6D78" w:rsidP="00BD6D78">
            <w:pPr>
              <w:jc w:val="center"/>
              <w:rPr>
                <w:color w:val="auto"/>
              </w:rPr>
            </w:pPr>
            <w:r w:rsidRPr="001A5891">
              <w:rPr>
                <w:color w:val="auto"/>
              </w:rPr>
              <w:t>0.81 (0.37-1.78)</w:t>
            </w:r>
          </w:p>
        </w:tc>
        <w:tc>
          <w:tcPr>
            <w:tcW w:w="1724" w:type="dxa"/>
            <w:tcBorders>
              <w:top w:val="single" w:sz="4" w:space="0" w:color="auto"/>
              <w:left w:val="nil"/>
              <w:bottom w:val="single" w:sz="4" w:space="0" w:color="auto"/>
              <w:right w:val="nil"/>
            </w:tcBorders>
            <w:noWrap/>
            <w:vAlign w:val="center"/>
            <w:hideMark/>
            <w:tcPrChange w:id="744"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219EE87B" w14:textId="77777777" w:rsidR="00BD6D78" w:rsidRPr="001A5891" w:rsidRDefault="00BD6D78" w:rsidP="00BD6D78">
            <w:pPr>
              <w:jc w:val="center"/>
              <w:rPr>
                <w:color w:val="auto"/>
              </w:rPr>
            </w:pPr>
            <w:r w:rsidRPr="001A5891">
              <w:rPr>
                <w:color w:val="auto"/>
              </w:rPr>
              <w:t>1.09 (0.53-2.26)</w:t>
            </w:r>
          </w:p>
        </w:tc>
        <w:tc>
          <w:tcPr>
            <w:tcW w:w="1852" w:type="dxa"/>
            <w:tcBorders>
              <w:top w:val="single" w:sz="4" w:space="0" w:color="auto"/>
              <w:left w:val="nil"/>
              <w:bottom w:val="single" w:sz="4" w:space="0" w:color="auto"/>
              <w:right w:val="nil"/>
            </w:tcBorders>
            <w:noWrap/>
            <w:vAlign w:val="center"/>
            <w:hideMark/>
            <w:tcPrChange w:id="745"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68498668" w14:textId="77777777" w:rsidR="00BD6D78" w:rsidRPr="001A5891" w:rsidRDefault="00BD6D78" w:rsidP="00BD6D78">
            <w:pPr>
              <w:jc w:val="center"/>
              <w:rPr>
                <w:color w:val="auto"/>
              </w:rPr>
            </w:pPr>
            <w:r w:rsidRPr="001A5891">
              <w:rPr>
                <w:color w:val="auto"/>
              </w:rPr>
              <w:t>0.54 (0.26-1.10)</w:t>
            </w:r>
          </w:p>
        </w:tc>
        <w:tc>
          <w:tcPr>
            <w:tcW w:w="1816" w:type="dxa"/>
            <w:tcBorders>
              <w:top w:val="single" w:sz="4" w:space="0" w:color="auto"/>
              <w:left w:val="nil"/>
              <w:bottom w:val="single" w:sz="4" w:space="0" w:color="auto"/>
              <w:right w:val="nil"/>
            </w:tcBorders>
            <w:noWrap/>
            <w:vAlign w:val="center"/>
            <w:hideMark/>
            <w:tcPrChange w:id="746"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67B627CF" w14:textId="77777777" w:rsidR="00BD6D78" w:rsidRPr="001A5891" w:rsidRDefault="00BD6D78" w:rsidP="00BD6D78">
            <w:pPr>
              <w:jc w:val="center"/>
              <w:rPr>
                <w:color w:val="auto"/>
              </w:rPr>
            </w:pPr>
            <w:r w:rsidRPr="001A5891">
              <w:rPr>
                <w:color w:val="auto"/>
              </w:rPr>
              <w:t>0.40 (0.20-0.80)**</w:t>
            </w:r>
          </w:p>
        </w:tc>
        <w:tc>
          <w:tcPr>
            <w:tcW w:w="979" w:type="dxa"/>
            <w:tcBorders>
              <w:top w:val="single" w:sz="4" w:space="0" w:color="auto"/>
              <w:left w:val="nil"/>
              <w:bottom w:val="single" w:sz="4" w:space="0" w:color="auto"/>
              <w:right w:val="nil"/>
            </w:tcBorders>
            <w:noWrap/>
            <w:vAlign w:val="center"/>
            <w:hideMark/>
            <w:tcPrChange w:id="747"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52221CD8"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single" w:sz="4" w:space="0" w:color="auto"/>
              <w:right w:val="nil"/>
            </w:tcBorders>
            <w:noWrap/>
            <w:vAlign w:val="center"/>
            <w:hideMark/>
            <w:tcPrChange w:id="748"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1B972D9"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single" w:sz="4" w:space="0" w:color="auto"/>
              <w:right w:val="nil"/>
            </w:tcBorders>
            <w:vAlign w:val="center"/>
            <w:tcPrChange w:id="749" w:author="Maino Vieytes, Christian Augusto" w:date="2022-10-16T18:13:00Z">
              <w:tcPr>
                <w:tcW w:w="1816" w:type="dxa"/>
                <w:tcBorders>
                  <w:top w:val="single" w:sz="4" w:space="0" w:color="auto"/>
                  <w:left w:val="nil"/>
                  <w:bottom w:val="single" w:sz="4" w:space="0" w:color="auto"/>
                  <w:right w:val="nil"/>
                </w:tcBorders>
                <w:vAlign w:val="center"/>
              </w:tcPr>
            </w:tcPrChange>
          </w:tcPr>
          <w:p w14:paraId="4277A348" w14:textId="77777777" w:rsidR="00BD6D78" w:rsidRPr="001A5891" w:rsidRDefault="00BD6D78" w:rsidP="00BD6D78">
            <w:pPr>
              <w:jc w:val="center"/>
              <w:rPr>
                <w:color w:val="auto"/>
              </w:rPr>
            </w:pPr>
            <w:r w:rsidRPr="001A5891">
              <w:rPr>
                <w:color w:val="auto"/>
              </w:rPr>
              <w:t>0.76 (0.63-0.92)**</w:t>
            </w:r>
          </w:p>
        </w:tc>
        <w:tc>
          <w:tcPr>
            <w:tcW w:w="898" w:type="dxa"/>
            <w:tcBorders>
              <w:top w:val="single" w:sz="4" w:space="0" w:color="auto"/>
              <w:left w:val="nil"/>
              <w:bottom w:val="single" w:sz="4" w:space="0" w:color="auto"/>
              <w:right w:val="nil"/>
            </w:tcBorders>
            <w:vAlign w:val="center"/>
            <w:tcPrChange w:id="750" w:author="Maino Vieytes, Christian Augusto" w:date="2022-10-16T18:13:00Z">
              <w:tcPr>
                <w:tcW w:w="898" w:type="dxa"/>
                <w:tcBorders>
                  <w:top w:val="single" w:sz="4" w:space="0" w:color="auto"/>
                  <w:left w:val="nil"/>
                  <w:bottom w:val="single" w:sz="4" w:space="0" w:color="auto"/>
                  <w:right w:val="nil"/>
                </w:tcBorders>
                <w:vAlign w:val="center"/>
              </w:tcPr>
            </w:tcPrChange>
          </w:tcPr>
          <w:p w14:paraId="02BFE0B2" w14:textId="77777777" w:rsidR="00BD6D78" w:rsidRPr="001A5891" w:rsidRDefault="00BD6D78" w:rsidP="00BD6D78">
            <w:pPr>
              <w:jc w:val="center"/>
              <w:rPr>
                <w:color w:val="auto"/>
              </w:rPr>
            </w:pPr>
            <w:r w:rsidRPr="001A5891">
              <w:rPr>
                <w:color w:val="auto"/>
              </w:rPr>
              <w:t>0.27</w:t>
            </w:r>
          </w:p>
        </w:tc>
      </w:tr>
      <w:tr w:rsidR="001A5891" w:rsidRPr="001A5891" w14:paraId="4AEBAC4B" w14:textId="77777777" w:rsidTr="006F56D4">
        <w:trPr>
          <w:trHeight w:val="320"/>
          <w:jc w:val="center"/>
          <w:trPrChange w:id="751" w:author="Maino Vieytes, Christian Augusto" w:date="2022-10-16T18:13:00Z">
            <w:trPr>
              <w:trHeight w:val="320"/>
              <w:jc w:val="center"/>
            </w:trPr>
          </w:trPrChange>
        </w:trPr>
        <w:tc>
          <w:tcPr>
            <w:tcW w:w="15189" w:type="dxa"/>
            <w:gridSpan w:val="10"/>
            <w:tcBorders>
              <w:top w:val="single" w:sz="4" w:space="0" w:color="auto"/>
              <w:left w:val="nil"/>
              <w:bottom w:val="nil"/>
              <w:right w:val="nil"/>
            </w:tcBorders>
            <w:noWrap/>
            <w:vAlign w:val="center"/>
            <w:tcPrChange w:id="752" w:author="Maino Vieytes, Christian Augusto" w:date="2022-10-16T18:13:00Z">
              <w:tcPr>
                <w:tcW w:w="14462" w:type="dxa"/>
                <w:gridSpan w:val="10"/>
                <w:tcBorders>
                  <w:top w:val="single" w:sz="4" w:space="0" w:color="auto"/>
                  <w:left w:val="nil"/>
                  <w:bottom w:val="nil"/>
                  <w:right w:val="nil"/>
                </w:tcBorders>
                <w:noWrap/>
                <w:vAlign w:val="center"/>
              </w:tcPr>
            </w:tcPrChange>
          </w:tcPr>
          <w:p w14:paraId="42C0AA14" w14:textId="10DB47A2" w:rsidR="00BD6D78" w:rsidRPr="001A5891" w:rsidDel="00A72E8E" w:rsidRDefault="00BD6D78" w:rsidP="00BD6D78">
            <w:pPr>
              <w:rPr>
                <w:del w:id="753" w:author="Maino Vieytes, Christian Augusto" w:date="2022-10-15T13:13:00Z"/>
                <w:color w:val="auto"/>
              </w:rPr>
            </w:pPr>
            <w:del w:id="754" w:author="Maino Vieytes, Christian Augusto" w:date="2022-10-15T13:13:00Z">
              <w:r w:rsidRPr="001A5891" w:rsidDel="00A72E8E">
                <w:rPr>
                  <w:b/>
                  <w:bCs/>
                  <w:color w:val="auto"/>
                </w:rPr>
                <w:delText xml:space="preserve">Table 4. </w:delText>
              </w:r>
              <w:r w:rsidRPr="001A5891" w:rsidDel="00A72E8E">
                <w:rPr>
                  <w:color w:val="auto"/>
                </w:rPr>
                <w:delText>Odds ratios</w:delText>
              </w:r>
              <w:r w:rsidRPr="001A5891" w:rsidDel="00A72E8E">
                <w:rPr>
                  <w:color w:val="auto"/>
                  <w:vertAlign w:val="superscript"/>
                </w:rPr>
                <w:delText>†</w:delText>
              </w:r>
              <w:r w:rsidRPr="001A5891" w:rsidDel="00A72E8E">
                <w:rPr>
                  <w:color w:val="auto"/>
                </w:rPr>
                <w:delText xml:space="preserve"> and 95% confidence intervals for the relationship between the dietary patterns scores and the odds of being food insecure. There were 3,317 cancer survivors (subsample A in Figure 1) that contributed to this analysis.</w:delText>
              </w:r>
            </w:del>
          </w:p>
          <w:p w14:paraId="74499D6D" w14:textId="77777777" w:rsidR="00BD6D78" w:rsidRPr="001A5891" w:rsidRDefault="00BD6D78" w:rsidP="00BD6D78">
            <w:pPr>
              <w:rPr>
                <w:color w:val="auto"/>
              </w:rPr>
            </w:pPr>
            <w:r w:rsidRPr="001A5891">
              <w:rPr>
                <w:color w:val="auto"/>
              </w:rPr>
              <w:t xml:space="preserve">** </w:t>
            </w:r>
            <w:r w:rsidRPr="001A5891">
              <w:rPr>
                <w:i/>
                <w:iCs/>
                <w:color w:val="auto"/>
              </w:rPr>
              <w:t xml:space="preserve"> p </w:t>
            </w:r>
            <w:r w:rsidRPr="001A5891">
              <w:rPr>
                <w:color w:val="auto"/>
              </w:rPr>
              <w:t>&lt; 0.01</w:t>
            </w:r>
          </w:p>
          <w:p w14:paraId="47294879" w14:textId="77777777" w:rsidR="00BD6D78" w:rsidRPr="001A5891" w:rsidRDefault="00BD6D78" w:rsidP="00BD6D78">
            <w:pPr>
              <w:rPr>
                <w:color w:val="auto"/>
              </w:rPr>
            </w:pPr>
            <w:r w:rsidRPr="001A5891">
              <w:rPr>
                <w:color w:val="auto"/>
              </w:rPr>
              <w:t xml:space="preserve">*  </w:t>
            </w:r>
            <w:r w:rsidRPr="001A5891">
              <w:rPr>
                <w:i/>
                <w:iCs/>
                <w:color w:val="auto"/>
              </w:rPr>
              <w:t xml:space="preserve">p </w:t>
            </w:r>
            <w:r w:rsidRPr="001A5891">
              <w:rPr>
                <w:color w:val="auto"/>
              </w:rPr>
              <w:t>&lt; 0.05</w:t>
            </w:r>
          </w:p>
          <w:p w14:paraId="15CE16C3" w14:textId="77777777" w:rsidR="00BD6D78" w:rsidRPr="001A5891" w:rsidRDefault="00BD6D78" w:rsidP="00BD6D78">
            <w:pPr>
              <w:rPr>
                <w:color w:val="auto"/>
              </w:rPr>
            </w:pPr>
            <w:proofErr w:type="spellStart"/>
            <w:r w:rsidRPr="001A5891">
              <w:rPr>
                <w:color w:val="auto"/>
                <w:vertAlign w:val="superscript"/>
              </w:rPr>
              <w:t>a</w:t>
            </w:r>
            <w:proofErr w:type="spellEnd"/>
            <w:r w:rsidRPr="001A5891">
              <w:rPr>
                <w:color w:val="auto"/>
              </w:rPr>
              <w:t xml:space="preserve"> All models adjusted for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and were weighted according to guidelines provided by the NCHS.</w:t>
            </w:r>
          </w:p>
          <w:p w14:paraId="1E4BF149" w14:textId="77777777" w:rsidR="00BD6D78" w:rsidRPr="001A5891" w:rsidRDefault="00BD6D78" w:rsidP="00BD6D78">
            <w:pPr>
              <w:rPr>
                <w:color w:val="auto"/>
              </w:rPr>
            </w:pPr>
            <w:r w:rsidRPr="001A5891">
              <w:rPr>
                <w:color w:val="auto"/>
                <w:vertAlign w:val="superscript"/>
              </w:rPr>
              <w:t>b</w:t>
            </w:r>
            <w:r w:rsidRPr="001A5891">
              <w:rPr>
                <w:color w:val="auto"/>
              </w:rPr>
              <w:t xml:space="preserve"> Hazard ratio (HR) corresponding to a standard deviation increase in the diet pattern score.</w:t>
            </w:r>
          </w:p>
          <w:p w14:paraId="62744B12" w14:textId="77777777" w:rsidR="00BD6D78" w:rsidRPr="001A5891" w:rsidRDefault="00BD6D78" w:rsidP="00BD6D78">
            <w:pPr>
              <w:rPr>
                <w:color w:val="auto"/>
              </w:rPr>
            </w:pPr>
            <w:r w:rsidRPr="001A5891">
              <w:rPr>
                <w:color w:val="auto"/>
                <w:vertAlign w:val="superscript"/>
              </w:rPr>
              <w:t>c</w:t>
            </w:r>
            <w:r w:rsidRPr="001A5891">
              <w:rPr>
                <w:color w:val="auto"/>
              </w:rPr>
              <w:t xml:space="preserve"> Wald test </w:t>
            </w:r>
            <w:r w:rsidRPr="001A5891">
              <w:rPr>
                <w:i/>
                <w:iCs/>
                <w:color w:val="auto"/>
              </w:rPr>
              <w:t>p</w:t>
            </w:r>
            <w:r w:rsidRPr="001A5891">
              <w:rPr>
                <w:color w:val="auto"/>
              </w:rPr>
              <w:t>-value for a quadratic polynomial term.</w:t>
            </w:r>
          </w:p>
          <w:p w14:paraId="2270CB4E" w14:textId="77777777" w:rsidR="00BD6D78" w:rsidRPr="001A5891" w:rsidRDefault="00BD6D78" w:rsidP="00BD6D78">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5C343A0A" w14:textId="77777777" w:rsidR="00BD6D78" w:rsidRPr="001A5891" w:rsidRDefault="00BD6D78" w:rsidP="00BD6D78">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5AA36F24" w14:textId="77777777" w:rsidR="00BD6D78" w:rsidRPr="001A5891" w:rsidRDefault="00BD6D78" w:rsidP="00BD6D78">
            <w:pPr>
              <w:rPr>
                <w:color w:val="auto"/>
              </w:rPr>
            </w:pPr>
          </w:p>
        </w:tc>
      </w:tr>
    </w:tbl>
    <w:p w14:paraId="32C034BA" w14:textId="77777777" w:rsidR="00BD6D78" w:rsidRPr="001A5891" w:rsidRDefault="00BD6D78" w:rsidP="009C25EC">
      <w:pPr>
        <w:pStyle w:val="MDPI22heading2"/>
        <w:spacing w:before="240"/>
        <w:rPr>
          <w:i w:val="0"/>
          <w:iCs/>
          <w:noProof w:val="0"/>
          <w:color w:val="auto"/>
        </w:rPr>
        <w:sectPr w:rsidR="00BD6D78"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7F1CC06D" w14:textId="531BDD42" w:rsidR="001A5891" w:rsidRPr="001A5891" w:rsidRDefault="002705D2" w:rsidP="001A5891">
      <w:pPr>
        <w:pStyle w:val="MDPI51figurecaption"/>
        <w:rPr>
          <w:i/>
          <w:iCs/>
          <w:color w:val="auto"/>
        </w:rPr>
      </w:pPr>
      <w:r w:rsidRPr="001A5891">
        <w:rPr>
          <w:rFonts w:ascii="Times New Roman" w:hAnsi="Times New Roman"/>
          <w:b/>
          <w:noProof/>
          <w:color w:val="auto"/>
        </w:rPr>
        <w:lastRenderedPageBreak/>
        <w:drawing>
          <wp:anchor distT="0" distB="0" distL="114300" distR="114300" simplePos="0" relativeHeight="251661312" behindDoc="0" locked="0" layoutInCell="1" allowOverlap="1" wp14:anchorId="45129B1C" wp14:editId="6E75EAE8">
            <wp:simplePos x="0" y="0"/>
            <wp:positionH relativeFrom="column">
              <wp:posOffset>392821</wp:posOffset>
            </wp:positionH>
            <wp:positionV relativeFrom="paragraph">
              <wp:posOffset>108585</wp:posOffset>
            </wp:positionV>
            <wp:extent cx="5943600" cy="3963670"/>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14:sizeRelH relativeFrom="page">
              <wp14:pctWidth>0</wp14:pctWidth>
            </wp14:sizeRelH>
            <wp14:sizeRelV relativeFrom="page">
              <wp14:pctHeight>0</wp14:pctHeight>
            </wp14:sizeRelV>
          </wp:anchor>
        </w:drawing>
      </w:r>
      <w:r w:rsidR="009C25EC" w:rsidRPr="001A5891">
        <w:rPr>
          <w:b/>
          <w:iCs/>
          <w:color w:val="auto"/>
        </w:rPr>
        <w:tab/>
      </w:r>
      <w:r w:rsidR="001A5891" w:rsidRPr="001A5891">
        <w:rPr>
          <w:b/>
          <w:bCs/>
          <w:color w:val="auto"/>
        </w:rPr>
        <w:t xml:space="preserve">Figure </w:t>
      </w:r>
      <w:del w:id="755" w:author="Maino Vieytes, Christian Augusto" w:date="2022-10-17T10:05:00Z">
        <w:r w:rsidR="001A5891" w:rsidRPr="001A5891" w:rsidDel="00E20758">
          <w:rPr>
            <w:b/>
            <w:bCs/>
            <w:i/>
            <w:iCs/>
            <w:color w:val="auto"/>
          </w:rPr>
          <w:fldChar w:fldCharType="begin"/>
        </w:r>
        <w:r w:rsidR="001A5891" w:rsidRPr="001A5891" w:rsidDel="00E20758">
          <w:rPr>
            <w:b/>
            <w:bCs/>
            <w:color w:val="auto"/>
          </w:rPr>
          <w:delInstrText xml:space="preserve"> SEQ Figure \* ARABIC </w:delInstrText>
        </w:r>
        <w:r w:rsidR="001A5891" w:rsidRPr="001A5891" w:rsidDel="00E20758">
          <w:rPr>
            <w:b/>
            <w:bCs/>
            <w:i/>
            <w:iCs/>
            <w:color w:val="auto"/>
          </w:rPr>
          <w:fldChar w:fldCharType="separate"/>
        </w:r>
        <w:r w:rsidR="001A5891" w:rsidRPr="001A5891" w:rsidDel="00E20758">
          <w:rPr>
            <w:b/>
            <w:bCs/>
            <w:color w:val="auto"/>
          </w:rPr>
          <w:delText>2</w:delText>
        </w:r>
        <w:r w:rsidR="001A5891" w:rsidRPr="001A5891" w:rsidDel="00E20758">
          <w:rPr>
            <w:b/>
            <w:bCs/>
            <w:i/>
            <w:iCs/>
            <w:color w:val="auto"/>
          </w:rPr>
          <w:fldChar w:fldCharType="end"/>
        </w:r>
      </w:del>
      <w:ins w:id="756" w:author="Maino Vieytes, Christian Augusto" w:date="2022-10-17T10:05:00Z">
        <w:r w:rsidR="00E20758">
          <w:rPr>
            <w:b/>
            <w:bCs/>
            <w:color w:val="auto"/>
          </w:rPr>
          <w:t>3</w:t>
        </w:r>
      </w:ins>
      <w:r w:rsidR="001A5891" w:rsidRPr="001A5891">
        <w:rPr>
          <w:b/>
          <w:bCs/>
          <w:color w:val="auto"/>
        </w:rPr>
        <w:t xml:space="preserve">. </w:t>
      </w:r>
      <w:r w:rsidR="001A5891" w:rsidRPr="001A5891">
        <w:rPr>
          <w:color w:val="auto"/>
        </w:rPr>
        <w:t xml:space="preserve">Adjusted restricted cubic spline curves demonstrating the relationships between dietary pattern scores and the odds of being food insecure in the subsample of cancer survivors (subsample A in Figure 1). These models used five knots to model each dietary pattern score and adjusted for age, sex, race/ethnicity, income to poverty ratio, highest level of education attained, household size, SNAP participation status, BMI, estimated caloric intake, weekly MET minutes, smoking status, and the </w:t>
      </w:r>
      <w:proofErr w:type="spellStart"/>
      <w:r w:rsidR="001A5891" w:rsidRPr="001A5891">
        <w:rPr>
          <w:color w:val="auto"/>
        </w:rPr>
        <w:t>Charlson</w:t>
      </w:r>
      <w:proofErr w:type="spellEnd"/>
      <w:r w:rsidR="001A5891" w:rsidRPr="001A5891">
        <w:rPr>
          <w:color w:val="auto"/>
        </w:rPr>
        <w:t xml:space="preserve"> Comorbidity Index (CCI) score and were weighted using normalized weights. The hazard at the median of each dietary pattern score was employed as the referent.</w:t>
      </w:r>
    </w:p>
    <w:p w14:paraId="67C8D71A" w14:textId="0A323236" w:rsidR="009C25EC" w:rsidRPr="001A5891" w:rsidRDefault="009C25EC" w:rsidP="001A5891">
      <w:pPr>
        <w:pStyle w:val="MDPI31text"/>
        <w:rPr>
          <w:i/>
          <w:color w:val="auto"/>
        </w:rPr>
      </w:pPr>
      <w:r w:rsidRPr="001A5891">
        <w:rPr>
          <w:color w:val="auto"/>
        </w:rPr>
        <w:t xml:space="preserve">Results from stratified models are presented in Supplementary Table 3. </w:t>
      </w:r>
      <w:r w:rsidR="00075823" w:rsidRPr="001A5891">
        <w:rPr>
          <w:color w:val="auto"/>
        </w:rPr>
        <w:t xml:space="preserve">We found that relationships between each diet pattern score and FI risk were significantly stronger in females than males. </w:t>
      </w:r>
      <w:r w:rsidRPr="001A5891">
        <w:rPr>
          <w:color w:val="auto"/>
        </w:rPr>
        <w:t>The highest quintile of the FI pattern demonstrated a 3.48-fold greater risk of being food insecure compared to the lowest quintile</w:t>
      </w:r>
      <w:r w:rsidR="00075823" w:rsidRPr="001A5891">
        <w:rPr>
          <w:color w:val="auto"/>
        </w:rPr>
        <w:t>,</w:t>
      </w:r>
      <w:r w:rsidRPr="001A5891">
        <w:rPr>
          <w:color w:val="auto"/>
        </w:rPr>
        <w:t xml:space="preserve"> while the signal in the male population was blunted with only a non-significant 1.46-fold greater risk of FI in the fifth relative to the lowest quintile. Likewise, comparisons between the SNAP, Household Size, and Prudent patterns displayed similar phenomena (Supplementary Table 3)</w:t>
      </w:r>
      <w:r w:rsidR="00075823" w:rsidRPr="001A5891">
        <w:rPr>
          <w:color w:val="auto"/>
        </w:rPr>
        <w:t>.</w:t>
      </w:r>
      <w:r w:rsidRPr="001A5891">
        <w:rPr>
          <w:color w:val="auto"/>
        </w:rPr>
        <w:t xml:space="preserve"> When comparing time since primary cancer diagnosis, we found that the FI pattern was associated with 4.72</w:t>
      </w:r>
      <w:del w:id="757" w:author="Maino Vieytes, Christian Augusto" w:date="2022-10-14T08:30:00Z">
        <w:r w:rsidRPr="001A5891" w:rsidDel="001A5D7D">
          <w:rPr>
            <w:color w:val="auto"/>
          </w:rPr>
          <w:delText xml:space="preserve"> </w:delText>
        </w:r>
      </w:del>
      <w:r w:rsidRPr="001A5891">
        <w:rPr>
          <w:color w:val="auto"/>
        </w:rPr>
        <w:t>-fold greater risk of FI in those subjects intermediately removed from a cancer diagnosis at greater than two and less than six years removed from their diagnosis. Within this group, the strongest association belonged to the SNAP pattern</w:t>
      </w:r>
      <w:r w:rsidR="00075823" w:rsidRPr="001A5891">
        <w:rPr>
          <w:color w:val="auto"/>
        </w:rPr>
        <w:t>,</w:t>
      </w:r>
      <w:r w:rsidRPr="001A5891">
        <w:rPr>
          <w:color w:val="auto"/>
        </w:rPr>
        <w:t xml:space="preserve"> where the fifth quintile demonstrated a 7.90-fold greater risk of FI than the lowest quintile</w:t>
      </w:r>
      <w:r w:rsidR="00075823" w:rsidRPr="001A5891">
        <w:rPr>
          <w:color w:val="auto"/>
        </w:rPr>
        <w:t>,</w:t>
      </w:r>
      <w:r w:rsidRPr="001A5891">
        <w:rPr>
          <w:color w:val="auto"/>
        </w:rPr>
        <w:t xml:space="preserve"> and a one standard deviation increase in pattern score was associated with a significant 1.65-fold increased risk of FI. In those </w:t>
      </w:r>
      <m:oMath>
        <m:r>
          <w:rPr>
            <w:rFonts w:ascii="Cambria Math" w:hAnsi="Cambria Math"/>
            <w:color w:val="auto"/>
          </w:rPr>
          <m:t>≥</m:t>
        </m:r>
      </m:oMath>
      <w:r w:rsidR="00AA1544" w:rsidRPr="001A5891">
        <w:rPr>
          <w:color w:val="auto"/>
        </w:rPr>
        <w:t xml:space="preserve"> </w:t>
      </w:r>
      <w:r w:rsidRPr="001A5891">
        <w:rPr>
          <w:color w:val="auto"/>
        </w:rPr>
        <w:t xml:space="preserve">6 years removed from their primary diagnosis, </w:t>
      </w:r>
      <w:r w:rsidR="003529F5" w:rsidRPr="001A5891">
        <w:rPr>
          <w:color w:val="auto"/>
        </w:rPr>
        <w:t xml:space="preserve">there was a positive relationship between greater adherence to the FI pattern and a greater risk of FI. Moreover, </w:t>
      </w:r>
      <w:r w:rsidRPr="001A5891">
        <w:rPr>
          <w:color w:val="auto"/>
        </w:rPr>
        <w:t xml:space="preserve">the highest quintile of the prudent pattern was associated with a 67% reduction in the risk of being food insecure compared to the first quintile and there was evidence of a significant linear trend. Finally, when examining education status, it was revealed that strong and significant associations were present in the FI, SNAP, Household Size, and prudent patterns for those reporting some level of college or greater but not those with only a high school education or less. </w:t>
      </w:r>
    </w:p>
    <w:p w14:paraId="3A676BAF" w14:textId="099827C6" w:rsidR="00522304" w:rsidRPr="001A5891" w:rsidRDefault="001A5891" w:rsidP="001A5891">
      <w:pPr>
        <w:pStyle w:val="MDPI21heading1"/>
        <w:rPr>
          <w:color w:val="auto"/>
        </w:rPr>
      </w:pPr>
      <w:r w:rsidRPr="001A5891">
        <w:rPr>
          <w:color w:val="auto"/>
        </w:rPr>
        <w:lastRenderedPageBreak/>
        <w:t xml:space="preserve">4. </w:t>
      </w:r>
      <w:r w:rsidR="00522304" w:rsidRPr="001A5891">
        <w:rPr>
          <w:color w:val="auto"/>
        </w:rPr>
        <w:t>Discussion</w:t>
      </w:r>
    </w:p>
    <w:p w14:paraId="549072B7" w14:textId="4C9AB681" w:rsidR="009C25EC" w:rsidRPr="001A5891" w:rsidRDefault="009C25EC" w:rsidP="001A5891">
      <w:pPr>
        <w:pStyle w:val="MDPI31text"/>
        <w:rPr>
          <w:b/>
          <w:color w:val="auto"/>
        </w:rPr>
      </w:pPr>
      <w:r w:rsidRPr="001A5891">
        <w:rPr>
          <w:color w:val="auto"/>
        </w:rPr>
        <w:t>The results we present highlight major dietary patterns associated with FI in the cancer survivor population, a population plagued by high nutritional requirements and, often because of treatment-related or other side effects, limited nutritional intake. Using a combination of empirical methods, we extracted six dietary patterns to characterize the dietary intake patterns of this population. We used supervised learning in the form of penalized logistic regression to model FI and other risk factors of FI by regressing them on the 26 food groups considered in the analysis. Some of the resulting patterns were similar and consistent in that three emphasized comparable food groups</w:t>
      </w:r>
      <w:r w:rsidR="00AA1544" w:rsidRPr="001A5891">
        <w:rPr>
          <w:color w:val="auto"/>
        </w:rPr>
        <w:t>,</w:t>
      </w:r>
      <w:r w:rsidRPr="001A5891">
        <w:rPr>
          <w:color w:val="auto"/>
        </w:rPr>
        <w:t xml:space="preserve"> all to a similar extent, although they contained notable differences. Namely, high consumption of added sugars and low consumption of various classes of whole fruits and vegetables were themes consistently </w:t>
      </w:r>
      <w:r w:rsidR="00AA1544" w:rsidRPr="001A5891">
        <w:rPr>
          <w:color w:val="auto"/>
        </w:rPr>
        <w:t xml:space="preserve">seen </w:t>
      </w:r>
      <w:r w:rsidRPr="001A5891">
        <w:rPr>
          <w:color w:val="auto"/>
        </w:rPr>
        <w:t>in those patterns (FI, SNAP, and Household Size patterns). Decreased consumption of whole grains, nuts, and legumes also highlighted these patterns, which</w:t>
      </w:r>
      <w:r w:rsidR="00AA1544" w:rsidRPr="001A5891">
        <w:rPr>
          <w:color w:val="auto"/>
        </w:rPr>
        <w:t>,</w:t>
      </w:r>
      <w:r w:rsidRPr="001A5891">
        <w:rPr>
          <w:color w:val="auto"/>
        </w:rPr>
        <w:t xml:space="preserve"> taken together, may suggest that food insecure survivors were, on average, more likely to be following a diet comprised, principally, of processed foods. Regarding their relationship to FI in the cancer survivor population, we found that the FI, SNAP, and Household Size patterns, in particular, were strongly and positively associated with the risk of FI.</w:t>
      </w:r>
    </w:p>
    <w:p w14:paraId="448DC9B8" w14:textId="35DB216A" w:rsidR="009C25EC" w:rsidRPr="001A5891" w:rsidRDefault="009C25EC" w:rsidP="001A5891">
      <w:pPr>
        <w:pStyle w:val="MDPI31text"/>
        <w:rPr>
          <w:b/>
          <w:color w:val="auto"/>
        </w:rPr>
      </w:pPr>
      <w:r w:rsidRPr="001A5891">
        <w:rPr>
          <w:color w:val="auto"/>
        </w:rPr>
        <w:t>Within the broader context of studies addressing FI and diet quality, we found that those patterns extracted from the data using penalized logistic regression shared many similarities with similar studies done in other populations. In particular, the strong relationship between the extracted patterns and intake of added sugars is consistent with reports stressing the pervasiveness of sugar-sweetened beverage</w:t>
      </w:r>
      <w:r w:rsidR="00AA1544" w:rsidRPr="001A5891">
        <w:rPr>
          <w:color w:val="auto"/>
        </w:rPr>
        <w:t>s</w:t>
      </w:r>
      <w:r w:rsidRPr="001A5891">
        <w:rPr>
          <w:color w:val="auto"/>
        </w:rPr>
        <w:t xml:space="preserve"> and added sugar consumption in other food insecure populations </w:t>
      </w:r>
      <w:r w:rsidRPr="001A5891">
        <w:rPr>
          <w:b/>
          <w:color w:val="auto"/>
        </w:rPr>
        <w:fldChar w:fldCharType="begin"/>
      </w:r>
      <w:r w:rsidR="00BE2794">
        <w:rPr>
          <w:color w:val="auto"/>
        </w:rPr>
        <w:instrText xml:space="preserve"> ADDIN ZOTERO_ITEM CSL_CITATION {"citationID":"c39g7yeG","properties":{"formattedCitation":"[37\\uc0\\u8211{}41]","plainCitation":"[37–41]","noteIndex":0},"citationItems":[{"id":1721,"uris":["http://zotero.org/users/local/S8X13ARX/items/G52TNM28"],"itemData":{"id":1721,"type":"article-journal","abstract":"ABSTRACT\n            \n              Background\n              Food insecurity affects millions of Americans and college students are especially vulnerable. Little is known about the relation of food insecurity with weight status and dietary intake during this critical phase of emerging adulthood.\n            \n            \n              Objectives\n              We aimed to examine the sex-specific associations of food insecurity with obesity and dietary intake among college students. The study also explored these associations by meal plan (MP) enrollment.\n            \n            \n              Methods\n              This cross-sectional study included 683 second-year students at 8 universities in the United States. Food security status and dietary intake were assessed using the USDA Adult Food Security Survey and the Dietary Screener Questionnaire, respectively. On-site anthropometrics were measured by researchers.\n            \n            \n              Results\n              The prevalence of food insecurity at the universities ranged from 19.0% to 34.1% with a mean of 25.4% for the entire sample. Compared with high food security, marginal food security and food insecurity were associated with 3.16 (95% CI: 1.55, 6.46) and 5.13 (95% CI: 2.63, 10.00) times increased odds of obesity, respectively, exhibiting a dose–response relation. Food insecurity remained a significant predictor of obesity among both sexes after adjusting for sociodemographic variables. Food-insecure (FI) students had a significantly lower intake of fruits and vegetables and higher intake of added sugars than food-secure (FS) students. Obesity rate and added sugars consumption were higher among FI students with MPs than among FI students lacking MPs and FS students regardless of MP status. Among students with MPs, FS students had a higher intake of fruits and vegetables than FI students.\n            \n            \n              Conclusions\n              Food insecurity was associated with obesity and poor dietary intake among both sexes. Although MP subsidies may be a reasoned approach to combat food insecurity, it should be coupled with efforts to assist students in making healthy food choices.\n              Registered at clinicaltrials.gov as NCT02941497.","container-title":"Current Developments in Nutrition","DOI":"10.1093/cdn/nzaa120","ISSN":"2475-2991","issue":"8","language":"en","page":"nzaa120","source":"DOI.org (Crossref)","title":"Food Insecurity Is Associated with Increased Risk of Obesity in US College Students","volume":"4","author":[{"family":"El Zein","given":"Aseel"},{"family":"Colby","given":"Sarah E"},{"family":"Zhou","given":"Wenjun"},{"family":"Shelnutt","given":"Karla P"},{"family":"Greene","given":"Geoffrey W"},{"family":"Horacek","given":"Tanya M"},{"family":"Olfert","given":"Melissa D"},{"family":"Mathews","given":"Anne E"}],"issued":{"date-parts":[["2020",8,1]]}}},{"id":1723,"uris":["http://zotero.org/users/local/S8X13ARX/items/QUCQ274E"],"itemData":{"id":1723,"type":"article-journal","abstract":"Objectives. To examine emerging adults’ experiences of food insecurity in relation to measures of diet quality, food literacy, home food availability, and health behaviors.\n            Methods. We used EAT 2010–2018 (Eating and Activity over Time) study data on 1568 participants who completed surveys as adolescents in 2009 to 2010 and follow-up surveys in 2017 to 2018 (mean age = 22.0 ±2.0 years; 58% female). At baseline, participants were recruited from 20 urban schools in Minneapolis–St Paul, Minnesota. Food insecurity was defined by emerging adult report of both eating less than they thought they should and not eating when hungry because of lack of money.\n            Results. The prevalence at follow up of experiencing food insecurity in the past year was 23.3% among emerging adults. Food insecurity was associated with poorer diet quality (e.g., less vegetables and whole grains, more sugar-sweetened drinks and added sugars), lower home availability of healthy foods, skipping breakfast, frequently eating at fast-food restaurants, binge eating, binge drinking, and substance use (all P &lt; .01).\n            Conclusions. Assistance programs and policies are needed to address food insecurity among emerging adults and should be coordinated with other services to protect health.","container-title":"American Journal of Public Health","DOI":"10.2105/AJPH.2020.305783","ISSN":"0090-0036, 1541-0048","issue":"9","journalAbbreviation":"Am J Public Health","language":"en","page":"1422-1428","source":"DOI.org (Crossref)","title":"Food Insecurity, Diet Quality, Home Food Availability, and Health Risk Behaviors Among Emerging Adults: Findings From the EAT 2010–2018 Study","title-short":"Food Insecurity, Diet Quality, Home Food Availability, and Health Risk Behaviors Among Emerging Adults","volume":"110","author":[{"family":"Larson","given":"Nicole"},{"family":"Laska","given":"Melissa N."},{"family":"Neumark-Sztainer","given":"Dianne"}],"issued":{"date-parts":[["2020",9]]}}},{"id":1724,"uris":["http://zotero.org/users/local/S8X13ARX/items/E6H4LGE3"],"itemData":{"id":1724,"type":"article-journal","abstract":"Abstract\n            Approximately 6·5 million US children live in food-insecure households, meaning that they have restrained access to the types and amounts of foods they usually eat. The nutrient demands of growth and general sub-par dietary intake of US children by age highlight the importance and difficulty of attaining recommended amounts of critical dietary components to promote health and prevent disease. Evaluation of the evidence for a relationship of food insecurity with key dietary outcomes for the specific stages of child growth at 1–5 years, 6–11 years and 12–19 years has not been previously documented. Bradford Hill criteria of strength, consistency and dose–response were applied to aid evaluation. A comprehensive search of original research on US children using food-security assessment measures indexed to January 2017 was completed and identified sixteen studies that evaluated the relationship of food insecurity with key dietary outcomes. Evidence for a strong, consistent and dose–response relationship of food insecurity with lower vegetable intake compared with food security was determined among children aged 1–5 years and strong and consistent evidence of higher added sugar intake among food-insecure children aged 6–11 years compared with food-secure children was apparent. Adolescent-focused evidence was sparse but revealed adolescence as the paediatric age stage where food insecurity has the most potential for negative impact on child dietary intake. A discussion of future research opportunities includes strengthening the evidence through longitudinal study designs, inclusion of additional nutrients of concern, and stronger mitigation of bias and error.","container-title":"Nutrition Research Reviews","DOI":"10.1017/S0954422417000245","ISSN":"0954-4224, 1475-2700","issue":"1","journalAbbreviation":"Nutr. Res. Rev.","language":"en","page":"98-113","source":"DOI.org (Crossref)","title":"Evidence for the age-specific relationship of food insecurity and key dietary outcomes among US children and adolescents","volume":"31","author":[{"family":"Eicher-Miller","given":"Heather A."},{"family":"Zhao","given":"Yanling"}],"issued":{"date-parts":[["2018",6]]}}},{"id":1725,"uris":["http://zotero.org/users/local/S8X13ARX/items/8E44BWTV"],"itemData":{"id":1725,"type":"article-journal","container-title":"Journal of the Academy of Nutrition and Dietetics","DOI":"10.1016/j.jand.2021.07.015","ISSN":"22122672","issue":"12","journalAbbreviation":"Journal of the Academy of Nutrition and Dietetics","language":"en","page":"2475-2500.e1","source":"DOI.org (Crossref)","title":"The Association Between Food Insecurity and Dietary Outcomes in University Students: A Systematic Review","title-short":"The Association Between Food Insecurity and Dietary Outcomes in University Students","volume":"121","author":[{"family":"Shi","given":"Yumeng"},{"family":"Davies","given":"Alyse"},{"family":"Allman-Farinelli","given":"Margaret"}],"issued":{"date-parts":[["2021",12]]}}},{"id":1726,"uris":["http://zotero.org/users/local/S8X13ARX/items/2MRKNYB7"],"itemData":{"id":1726,"type":"article-journal","abstract":"OBJECTIVE: Education is a crucial social determinant of health. Food insecurity can be detrimental to children's academic achievement, potentially perpetuating a cycle of poverty and food insecurity. We aimed to assess the relationship between food insecurity and academic achievement in Canadian school-aged children.\nDESIGN: Cross-sectional study of children and parents. Parents completed the short-form Household Food Security Survey Module and questions about income and education level (socio-economic status). Children completed FFQ. Data were prospectively linked to children's performance on standardized exams written one year later. Mixed-effect logistic regression was employed to assess the relationship between food insecurity and likelihood of meeting academic expectations adjusting for socio-economic status, diet quality and potential confounders.\nSETTING: Nova Scotia, Canada in 2011-2012.\nSUBJECTS: Students (n 4105) in grade 5 (10-11 years; 2167 girls) and their parents.\nRESULTS: Low food security was reported by 9·8 % of households; very low food security by 7·1 % of households. Students from low-income households and reporting poor diet quality were less likely to do well in school. Children who lived in households reporting very low food security had 0·65 times the odds (OR=0·65; 95 % CI 0·44, 0·96) of meeting expectations for reading and 0·62 times the odds (OR=0·62; 95 % CI 0·45, 0·86) of meeting expectations for mathematics.\nCONCLUSIONS: Very low household insecurity is associated with poor academic achievement among children in Nova Scotia.","container-title":"Public Health Nutrition","DOI":"10.1017/S1368980017001562","ISSN":"1475-2727","issue":"15","journalAbbreviation":"Public Health Nutr","language":"eng","note":"PMID: 28724457","page":"2778-2785","source":"PubMed","title":"The association between food insecurity and academic achievement in Canadian school-aged children","volume":"20","author":[{"family":"Faught","given":"Erin L."},{"family":"Williams","given":"Patty L."},{"family":"Willows","given":"Noreen D."},{"family":"Asbridge","given":"Mark"},{"family":"Veugelers","given":"Paul J."}],"issued":{"date-parts":[["2017",10]]}}}],"schema":"https://github.com/citation-style-language/schema/raw/master/csl-citation.json"} </w:instrText>
      </w:r>
      <w:r w:rsidRPr="001A5891">
        <w:rPr>
          <w:b/>
          <w:color w:val="auto"/>
        </w:rPr>
        <w:fldChar w:fldCharType="separate"/>
      </w:r>
      <w:r w:rsidR="00BE2794" w:rsidRPr="00BE2794">
        <w:rPr>
          <w:color w:val="auto"/>
        </w:rPr>
        <w:t>[37–41]</w:t>
      </w:r>
      <w:r w:rsidRPr="001A5891">
        <w:rPr>
          <w:b/>
          <w:color w:val="auto"/>
        </w:rPr>
        <w:fldChar w:fldCharType="end"/>
      </w:r>
      <w:r w:rsidRPr="001A5891">
        <w:rPr>
          <w:color w:val="auto"/>
        </w:rPr>
        <w:t>. Furthermore, though several classical studies employing unsupervised learning methods such as PCA to extract dietary patterns empirically have consistently yielded “Western-style” patterns that highlight high consumption of meat and processed meat, this was not a consistent finding in our study. Meat intake was emphasized to a modest degree in the patterns we extracted with penalized logistic regression. Nonetheless, this finding, supported by evidence elsewhere in the literature, may highlight restraint on the part of food insecure individuals from purchasing more cost-prohibitive food items, such as meat, and resorting to other low-cost and high</w:t>
      </w:r>
      <w:r w:rsidR="00D1346C" w:rsidRPr="001A5891">
        <w:rPr>
          <w:color w:val="auto"/>
        </w:rPr>
        <w:t>-</w:t>
      </w:r>
      <w:r w:rsidRPr="001A5891">
        <w:rPr>
          <w:color w:val="auto"/>
        </w:rPr>
        <w:t xml:space="preserve">calorie alternatives instead </w:t>
      </w:r>
      <w:r w:rsidRPr="001A5891">
        <w:rPr>
          <w:b/>
          <w:color w:val="auto"/>
        </w:rPr>
        <w:fldChar w:fldCharType="begin"/>
      </w:r>
      <w:r w:rsidR="00BE2794">
        <w:rPr>
          <w:color w:val="auto"/>
        </w:rPr>
        <w:instrText xml:space="preserve"> ADDIN ZOTERO_ITEM CSL_CITATION {"citationID":"6UqWIJJS","properties":{"formattedCitation":"[42]","plainCitation":"[42]","noteIndex":0},"citationItems":[{"id":1381,"uris":["http://zotero.org/users/local/S8X13ARX/items/WTCTNIQZ"],"itemData":{"id":1381,"type":"article-journal","container-title":"Journal of the American Dietetic Association","DOI":"10.1016/j.jada.2010.09.011","ISSN":"00028223","issue":"12","journalAbbreviation":"Journal of the American Dietetic Association","language":"en","page":"1906-1911","source":"DOI.org (Crossref)","title":"How Is Food Insecurity Associated with Dietary Behaviors? An Analysis with Low-Income, Ethnically Diverse Participants in a Nutrition Intervention Study","title-short":"How Is Food Insecurity Associated with Dietary Behaviors?","volume":"110","author":[{"family":"Mello","given":"Jennifer A."},{"family":"Gans","given":"Kim M."},{"family":"Risica","given":"Patricia M."},{"family":"Kirtania","given":"Usree"},{"family":"Strolla","given":"Leslie O."},{"family":"Fournier","given":"Leanne"}],"issued":{"date-parts":[["2010",12]]}}}],"schema":"https://github.com/citation-style-language/schema/raw/master/csl-citation.json"} </w:instrText>
      </w:r>
      <w:r w:rsidRPr="001A5891">
        <w:rPr>
          <w:b/>
          <w:color w:val="auto"/>
        </w:rPr>
        <w:fldChar w:fldCharType="separate"/>
      </w:r>
      <w:r w:rsidR="00BE2794">
        <w:rPr>
          <w:color w:val="auto"/>
        </w:rPr>
        <w:t>[42]</w:t>
      </w:r>
      <w:r w:rsidRPr="001A5891">
        <w:rPr>
          <w:b/>
          <w:color w:val="auto"/>
        </w:rPr>
        <w:fldChar w:fldCharType="end"/>
      </w:r>
      <w:r w:rsidRPr="001A5891">
        <w:rPr>
          <w:color w:val="auto"/>
        </w:rPr>
        <w:t>. All in all, we find that the clinically meaningful evidence we describe lends further support and validation of the penalized logistic regression approach as a viable alternative for extracting dietary patterns that are outcome specific.</w:t>
      </w:r>
    </w:p>
    <w:p w14:paraId="0E807F9F" w14:textId="5030C68F" w:rsidR="009C25EC" w:rsidRPr="001A5891" w:rsidRDefault="009C25EC" w:rsidP="001A5891">
      <w:pPr>
        <w:pStyle w:val="MDPI31text"/>
        <w:rPr>
          <w:b/>
          <w:color w:val="auto"/>
        </w:rPr>
      </w:pPr>
      <w:r w:rsidRPr="001A5891">
        <w:rPr>
          <w:color w:val="auto"/>
        </w:rPr>
        <w:t xml:space="preserve">As a comparative analysis, we implemented unsupervised learning in the form of PCA to derive dietary patterns. </w:t>
      </w:r>
      <w:r w:rsidR="00D1346C" w:rsidRPr="001A5891">
        <w:rPr>
          <w:color w:val="auto"/>
        </w:rPr>
        <w:t>PCA is a powerful tool that is an established method of deriving dietary patterns but also suffers from limitations</w:t>
      </w:r>
      <w:r w:rsidRPr="001A5891">
        <w:rPr>
          <w:color w:val="auto"/>
        </w:rPr>
        <w:t xml:space="preserve">. For instance, </w:t>
      </w:r>
      <w:r w:rsidR="00D1346C" w:rsidRPr="001A5891">
        <w:rPr>
          <w:color w:val="auto"/>
        </w:rPr>
        <w:t xml:space="preserve">the </w:t>
      </w:r>
      <w:r w:rsidRPr="001A5891">
        <w:rPr>
          <w:color w:val="auto"/>
        </w:rPr>
        <w:t xml:space="preserve">interpretability of the principal components may be equivocal </w:t>
      </w:r>
      <w:r w:rsidRPr="001A5891">
        <w:rPr>
          <w:b/>
          <w:color w:val="auto"/>
        </w:rPr>
        <w:fldChar w:fldCharType="begin"/>
      </w:r>
      <w:r w:rsidR="00BE2794">
        <w:rPr>
          <w:color w:val="auto"/>
        </w:rPr>
        <w:instrText xml:space="preserve"> ADDIN ZOTERO_ITEM CSL_CITATION {"citationID":"kFrjoAE8","properties":{"formattedCitation":"[43]","plainCitation":"[43]","noteIndex":0},"citationItems":[{"id":1578,"uris":["http://zotero.org/users/local/S8X13ARX/items/KJTZNHJ5"],"itemData":{"id":1578,"type":"article-journal","abstract":"Abstract\n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BE2794">
        <w:rPr>
          <w:color w:val="auto"/>
        </w:rPr>
        <w:t>[43]</w:t>
      </w:r>
      <w:r w:rsidRPr="001A5891">
        <w:rPr>
          <w:b/>
          <w:color w:val="auto"/>
        </w:rPr>
        <w:fldChar w:fldCharType="end"/>
      </w:r>
      <w:r w:rsidRPr="001A5891">
        <w:rPr>
          <w:color w:val="auto"/>
        </w:rPr>
        <w:t xml:space="preserve">. </w:t>
      </w:r>
      <w:r w:rsidR="00D1346C" w:rsidRPr="001A5891">
        <w:rPr>
          <w:color w:val="auto"/>
        </w:rPr>
        <w:t>Moreover, PCA may not always be a suitable approach for extracting patterns associated with a condition or disease outcome. This notion was substantiated by the results of our study as well</w:t>
      </w:r>
      <w:r w:rsidRPr="001A5891">
        <w:rPr>
          <w:color w:val="auto"/>
        </w:rPr>
        <w:t>. Given that the procedure only aims to constrain as much of the variation in the dietary intake data onto a single dimension, predictive potential is not a</w:t>
      </w:r>
      <w:r w:rsidR="00D1346C" w:rsidRPr="001A5891">
        <w:rPr>
          <w:color w:val="auto"/>
        </w:rPr>
        <w:t xml:space="preserve"> guaranteed result when implementing</w:t>
      </w:r>
      <w:r w:rsidRPr="001A5891">
        <w:rPr>
          <w:color w:val="auto"/>
        </w:rPr>
        <w:t xml:space="preserve"> this approach </w:t>
      </w:r>
      <w:r w:rsidRPr="001A5891">
        <w:rPr>
          <w:b/>
          <w:color w:val="auto"/>
        </w:rPr>
        <w:fldChar w:fldCharType="begin"/>
      </w:r>
      <w:r w:rsidR="00BE2794">
        <w:rPr>
          <w:color w:val="auto"/>
        </w:rPr>
        <w:instrText xml:space="preserve"> ADDIN ZOTERO_ITEM CSL_CITATION {"citationID":"PlOMc840","properties":{"formattedCitation":"[43]","plainCitation":"[43]","noteIndex":0},"citationItems":[{"id":1578,"uris":["http://zotero.org/users/local/S8X13ARX/items/KJTZNHJ5"],"itemData":{"id":1578,"type":"article-journal","abstract":"Abstract\n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BE2794">
        <w:rPr>
          <w:color w:val="auto"/>
        </w:rPr>
        <w:t>[43]</w:t>
      </w:r>
      <w:r w:rsidRPr="001A5891">
        <w:rPr>
          <w:b/>
          <w:color w:val="auto"/>
        </w:rPr>
        <w:fldChar w:fldCharType="end"/>
      </w:r>
      <w:r w:rsidRPr="001A5891">
        <w:rPr>
          <w:color w:val="auto"/>
        </w:rPr>
        <w:t>. We found that the patterns extracted using penalized regression were more consistent with previous reports in the literature detailing diet quality in other food insecure subpopulations. Moreover, considering the supporting studies we describe above, we stress that in our study, PCA did not yield dietary patterns consistent with diet quality patterns described in other food insecure populations.</w:t>
      </w:r>
    </w:p>
    <w:p w14:paraId="72ACC030" w14:textId="3D7882BE" w:rsidR="009C25EC" w:rsidRPr="001A5891" w:rsidRDefault="009C25EC" w:rsidP="001A5891">
      <w:pPr>
        <w:pStyle w:val="MDPI31text"/>
        <w:rPr>
          <w:b/>
          <w:color w:val="auto"/>
        </w:rPr>
      </w:pPr>
      <w:r w:rsidRPr="001A5891">
        <w:rPr>
          <w:color w:val="auto"/>
        </w:rPr>
        <w:t>In the validation phase of our analysis, we found that the FI, SNAP, and Household Size patterns were positively and strongly associated with FI</w:t>
      </w:r>
      <w:r w:rsidR="00D1346C" w:rsidRPr="001A5891">
        <w:rPr>
          <w:color w:val="auto"/>
        </w:rPr>
        <w:t>,</w:t>
      </w:r>
      <w:r w:rsidRPr="001A5891">
        <w:rPr>
          <w:color w:val="auto"/>
        </w:rPr>
        <w:t xml:space="preserve"> while the Prudent pattern was strongly and inversely associated with being food insecure in the cancer survivor population after controlling for several relevant confounders. Stratified analyses yielded </w:t>
      </w:r>
      <w:r w:rsidR="00D1346C" w:rsidRPr="001A5891">
        <w:rPr>
          <w:color w:val="auto"/>
        </w:rPr>
        <w:t>peculiar</w:t>
      </w:r>
      <w:r w:rsidRPr="001A5891">
        <w:rPr>
          <w:color w:val="auto"/>
        </w:rPr>
        <w:t xml:space="preserve"> findings. Notably, we found that stratifying the validation models by sex revealed strong effect sizes for the aforementioned association in females but </w:t>
      </w:r>
      <w:r w:rsidRPr="001A5891">
        <w:rPr>
          <w:color w:val="auto"/>
        </w:rPr>
        <w:lastRenderedPageBreak/>
        <w:t xml:space="preserve">not males. This finding was particularly interesting when evaluated in the context of preceding studies reporting sex-specific disparities within FI research. FI has been demonstrated to be a highly gendered and sex-specific outcome that disproportionately affects females and, specifically, females that head households as opposed to male-headed households </w:t>
      </w:r>
      <w:r w:rsidRPr="001A5891">
        <w:rPr>
          <w:b/>
          <w:color w:val="auto"/>
        </w:rPr>
        <w:fldChar w:fldCharType="begin"/>
      </w:r>
      <w:r w:rsidR="00BE2794">
        <w:rPr>
          <w:color w:val="auto"/>
        </w:rPr>
        <w:instrText xml:space="preserve"> ADDIN ZOTERO_ITEM CSL_CITATION {"citationID":"jaTiwj7j","properties":{"formattedCitation":"[44]","plainCitation":"[44]","noteIndex":0},"citationItems":[{"id":1735,"uris":["http://zotero.org/users/local/S8X13ARX/items/KY4LMK3Y"],"itemData":{"id":1735,"type":"article-journal","abstract":"Abstract\n            \n              Objective\n              The present review aimed to identify and synthesize literature on household food insecurity with respect to whether the respondent was male or female.\n            \n            \n              Design\n              \n                A systematic review of prevalence studies followed by a meta-analysis was conducted between 28 August 2014 and 19 October 2014 in seven electronic databases. The search was updated in April 2016. The included studies used experience-based measures to assess household food insecurity. Dichotomous measures of food insecurity were used. Pooled odds ratios of household food insecurity prevalence in women\n                v\n                . men were obtained through random-effect modelling. Quality assessment, publication bias diagnostics and subgroup analysis were also performed.\n              \n            \n            \n              Setting\n              Population-based studies (i.e. non-clinical populations).\n            \n            \n              Subjects\n              Participants aged 18 years or over.\n            \n            \n              Results\n              \n                Out of the 5145 articles initially identified, forty-two studies with a total population of 233 153 were included. In general, results showed that the odds for household food insecurity was 40 % higher in studies where women were the respondent (95 % CI 1·27, 1·54;\n                P\n                &lt;0·001). Besides, subgroup analysis revealed that female-headed households were 75% (95 % CI 49–96%) more likely to be food insecure than male-headed households.\n              \n            \n            \n              Conclusions\n              Our results confirm the existence of gender differences in reporting household food insecurity. Furthermore, they indicate that households headed by women constitute a segment of the population that is particularly vulnerable to food insecurity.","container-title":"Public Health Nutrition","DOI":"10.1017/S1368980016002925","ISSN":"1368-9800, 1475-2727","issue":"5","journalAbbreviation":"Public Health Nutr.","language":"en","page":"902-916","source":"DOI.org (Crossref)","title":"Gender differences in the prevalence of household food insecurity: a systematic review and meta-analysis","title-short":"Gender differences in the prevalence of household food insecurity","volume":"20","author":[{"family":"Jung","given":"Natália Miranda"},{"family":"Bairros","given":"Fernanda Souza","non-dropping-particle":"de"},{"family":"Pattussi","given":"Marcos Pascoal"},{"family":"Pauli","given":"Sílvia"},{"family":"Neutzling","given":"Marilda Borges"}],"issued":{"date-parts":[["2017",4]]}}}],"schema":"https://github.com/citation-style-language/schema/raw/master/csl-citation.json"} </w:instrText>
      </w:r>
      <w:r w:rsidRPr="001A5891">
        <w:rPr>
          <w:b/>
          <w:color w:val="auto"/>
        </w:rPr>
        <w:fldChar w:fldCharType="separate"/>
      </w:r>
      <w:r w:rsidR="00BE2794">
        <w:rPr>
          <w:color w:val="auto"/>
        </w:rPr>
        <w:t>[44]</w:t>
      </w:r>
      <w:r w:rsidRPr="001A5891">
        <w:rPr>
          <w:b/>
          <w:color w:val="auto"/>
        </w:rPr>
        <w:fldChar w:fldCharType="end"/>
      </w:r>
      <w:r w:rsidRPr="001A5891">
        <w:rPr>
          <w:color w:val="auto"/>
        </w:rPr>
        <w:t xml:space="preserve">. Downstream of FI itself, it is also understood that FI impacts males and females disparately </w:t>
      </w:r>
      <w:r w:rsidR="0033263E" w:rsidRPr="001A5891">
        <w:rPr>
          <w:color w:val="auto"/>
        </w:rPr>
        <w:t>concerning</w:t>
      </w:r>
      <w:r w:rsidRPr="001A5891">
        <w:rPr>
          <w:color w:val="auto"/>
        </w:rPr>
        <w:t xml:space="preserve"> clinical outcomes, with food insecure females being significantly more likely to experience obesity compared to their food insecure male counterparts </w:t>
      </w:r>
      <w:r w:rsidRPr="001A5891">
        <w:rPr>
          <w:b/>
          <w:color w:val="auto"/>
        </w:rPr>
        <w:fldChar w:fldCharType="begin"/>
      </w:r>
      <w:r w:rsidR="00BE2794">
        <w:rPr>
          <w:color w:val="auto"/>
        </w:rPr>
        <w:instrText xml:space="preserve"> ADDIN ZOTERO_ITEM CSL_CITATION {"citationID":"iPqU9TOh","properties":{"formattedCitation":"[45\\uc0\\u8211{}49]","plainCitation":"[45–49]","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M."}],"issued":{"date-parts":[["2012",6]]}}},{"id":1733,"uris":["http://zotero.org/users/local/S8X13ARX/items/VEH5T4P7"],"itemData":{"id":1733,"type":"article-journal","container-title":"Journal of Community Health","DOI":"10.1007/s10900-011-9420-4","ISSN":"0094-5145, 1573-3610","issue":"1","journalAbbreviation":"J Community Health","language":"en","page":"253-264","source":"DOI.org (Crossref)","title":"Exploring Mediators of Food Insecurity and Obesity: A Review of Recent Literature","title-short":"Exploring Mediators of Food Insecurity and Obesity","volume":"37","author":[{"family":"Franklin","given":"Brandi"},{"family":"Jones","given":"Ashley"},{"family":"Love","given":"Dejuan"},{"family":"Puckett","given":"Stephane"},{"family":"Macklin","given":"Justin"},{"family":"White-Means","given":"Shelley"}],"issued":{"date-parts":[["2012",2]]}}},{"id":1736,"uris":["http://zotero.org/users/local/S8X13ARX/items/35DQPNYB"],"itemData":{"id":1736,"type":"article-journal","container-title":"The Journal of Pediatrics","DOI":"10.1016/j.jpeds.2018.05.052","ISSN":"00223476","journalAbbreviation":"The Journal of Pediatrics","language":"en","page":"115-120.e1","source":"DOI.org (Crossref)","title":"The Association between Household Food Insecurity and Body Mass Index: A Prospective Growth Curve Analysis","title-short":"The Association between Household Food Insecurity and Body Mass Index","volume":"202","author":[{"family":"Lohman","given":"Brenda J."},{"family":"Neppl","given":"Tricia K."},{"family":"Lee","given":"Yoojin"},{"family":"Diggs","given":"Olivia N."},{"family":"Russell","given":"Daniel"}],"issued":{"date-parts":[["2018",11]]}}},{"id":1738,"uris":["http://zotero.org/users/local/S8X13ARX/items/IQX34K26"],"itemData":{"id":1738,"type":"article-journal","abstract":"Abstract\n            Integrative explanations of why obesity is more prevalent in some sectors of the human population than others are lacking. Here, we outline and evaluate one candidate explanation, the insurance hypothesis (IH). The IH is rooted in adaptive evolutionary thinking: The function of storing fat is to provide a buffer against shortfall in the food supply. Thus, individuals should store more fat when they receive cues that access to food is uncertain. Applied to humans, this implies that an important proximate driver of obesity should be food insecurity rather than food abundance per se. We integrate several distinct lines of theory and evidence that bear on this hypothesis. We present a theoretical model that shows it is optimal to store more fat when food access is uncertain, and we review the experimental literature from non-human animals showing that fat reserves increase when access to food is restricted. We provide a meta-analysis of 125 epidemiological studies of the association between perceived food insecurity and high body weight in humans. There is a robust positive association, but it is restricted to adult women in high-income countries. We explore why this could be in light of the IH and our theoretical model. We conclude that although the IH alone cannot explain the distribution of obesity in the human population, it may represent a very important component of a pluralistic explanation. We also discuss insights it may offer into the developmental origins of obesity, dieting-induced weight gain, and anorexia nervosa.","container-title":"Behavioral and Brain Sciences","DOI":"10.1017/S0140525X16000947","ISSN":"0140-525X, 1469-1825","journalAbbreviation":"Behav Brain Sci","language":"en","page":"e105","source":"DOI.org (Crossref)","title":"Food insecurity as a driver of obesity in humans: The insurance hypothesis","title-short":"Food insecurity as a driver of obesity in humans","volume":"40","author":[{"family":"Nettle","given":"Daniel"},{"family":"Andrews","given":"Clare"},{"family":"Bateson","given":"Melissa"}],"issued":{"date-parts":[["2017"]]}}},{"id":1740,"uris":["http://zotero.org/users/local/S8X13ARX/items/Z2S8UFSG"],"itemData":{"id":1740,"type":"article-journal","container-title":"International Journal of Eating Disorders","DOI":"10.1002/eat.22990","ISSN":"02763478","issue":"1","journalAbbreviation":"Int J Eat Disord","language":"en","page":"28-35","source":"DOI.org (Crossref)","title":"Household food insecurity is associated with binge-eating disorder and obesity","volume":"52","author":[{"family":"Rasmusson","given":"Grace"},{"family":"Lydecker","given":"Janet A."},{"family":"Coffino","given":"Jaime A."},{"family":"White","given":"Marney A."},{"family":"Grilo","given":"Carlos M."}],"issued":{"date-parts":[["2019",1]]}}}],"schema":"https://github.com/citation-style-language/schema/raw/master/csl-citation.json"} </w:instrText>
      </w:r>
      <w:r w:rsidRPr="001A5891">
        <w:rPr>
          <w:b/>
          <w:color w:val="auto"/>
        </w:rPr>
        <w:fldChar w:fldCharType="separate"/>
      </w:r>
      <w:r w:rsidR="00BE2794" w:rsidRPr="00BE2794">
        <w:rPr>
          <w:color w:val="auto"/>
        </w:rPr>
        <w:t>[45–49]</w:t>
      </w:r>
      <w:r w:rsidRPr="001A5891">
        <w:rPr>
          <w:b/>
          <w:color w:val="auto"/>
        </w:rPr>
        <w:fldChar w:fldCharType="end"/>
      </w:r>
      <w:r w:rsidRPr="001A5891">
        <w:rPr>
          <w:color w:val="auto"/>
        </w:rPr>
        <w:t xml:space="preserve">. A biological basis for explaining these disparate associations is not readily accessible, with some in the field </w:t>
      </w:r>
      <w:r w:rsidR="0033263E" w:rsidRPr="001A5891">
        <w:rPr>
          <w:color w:val="auto"/>
        </w:rPr>
        <w:t>suggesting that</w:t>
      </w:r>
      <w:r w:rsidRPr="001A5891">
        <w:rPr>
          <w:color w:val="auto"/>
        </w:rPr>
        <w:t xml:space="preserve"> these relationships may be explained by the gendered societal norms concerning childcare traditionally imposed on women </w:t>
      </w:r>
      <w:r w:rsidRPr="001A5891">
        <w:rPr>
          <w:b/>
          <w:color w:val="auto"/>
        </w:rPr>
        <w:fldChar w:fldCharType="begin"/>
      </w:r>
      <w:r w:rsidR="00BE2794">
        <w:rPr>
          <w:color w:val="auto"/>
        </w:rPr>
        <w:instrText xml:space="preserve"> ADDIN ZOTERO_ITEM CSL_CITATION {"citationID":"nH4HLCTD","properties":{"formattedCitation":"[45]","plainCitation":"[45]","noteIndex":0},"citationItems":[{"id":1731,"uris":["http://zotero.org/users/local/S8X13ARX/items/YB7RFID8"],"itemData":{"id":1731,"type":"article-journal","container-title":"Social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M."}],"issued":{"date-parts":[["2012",6]]}}}],"schema":"https://github.com/citation-style-language/schema/raw/master/csl-citation.json"} </w:instrText>
      </w:r>
      <w:r w:rsidRPr="001A5891">
        <w:rPr>
          <w:b/>
          <w:color w:val="auto"/>
        </w:rPr>
        <w:fldChar w:fldCharType="separate"/>
      </w:r>
      <w:r w:rsidR="00BE2794">
        <w:rPr>
          <w:color w:val="auto"/>
        </w:rPr>
        <w:t>[45]</w:t>
      </w:r>
      <w:r w:rsidRPr="001A5891">
        <w:rPr>
          <w:b/>
          <w:color w:val="auto"/>
        </w:rPr>
        <w:fldChar w:fldCharType="end"/>
      </w:r>
      <w:r w:rsidRPr="001A5891">
        <w:rPr>
          <w:color w:val="auto"/>
        </w:rPr>
        <w:t xml:space="preserve">. We posit that our results may provide an additional layer of evidence for understanding the dynamic between FI and sex-specific disparities, though we are limited in our conclusions given the potential for reverse causality </w:t>
      </w:r>
      <w:r w:rsidR="0033263E" w:rsidRPr="001A5891">
        <w:rPr>
          <w:color w:val="auto"/>
        </w:rPr>
        <w:t>due to</w:t>
      </w:r>
      <w:r w:rsidRPr="001A5891">
        <w:rPr>
          <w:color w:val="auto"/>
        </w:rPr>
        <w:t xml:space="preserve"> the cross-sectional design. Nevertheless, within the context of the food insecure cancer population</w:t>
      </w:r>
      <w:r w:rsidR="0033263E" w:rsidRPr="001A5891">
        <w:rPr>
          <w:color w:val="auto"/>
        </w:rPr>
        <w:t>,</w:t>
      </w:r>
      <w:r w:rsidRPr="001A5891">
        <w:rPr>
          <w:color w:val="auto"/>
        </w:rPr>
        <w:t xml:space="preserve"> this conjecture would only help to understand those relationships in younger cancer survivors of child-bearing age and not necessarily</w:t>
      </w:r>
      <w:r w:rsidR="0033263E" w:rsidRPr="001A5891">
        <w:rPr>
          <w:color w:val="auto"/>
        </w:rPr>
        <w:t xml:space="preserve"> </w:t>
      </w:r>
      <w:r w:rsidRPr="001A5891">
        <w:rPr>
          <w:color w:val="auto"/>
        </w:rPr>
        <w:t xml:space="preserve">post-menopausal survivors. </w:t>
      </w:r>
    </w:p>
    <w:p w14:paraId="6855F1F0" w14:textId="0BF4F559" w:rsidR="009C25EC" w:rsidRPr="001A5891" w:rsidRDefault="009C25EC" w:rsidP="001A5891">
      <w:pPr>
        <w:pStyle w:val="MDPI31text"/>
        <w:rPr>
          <w:b/>
          <w:color w:val="auto"/>
        </w:rPr>
      </w:pPr>
      <w:r w:rsidRPr="001A5891">
        <w:rPr>
          <w:color w:val="auto"/>
        </w:rPr>
        <w:t>In addition to strong effect sizes in females</w:t>
      </w:r>
      <w:r w:rsidR="0033263E" w:rsidRPr="001A5891">
        <w:rPr>
          <w:color w:val="auto"/>
        </w:rPr>
        <w:t>,</w:t>
      </w:r>
      <w:r w:rsidRPr="001A5891">
        <w:rPr>
          <w:color w:val="auto"/>
        </w:rPr>
        <w:t xml:space="preserve"> there were disparities across time since primary diagnosis that emerged. The association between the penalized logistic regression patterns and FI was strongest in those 2-6 years removed from a cancer diagnosis. </w:t>
      </w:r>
      <w:r w:rsidR="0033263E" w:rsidRPr="001A5891">
        <w:rPr>
          <w:color w:val="auto"/>
        </w:rPr>
        <w:t>These findings suggest that dietary intake may be more relevant for predicting FI status among cancer survivors within this group and not necessarily those proximal or distal to a diagnosis</w:t>
      </w:r>
      <w:r w:rsidRPr="001A5891">
        <w:rPr>
          <w:color w:val="auto"/>
        </w:rPr>
        <w:t>. However, previous findings in the literature have not found a significant moderating effect of time since diagnosis on FI</w:t>
      </w:r>
      <w:r w:rsidR="00CE1571" w:rsidRPr="001A5891">
        <w:rPr>
          <w:color w:val="auto"/>
        </w:rPr>
        <w:t>-related outcomes</w:t>
      </w:r>
      <w:r w:rsidRPr="001A5891">
        <w:rPr>
          <w:color w:val="auto"/>
        </w:rPr>
        <w:t xml:space="preserve"> </w:t>
      </w:r>
      <w:r w:rsidRPr="001A5891">
        <w:rPr>
          <w:b/>
          <w:color w:val="auto"/>
        </w:rPr>
        <w:fldChar w:fldCharType="begin"/>
      </w:r>
      <w:r w:rsidR="00BE2794">
        <w:rPr>
          <w:color w:val="auto"/>
        </w:rPr>
        <w:instrText xml:space="preserve"> ADDIN ZOTERO_ITEM CSL_CITATION {"citationID":"8wRXAJBx","properties":{"formattedCitation":"[8,50]","plainCitation":"[8,50]","noteIndex":0},"citationItems":[{"id":1478,"uris":["http://zotero.org/users/local/S8X13ARX/items/6E4FKN84"],"itemData":{"id":1478,"type":"article-journal","abstract":"Underserved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Imran"},{"family":"Costas-Muñiz","given":"Rosario"}],"issued":{"date-parts":[["2015",9,1]]}}},{"id":1437,"uris":["http://zotero.org/users/local/S8X13ARX/items/ZAWQFAWU"],"itemData":{"id":1437,"type":"article-journal","container-title":"Journal of Cancer Survivorship","DOI":"10.1007/s11764-019-00783-9","ISSN":"1932-2259, 1932-2267","issue":"4","journalAbbreviation":"J Cancer Surviv","language":"en","page":"641-652","source":"DOI.org (Crossref)","title":"Food insecurity among adult cancer survivors in the United States","volume":"13","author":[{"family":"Trego","given":"M. L."},{"family":"Baba","given":"Z. M."},{"family":"DiSantis","given":"K. I."},{"family":"Longacre","given":"M. L."}],"issued":{"date-parts":[["2019",8]]}}}],"schema":"https://github.com/citation-style-language/schema/raw/master/csl-citation.json"} </w:instrText>
      </w:r>
      <w:r w:rsidRPr="001A5891">
        <w:rPr>
          <w:b/>
          <w:color w:val="auto"/>
        </w:rPr>
        <w:fldChar w:fldCharType="separate"/>
      </w:r>
      <w:r w:rsidR="00BE2794">
        <w:rPr>
          <w:color w:val="auto"/>
        </w:rPr>
        <w:t>[8,50]</w:t>
      </w:r>
      <w:r w:rsidRPr="001A5891">
        <w:rPr>
          <w:b/>
          <w:color w:val="auto"/>
        </w:rPr>
        <w:fldChar w:fldCharType="end"/>
      </w:r>
      <w:r w:rsidRPr="001A5891">
        <w:rPr>
          <w:color w:val="auto"/>
        </w:rPr>
        <w:t xml:space="preserve">. Therefore, it is </w:t>
      </w:r>
      <w:r w:rsidR="00957A67" w:rsidRPr="001A5891">
        <w:rPr>
          <w:color w:val="auto"/>
        </w:rPr>
        <w:t>challenging</w:t>
      </w:r>
      <w:r w:rsidRPr="001A5891">
        <w:rPr>
          <w:color w:val="auto"/>
        </w:rPr>
        <w:t xml:space="preserve"> to </w:t>
      </w:r>
      <w:r w:rsidR="00957A67" w:rsidRPr="001A5891">
        <w:rPr>
          <w:color w:val="auto"/>
        </w:rPr>
        <w:t xml:space="preserve">clarify </w:t>
      </w:r>
      <w:r w:rsidRPr="001A5891">
        <w:rPr>
          <w:color w:val="auto"/>
        </w:rPr>
        <w:t>how time since diagnosis may be moderating the results in our validation models. Nonetheless, our results may be consistent with the hypothesis that any FI resulting from financial hardship encountered throughout the cancer care continuum may not impact survivors immediately and may persist for several years before abating.</w:t>
      </w:r>
      <w:ins w:id="758" w:author="Maino Vieytes, Christian Augusto" w:date="2022-10-17T10:34:00Z">
        <w:r w:rsidR="00152E80">
          <w:rPr>
            <w:color w:val="auto"/>
          </w:rPr>
          <w:t xml:space="preserve"> Though the results have been mixed among different studies</w:t>
        </w:r>
      </w:ins>
      <w:ins w:id="759" w:author="Maino Vieytes, Christian Augusto" w:date="2022-10-17T10:35:00Z">
        <w:r w:rsidR="00152E80">
          <w:rPr>
            <w:color w:val="auto"/>
          </w:rPr>
          <w:t xml:space="preserve">, we believe that </w:t>
        </w:r>
      </w:ins>
      <w:ins w:id="760" w:author="Maino Vieytes, Christian Augusto" w:date="2022-10-17T10:36:00Z">
        <w:r w:rsidR="00152E80">
          <w:rPr>
            <w:color w:val="auto"/>
          </w:rPr>
          <w:t xml:space="preserve">this </w:t>
        </w:r>
      </w:ins>
      <w:ins w:id="761" w:author="Maino Vieytes, Christian Augusto" w:date="2022-10-17T10:35:00Z">
        <w:r w:rsidR="00152E80">
          <w:rPr>
            <w:color w:val="auto"/>
          </w:rPr>
          <w:t>is an area that requires further scrutiny</w:t>
        </w:r>
      </w:ins>
      <w:ins w:id="762" w:author="Maino Vieytes, Christian Augusto" w:date="2022-10-17T10:36:00Z">
        <w:r w:rsidR="00152E80">
          <w:rPr>
            <w:color w:val="auto"/>
          </w:rPr>
          <w:t xml:space="preserve"> if we are to understand the dynamics of food insecurity throughout the cancer care continuum.</w:t>
        </w:r>
      </w:ins>
    </w:p>
    <w:p w14:paraId="442F71CF" w14:textId="438DCA67" w:rsidR="009C25EC" w:rsidRPr="001A5891" w:rsidRDefault="009C25EC" w:rsidP="001A5891">
      <w:pPr>
        <w:pStyle w:val="MDPI31text"/>
        <w:rPr>
          <w:b/>
          <w:color w:val="auto"/>
        </w:rPr>
      </w:pPr>
      <w:r w:rsidRPr="001A5891">
        <w:rPr>
          <w:color w:val="auto"/>
        </w:rPr>
        <w:t xml:space="preserve">The results we present have public health ramifications. Clinically, FI continues to be an underappreciated social determinant of health, </w:t>
      </w:r>
      <w:r w:rsidR="00957A67" w:rsidRPr="001A5891">
        <w:rPr>
          <w:color w:val="auto"/>
        </w:rPr>
        <w:t>mainly</w:t>
      </w:r>
      <w:r w:rsidRPr="001A5891">
        <w:rPr>
          <w:color w:val="auto"/>
        </w:rPr>
        <w:t xml:space="preserve"> afflicting low-income populations. A consequence of FI manifests in the trade-offs exacted on food insecure survivors when faced with competing demands of nutrition and medical care </w:t>
      </w:r>
      <w:r w:rsidRPr="001A5891">
        <w:rPr>
          <w:b/>
          <w:color w:val="auto"/>
        </w:rPr>
        <w:fldChar w:fldCharType="begin"/>
      </w:r>
      <w:r w:rsidR="00BE2794">
        <w:rPr>
          <w:color w:val="auto"/>
        </w:rPr>
        <w:instrText xml:space="preserve"> ADDIN ZOTERO_ITEM CSL_CITATION {"citationID":"Vz9ft5oW","properties":{"formattedCitation":"[51]","plainCitation":"[51]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BE2794">
        <w:rPr>
          <w:color w:val="auto"/>
        </w:rPr>
        <w:t>[51]</w:t>
      </w:r>
      <w:r w:rsidRPr="001A5891">
        <w:rPr>
          <w:b/>
          <w:color w:val="auto"/>
        </w:rPr>
        <w:fldChar w:fldCharType="end"/>
      </w:r>
      <w:r w:rsidRPr="001A5891">
        <w:rPr>
          <w:color w:val="auto"/>
        </w:rPr>
        <w:t xml:space="preserve">. Furthermore, there are currently no known recommendations or guidelines from any influential medical association or organization stressing the need for food security screenings in this population, again underscoring the urgency and relevance of this research </w:t>
      </w:r>
      <w:r w:rsidRPr="001A5891">
        <w:rPr>
          <w:b/>
          <w:color w:val="auto"/>
        </w:rPr>
        <w:fldChar w:fldCharType="begin"/>
      </w:r>
      <w:r w:rsidR="00BE2794">
        <w:rPr>
          <w:color w:val="auto"/>
        </w:rPr>
        <w:instrText xml:space="preserve"> ADDIN ZOTERO_ITEM CSL_CITATION {"citationID":"1ktKSMQH","properties":{"formattedCitation":"[51]","plainCitation":"[51]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BE2794">
        <w:rPr>
          <w:color w:val="auto"/>
        </w:rPr>
        <w:t>[51]</w:t>
      </w:r>
      <w:r w:rsidRPr="001A5891">
        <w:rPr>
          <w:b/>
          <w:color w:val="auto"/>
        </w:rPr>
        <w:fldChar w:fldCharType="end"/>
      </w:r>
      <w:r w:rsidRPr="001A5891">
        <w:rPr>
          <w:color w:val="auto"/>
        </w:rPr>
        <w:t xml:space="preserve">. It was previously shown that the rates of FI in the cancer population may be substantial in the low-income cancer population compared to the general population </w:t>
      </w:r>
      <w:r w:rsidRPr="001A5891">
        <w:rPr>
          <w:b/>
          <w:color w:val="auto"/>
        </w:rPr>
        <w:fldChar w:fldCharType="begin"/>
      </w:r>
      <w:r w:rsidR="00BE2794">
        <w:rPr>
          <w:color w:val="auto"/>
        </w:rPr>
        <w:instrText xml:space="preserve"> ADDIN ZOTERO_ITEM CSL_CITATION {"citationID":"vT6cJfaa","properties":{"formattedCitation":"[52]","plainCitation":"[52]","noteIndex":0},"citationItems":[{"id":1438,"uris":["http://zotero.org/users/local/S8X13ARX/items/UHQB5EPP"],"itemData":{"id":1438,"type":"article-journal","container-title":"Journal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C.F."}],"issued":{"date-parts":[["2014"]]}}}],"schema":"https://github.com/citation-style-language/schema/raw/master/csl-citation.json"} </w:instrText>
      </w:r>
      <w:r w:rsidRPr="001A5891">
        <w:rPr>
          <w:b/>
          <w:color w:val="auto"/>
        </w:rPr>
        <w:fldChar w:fldCharType="separate"/>
      </w:r>
      <w:r w:rsidR="00BE2794">
        <w:rPr>
          <w:color w:val="auto"/>
        </w:rPr>
        <w:t>[52]</w:t>
      </w:r>
      <w:r w:rsidRPr="001A5891">
        <w:rPr>
          <w:b/>
          <w:color w:val="auto"/>
        </w:rPr>
        <w:fldChar w:fldCharType="end"/>
      </w:r>
      <w:r w:rsidRPr="001A5891">
        <w:rPr>
          <w:color w:val="auto"/>
        </w:rPr>
        <w:t xml:space="preserve">. Social and economic factors are especially </w:t>
      </w:r>
      <w:r w:rsidR="00957A67" w:rsidRPr="001A5891">
        <w:rPr>
          <w:color w:val="auto"/>
        </w:rPr>
        <w:t>crucial</w:t>
      </w:r>
      <w:r w:rsidRPr="001A5891">
        <w:rPr>
          <w:color w:val="auto"/>
        </w:rPr>
        <w:t xml:space="preserve"> in prognosis and survival following diagnosis</w:t>
      </w:r>
      <w:r w:rsidR="00957A67" w:rsidRPr="001A5891">
        <w:rPr>
          <w:color w:val="auto"/>
        </w:rPr>
        <w:t>,</w:t>
      </w:r>
      <w:r w:rsidRPr="001A5891">
        <w:rPr>
          <w:color w:val="auto"/>
        </w:rPr>
        <w:t xml:space="preserve"> and nutrition may be a mediating factor in survivorship. Moreover, it is imperative to underscore that compared to food secure cancer patients, food insecure cancer patients comprised a substantially larger proportion of individuals from minority racial and ethnic groups, which is also consistent with what has previously been reported </w:t>
      </w:r>
      <w:r w:rsidRPr="001A5891">
        <w:rPr>
          <w:b/>
          <w:color w:val="auto"/>
        </w:rPr>
        <w:fldChar w:fldCharType="begin"/>
      </w:r>
      <w:r w:rsidR="00BE2794">
        <w:rPr>
          <w:color w:val="auto"/>
        </w:rPr>
        <w:instrText xml:space="preserve"> ADDIN ZOTERO_ITEM CSL_CITATION {"citationID":"2FIbs0Ek","properties":{"formattedCitation":"[53]","plainCitation":"[53]","noteIndex":0},"citationItems":[{"id":1422,"uris":["http://zotero.org/users/local/S8X13ARX/items/2FWJ4EMW"],"itemData":{"id":1422,"type":"article-journal","abstract":"Rates of food insecurity are high among medically underserved patients. We analyzed food pantry responsiveness to the needs of medically ill cancer patients in New York City with the intent ofidentifying barriers to available food resources. Our data, collected from 60 pantries, suggest that the emergency food system is currently unable to accommodate patient needs. Accessibility issues include restricted service hours and documentation requirements. Food services were limited in quantity of food provided and the number of nutritious, palatable options. Additional emergency food resources and long-term approaches that provide ongoing food support to patients throughout their treatment period are needed.","container-title":"Journal of Urban Health: Bulletin of the New York Academy of Medicine","DOI":"10.1007/s11524-012-9750-2","ISSN":"1468-2869","issue":"3","journalAbbreviation":"J Urban Health","language":"eng","note":"PMID: 22829107\nPMCID: PMC3665978","page":"552-558","source":"PubMed","title":"Food insecurity: limitations of emergency food resources for our patients","title-short":"Food insecurity","volume":"90","author":[{"family":"Gany","given":"Francesca"},{"family":"Bari","given":"Sehrish"},{"family":"Crist","given":"Michael"},{"family":"Moran","given":"Alyssa"},{"family":"Rastogi","given":"Natasha"},{"family":"Leng","given":"Jennifer"}],"issued":{"date-parts":[["2013",6]]}}}],"schema":"https://github.com/citation-style-language/schema/raw/master/csl-citation.json"} </w:instrText>
      </w:r>
      <w:r w:rsidRPr="001A5891">
        <w:rPr>
          <w:b/>
          <w:color w:val="auto"/>
        </w:rPr>
        <w:fldChar w:fldCharType="separate"/>
      </w:r>
      <w:r w:rsidR="00BE2794">
        <w:rPr>
          <w:color w:val="auto"/>
        </w:rPr>
        <w:t>[53]</w:t>
      </w:r>
      <w:r w:rsidRPr="001A5891">
        <w:rPr>
          <w:b/>
          <w:color w:val="auto"/>
        </w:rPr>
        <w:fldChar w:fldCharType="end"/>
      </w:r>
      <w:r w:rsidRPr="001A5891">
        <w:rPr>
          <w:color w:val="auto"/>
        </w:rPr>
        <w:t>.</w:t>
      </w:r>
      <w:ins w:id="763" w:author="Maino Vieytes, Christian Augusto" w:date="2022-10-17T10:37:00Z">
        <w:r w:rsidR="006C6037">
          <w:rPr>
            <w:color w:val="auto"/>
          </w:rPr>
          <w:t xml:space="preserve"> Finally, </w:t>
        </w:r>
      </w:ins>
      <w:ins w:id="764" w:author="Maino Vieytes, Christian Augusto" w:date="2022-10-17T10:38:00Z">
        <w:r w:rsidR="006C6037">
          <w:rPr>
            <w:color w:val="auto"/>
          </w:rPr>
          <w:t>this work</w:t>
        </w:r>
      </w:ins>
      <w:ins w:id="765" w:author="Maino Vieytes, Christian Augusto" w:date="2022-10-17T10:46:00Z">
        <w:r w:rsidR="003A57EA">
          <w:rPr>
            <w:color w:val="auto"/>
          </w:rPr>
          <w:t xml:space="preserve"> </w:t>
        </w:r>
      </w:ins>
      <w:ins w:id="766" w:author="Maino Vieytes, Christian Augusto" w:date="2022-10-17T10:38:00Z">
        <w:r w:rsidR="006C6037">
          <w:rPr>
            <w:color w:val="auto"/>
          </w:rPr>
          <w:t xml:space="preserve">utilizing penalized logistic regression </w:t>
        </w:r>
      </w:ins>
      <w:ins w:id="767" w:author="Maino Vieytes, Christian Augusto" w:date="2022-10-17T10:37:00Z">
        <w:r w:rsidR="006C6037">
          <w:rPr>
            <w:color w:val="auto"/>
          </w:rPr>
          <w:t xml:space="preserve">also corroborates a </w:t>
        </w:r>
      </w:ins>
      <w:ins w:id="768" w:author="Maino Vieytes, Christian Augusto" w:date="2022-10-17T10:39:00Z">
        <w:r w:rsidR="006C6037">
          <w:rPr>
            <w:color w:val="auto"/>
          </w:rPr>
          <w:t xml:space="preserve">novel and </w:t>
        </w:r>
      </w:ins>
      <w:ins w:id="769" w:author="Maino Vieytes, Christian Augusto" w:date="2022-10-17T10:37:00Z">
        <w:r w:rsidR="006C6037">
          <w:rPr>
            <w:color w:val="auto"/>
          </w:rPr>
          <w:t xml:space="preserve">pre-existing framework for evaluating dietary patterns associated with </w:t>
        </w:r>
      </w:ins>
      <w:ins w:id="770" w:author="Maino Vieytes, Christian Augusto" w:date="2022-10-17T10:39:00Z">
        <w:r w:rsidR="006C6037">
          <w:rPr>
            <w:color w:val="auto"/>
          </w:rPr>
          <w:t>particular</w:t>
        </w:r>
      </w:ins>
      <w:ins w:id="771" w:author="Maino Vieytes, Christian Augusto" w:date="2022-10-17T10:37:00Z">
        <w:r w:rsidR="006C6037">
          <w:rPr>
            <w:color w:val="auto"/>
          </w:rPr>
          <w:t xml:space="preserve"> exposures</w:t>
        </w:r>
      </w:ins>
      <w:ins w:id="772" w:author="Maino Vieytes, Christian Augusto" w:date="2022-10-17T10:46:00Z">
        <w:r w:rsidR="003A57EA">
          <w:rPr>
            <w:color w:val="auto"/>
          </w:rPr>
          <w:t xml:space="preserve"> </w:t>
        </w:r>
      </w:ins>
      <w:r w:rsidR="003A57EA">
        <w:rPr>
          <w:color w:val="auto"/>
        </w:rPr>
        <w:fldChar w:fldCharType="begin"/>
      </w:r>
      <w:r w:rsidR="003A57EA">
        <w:rPr>
          <w:color w:val="auto"/>
        </w:rPr>
        <w:instrText xml:space="preserve"> ADDIN ZOTERO_ITEM CSL_CITATION {"citationID":"VI3B3QO3","properties":{"formattedCitation":"[11,12]","plainCitation":"[11,12]","noteIndex":0},"citationItems":[{"id":1580,"uris":["http://zotero.org/users/local/S8X13ARX/items/J5DWKJJV"],"itemData":{"id":1580,"type":"article-journal","container-title":"BMC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3A57EA">
        <w:rPr>
          <w:color w:val="auto"/>
        </w:rPr>
        <w:fldChar w:fldCharType="separate"/>
      </w:r>
      <w:r w:rsidR="003A57EA">
        <w:rPr>
          <w:noProof/>
          <w:color w:val="auto"/>
        </w:rPr>
        <w:t>[11,12]</w:t>
      </w:r>
      <w:r w:rsidR="003A57EA">
        <w:rPr>
          <w:color w:val="auto"/>
        </w:rPr>
        <w:fldChar w:fldCharType="end"/>
      </w:r>
      <w:ins w:id="773" w:author="Maino Vieytes, Christian Augusto" w:date="2022-10-17T10:37:00Z">
        <w:r w:rsidR="006C6037">
          <w:rPr>
            <w:color w:val="auto"/>
          </w:rPr>
          <w:t>.</w:t>
        </w:r>
      </w:ins>
      <w:ins w:id="774" w:author="Maino Vieytes, Christian Augusto" w:date="2022-10-17T10:40:00Z">
        <w:r w:rsidR="00BD4A03">
          <w:rPr>
            <w:color w:val="auto"/>
          </w:rPr>
          <w:t xml:space="preserve"> This approach ma</w:t>
        </w:r>
      </w:ins>
      <w:ins w:id="775" w:author="Maino Vieytes, Christian Augusto" w:date="2022-10-17T10:45:00Z">
        <w:r w:rsidR="003A57EA">
          <w:rPr>
            <w:color w:val="auto"/>
          </w:rPr>
          <w:t>y</w:t>
        </w:r>
      </w:ins>
      <w:ins w:id="776" w:author="Maino Vieytes, Christian Augusto" w:date="2022-10-17T10:40:00Z">
        <w:r w:rsidR="00BD4A03">
          <w:rPr>
            <w:color w:val="auto"/>
          </w:rPr>
          <w:t xml:space="preserve"> be </w:t>
        </w:r>
      </w:ins>
      <w:ins w:id="777" w:author="Maino Vieytes, Christian Augusto" w:date="2022-10-17T10:46:00Z">
        <w:r w:rsidR="003A57EA">
          <w:rPr>
            <w:color w:val="auto"/>
          </w:rPr>
          <w:t>helpful</w:t>
        </w:r>
      </w:ins>
      <w:ins w:id="778" w:author="Maino Vieytes, Christian Augusto" w:date="2022-10-17T10:40:00Z">
        <w:r w:rsidR="00BD4A03">
          <w:rPr>
            <w:color w:val="auto"/>
          </w:rPr>
          <w:t xml:space="preserve"> </w:t>
        </w:r>
      </w:ins>
      <w:ins w:id="779" w:author="Maino Vieytes, Christian Augusto" w:date="2022-10-17T10:42:00Z">
        <w:r w:rsidR="001329FA">
          <w:rPr>
            <w:color w:val="auto"/>
          </w:rPr>
          <w:t xml:space="preserve">not only </w:t>
        </w:r>
      </w:ins>
      <w:ins w:id="780" w:author="Maino Vieytes, Christian Augusto" w:date="2022-10-17T10:40:00Z">
        <w:r w:rsidR="00BD4A03">
          <w:rPr>
            <w:color w:val="auto"/>
          </w:rPr>
          <w:t>for</w:t>
        </w:r>
      </w:ins>
      <w:ins w:id="781" w:author="Maino Vieytes, Christian Augusto" w:date="2022-10-17T10:42:00Z">
        <w:r w:rsidR="001329FA">
          <w:rPr>
            <w:color w:val="auto"/>
          </w:rPr>
          <w:t xml:space="preserve"> </w:t>
        </w:r>
      </w:ins>
      <w:ins w:id="782" w:author="Maino Vieytes, Christian Augusto" w:date="2022-10-17T10:41:00Z">
        <w:r w:rsidR="00BD4A03">
          <w:rPr>
            <w:color w:val="auto"/>
          </w:rPr>
          <w:t xml:space="preserve">evaluating </w:t>
        </w:r>
      </w:ins>
      <w:ins w:id="783" w:author="Maino Vieytes, Christian Augusto" w:date="2022-10-17T10:46:00Z">
        <w:r w:rsidR="003A57EA">
          <w:rPr>
            <w:color w:val="auto"/>
          </w:rPr>
          <w:t xml:space="preserve">the </w:t>
        </w:r>
      </w:ins>
      <w:ins w:id="784" w:author="Maino Vieytes, Christian Augusto" w:date="2022-10-17T10:41:00Z">
        <w:r w:rsidR="00BD4A03">
          <w:rPr>
            <w:color w:val="auto"/>
          </w:rPr>
          <w:t xml:space="preserve">dietary patterns of specific populations, as we have demonstrated here but also for </w:t>
        </w:r>
      </w:ins>
      <w:ins w:id="785" w:author="Maino Vieytes, Christian Augusto" w:date="2022-10-17T10:42:00Z">
        <w:r w:rsidR="001329FA">
          <w:rPr>
            <w:color w:val="auto"/>
          </w:rPr>
          <w:t xml:space="preserve">monitoring and </w:t>
        </w:r>
      </w:ins>
      <w:ins w:id="786" w:author="Maino Vieytes, Christian Augusto" w:date="2022-10-17T10:41:00Z">
        <w:r w:rsidR="00BD4A03">
          <w:rPr>
            <w:color w:val="auto"/>
          </w:rPr>
          <w:t xml:space="preserve">evaluating the </w:t>
        </w:r>
        <w:r w:rsidR="001329FA">
          <w:rPr>
            <w:color w:val="auto"/>
          </w:rPr>
          <w:t>effects of</w:t>
        </w:r>
      </w:ins>
      <w:ins w:id="787" w:author="Maino Vieytes, Christian Augusto" w:date="2022-10-17T10:42:00Z">
        <w:r w:rsidR="001329FA">
          <w:rPr>
            <w:color w:val="auto"/>
          </w:rPr>
          <w:t xml:space="preserve"> nutrition policy initiatives</w:t>
        </w:r>
      </w:ins>
      <w:ins w:id="788" w:author="Maino Vieytes, Christian Augusto" w:date="2022-10-17T10:43:00Z">
        <w:r w:rsidR="003A57EA">
          <w:rPr>
            <w:color w:val="auto"/>
          </w:rPr>
          <w:t xml:space="preserve"> in the U.S. and globally. </w:t>
        </w:r>
      </w:ins>
    </w:p>
    <w:p w14:paraId="6B2DE212" w14:textId="6AA902E7" w:rsidR="009C25EC" w:rsidRPr="001A5891" w:rsidRDefault="00957A67" w:rsidP="001A5891">
      <w:pPr>
        <w:pStyle w:val="MDPI31text"/>
        <w:rPr>
          <w:b/>
          <w:color w:val="auto"/>
        </w:rPr>
      </w:pPr>
      <w:r w:rsidRPr="001A5891">
        <w:rPr>
          <w:color w:val="auto"/>
        </w:rPr>
        <w:t>Considering the study’s findings within the framework of guidelines established in the WCRF/AICR third expert report, we conclude that the cancer food insecure population within the United States may be hindered from meeting the report’s benchmarks</w:t>
      </w:r>
      <w:r w:rsidR="009C25EC" w:rsidRPr="001A5891">
        <w:rPr>
          <w:color w:val="auto"/>
        </w:rPr>
        <w:t xml:space="preserve">. </w:t>
      </w:r>
      <w:r w:rsidRPr="001A5891">
        <w:rPr>
          <w:color w:val="auto"/>
        </w:rPr>
        <w:t xml:space="preserve">The report stresses the vital role of fruits, vegetables, legumes, and whole grains </w:t>
      </w:r>
      <w:r w:rsidRPr="001A5891">
        <w:rPr>
          <w:color w:val="auto"/>
        </w:rPr>
        <w:lastRenderedPageBreak/>
        <w:t xml:space="preserve">in the prevention of incident cancer, cancer control, and bolstered survivorship </w:t>
      </w:r>
      <w:r w:rsidR="009C25EC" w:rsidRPr="001A5891">
        <w:rPr>
          <w:b/>
          <w:color w:val="auto"/>
        </w:rPr>
        <w:fldChar w:fldCharType="begin"/>
      </w:r>
      <w:r w:rsidR="009C25EC" w:rsidRPr="001A5891">
        <w:rPr>
          <w:color w:val="auto"/>
        </w:rPr>
        <w:instrText xml:space="preserve"> ADDIN ZOTERO_ITEM CSL_CITATION {"citationID":"EL9RiHMt","properties":{"formattedCitation":"[9]","plainCitation":"[9]","noteIndex":0},"citationItems":[{"id":508,"uris":["http://zotero.org/users/local/S8X13ARX/items/5MJ7D4QJ"],"itemData":{"id":508,"type":"book","edition":"3","title":"Diet,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009C25EC" w:rsidRPr="001A5891">
        <w:rPr>
          <w:b/>
          <w:color w:val="auto"/>
        </w:rPr>
        <w:fldChar w:fldCharType="separate"/>
      </w:r>
      <w:r w:rsidR="009C25EC" w:rsidRPr="001A5891">
        <w:rPr>
          <w:color w:val="auto"/>
        </w:rPr>
        <w:t>[9]</w:t>
      </w:r>
      <w:r w:rsidR="009C25EC" w:rsidRPr="001A5891">
        <w:rPr>
          <w:b/>
          <w:color w:val="auto"/>
        </w:rPr>
        <w:fldChar w:fldCharType="end"/>
      </w:r>
      <w:r w:rsidR="009C25EC" w:rsidRPr="001A5891">
        <w:rPr>
          <w:color w:val="auto"/>
        </w:rPr>
        <w:t xml:space="preserve">. We found that dietary patterns derived in both manners, although more robustly with penalized logistic regression, suggested that FI in the cancer survivor population was associated with poor dietary quality that was not aligned with those guidelines. Future studies, specifically those with longitudinal cohort designs, should more closely examine </w:t>
      </w:r>
      <w:r w:rsidRPr="001A5891">
        <w:rPr>
          <w:color w:val="auto"/>
        </w:rPr>
        <w:t xml:space="preserve">the </w:t>
      </w:r>
      <w:r w:rsidR="009C25EC" w:rsidRPr="001A5891">
        <w:rPr>
          <w:color w:val="auto"/>
        </w:rPr>
        <w:t xml:space="preserve">relationships </w:t>
      </w:r>
      <w:r w:rsidRPr="001A5891">
        <w:rPr>
          <w:color w:val="auto"/>
        </w:rPr>
        <w:t>between</w:t>
      </w:r>
      <w:r w:rsidR="009C25EC" w:rsidRPr="001A5891">
        <w:rPr>
          <w:color w:val="auto"/>
        </w:rPr>
        <w:t xml:space="preserve"> FI and dietary intake with prognostic outcomes in this population.</w:t>
      </w:r>
      <w:ins w:id="789" w:author="Maino Vieytes, Christian Augusto" w:date="2022-10-17T10:49:00Z">
        <w:r w:rsidR="003A57EA">
          <w:rPr>
            <w:color w:val="auto"/>
          </w:rPr>
          <w:t xml:space="preserve"> </w:t>
        </w:r>
      </w:ins>
      <w:ins w:id="790" w:author="Maino Vieytes, Christian Augusto" w:date="2022-10-17T10:18:00Z">
        <w:r w:rsidR="003D3835">
          <w:rPr>
            <w:color w:val="auto"/>
          </w:rPr>
          <w:t xml:space="preserve">Nevertheless, this research elevates the </w:t>
        </w:r>
      </w:ins>
      <w:ins w:id="791" w:author="Maino Vieytes, Christian Augusto" w:date="2022-10-17T10:22:00Z">
        <w:r w:rsidR="003D3835">
          <w:rPr>
            <w:color w:val="auto"/>
          </w:rPr>
          <w:t xml:space="preserve">importance of utilizing the </w:t>
        </w:r>
        <w:r w:rsidR="003D3835" w:rsidRPr="001A5891">
          <w:rPr>
            <w:color w:val="auto"/>
          </w:rPr>
          <w:t>WCRF/AICR</w:t>
        </w:r>
        <w:r w:rsidR="003D3835">
          <w:rPr>
            <w:color w:val="auto"/>
          </w:rPr>
          <w:t xml:space="preserve"> guidelines in clinical settings</w:t>
        </w:r>
      </w:ins>
      <w:ins w:id="792" w:author="Maino Vieytes, Christian Augusto" w:date="2022-10-17T10:31:00Z">
        <w:r w:rsidR="00150263">
          <w:rPr>
            <w:color w:val="auto"/>
          </w:rPr>
          <w:t xml:space="preserve"> and, in particular, subsequent to food insecurity screenings</w:t>
        </w:r>
      </w:ins>
      <w:ins w:id="793" w:author="Maino Vieytes, Christian Augusto" w:date="2022-10-17T10:23:00Z">
        <w:r w:rsidR="003D3835">
          <w:rPr>
            <w:color w:val="auto"/>
          </w:rPr>
          <w:t>.</w:t>
        </w:r>
      </w:ins>
    </w:p>
    <w:p w14:paraId="5A46BE81" w14:textId="62BE5CB5" w:rsidR="009C25EC" w:rsidRPr="001A5891" w:rsidRDefault="009C25EC" w:rsidP="001A5891">
      <w:pPr>
        <w:pStyle w:val="MDPI31text"/>
        <w:rPr>
          <w:b/>
          <w:color w:val="auto"/>
        </w:rPr>
      </w:pPr>
      <w:r w:rsidRPr="001A5891">
        <w:rPr>
          <w:color w:val="auto"/>
        </w:rPr>
        <w:t>This analysis has several strengths</w:t>
      </w:r>
      <w:r w:rsidR="00957A67" w:rsidRPr="001A5891">
        <w:rPr>
          <w:color w:val="auto"/>
        </w:rPr>
        <w:t>,</w:t>
      </w:r>
      <w:r w:rsidRPr="001A5891">
        <w:rPr>
          <w:color w:val="auto"/>
        </w:rPr>
        <w:t xml:space="preserve"> including the large, combined sample size, nationally representative sampling, control for other confounding variables, and the use of a validated module for measuring food security status. There are weaknesses in our study worth noting. As is characteristic in observational studies, residual confounding and the presence of reverse causality cannot be ruled out, particularly given the cross-sectional study design. Whether FI caused the observed dietary patterns or vice versa is not a conjecture we can explicitly arrive at with these data. Furthermore, the use of a household FI metric is essential to consider</w:t>
      </w:r>
      <w:r w:rsidR="00957A67" w:rsidRPr="001A5891">
        <w:rPr>
          <w:color w:val="auto"/>
        </w:rPr>
        <w:t>,</w:t>
      </w:r>
      <w:r w:rsidRPr="001A5891">
        <w:rPr>
          <w:color w:val="auto"/>
        </w:rPr>
        <w:t xml:space="preserve"> given that FI at the household level may impart unequal burdens on its residents</w:t>
      </w:r>
      <w:ins w:id="794" w:author="Maino Vieytes, Christian Augusto" w:date="2022-10-16T18:06:00Z">
        <w:r w:rsidR="00ED4061">
          <w:rPr>
            <w:color w:val="auto"/>
          </w:rPr>
          <w:t xml:space="preserve"> and, in addition, the fact that these data are self-reported in nature</w:t>
        </w:r>
      </w:ins>
      <w:r w:rsidRPr="001A5891">
        <w:rPr>
          <w:color w:val="auto"/>
        </w:rPr>
        <w:t xml:space="preserve">. With regard to dietary intake measurements, we cannot rule out any systematic biases introduced by the dietary measurement protocol. Moreover, we must again stress that there are, to our knowledge, no current published design-based modeling software allowing users to perform penalized regression (e.g., Ridge or LASSO regression) on complex survey data. </w:t>
      </w:r>
      <w:r w:rsidR="00957A67" w:rsidRPr="001A5891">
        <w:rPr>
          <w:color w:val="auto"/>
        </w:rPr>
        <w:t xml:space="preserve">Nonetheless, as we did in our analysis, weighting those procedures with normalized weights was deliberate as a strategy for curtailing any parameter or standard error bias introduced by not using all components of the complex survey design </w:t>
      </w:r>
      <w:r w:rsidRPr="001A5891">
        <w:rPr>
          <w:b/>
          <w:color w:val="auto"/>
        </w:rPr>
        <w:fldChar w:fldCharType="begin"/>
      </w:r>
      <w:r w:rsidR="00BE2794">
        <w:rPr>
          <w:color w:val="auto"/>
        </w:rPr>
        <w:instrText xml:space="preserve"> ADDIN ZOTERO_ITEM CSL_CITATION {"citationID":"LxBLXBkX","properties":{"formattedCitation":"[54,55]","plainCitation":"[54,55]","noteIndex":0},"citationItems":[{"id":1573,"uris":["http://zotero.org/users/local/S8X13ARX/items/8VC7X7X4"],"itemData":{"id":1573,"type":"article-journal","container-title":"Colorado State University, Fort Collins, CO, USA","title":"Improved Estimation for Complex Surveys Using Modern Regression Techniques.","author":[{"family":"McConville","given":"Kelly"}]}},{"id":1571,"uris":["http://zotero.org/users/local/S8X13ARX/items/ALT7T9ZN"],"itemData":{"id":1571,"type":"article-journal","container-title":"Journal of Survey Statistics and Methodology","DOI":"10.1093/jssam/smw041","ISSN":"2325-0984, 2325-0992","issue":"2","language":"en","page":"131-158","source":"DOI.org (Crossref)","title":"Model-Assisted Survey Regression Estimation with the Lasso","volume":"5","author":[{"family":"McConville","given":"Kelly S."},{"family":"Breidt","given":"F. Jay"},{"family":"Lee","given":"Thomas C. M."},{"family":"Moisen","given":"Gretchen G."}],"issued":{"date-parts":[["2017",6]]}}}],"schema":"https://github.com/citation-style-language/schema/raw/master/csl-citation.json"} </w:instrText>
      </w:r>
      <w:r w:rsidRPr="001A5891">
        <w:rPr>
          <w:b/>
          <w:color w:val="auto"/>
        </w:rPr>
        <w:fldChar w:fldCharType="separate"/>
      </w:r>
      <w:r w:rsidR="00BE2794">
        <w:rPr>
          <w:color w:val="auto"/>
        </w:rPr>
        <w:t>[54,55]</w:t>
      </w:r>
      <w:r w:rsidRPr="001A5891">
        <w:rPr>
          <w:b/>
          <w:color w:val="auto"/>
        </w:rPr>
        <w:fldChar w:fldCharType="end"/>
      </w:r>
      <w:r w:rsidRPr="001A5891">
        <w:rPr>
          <w:color w:val="auto"/>
        </w:rPr>
        <w:t xml:space="preserve">. </w:t>
      </w:r>
      <w:ins w:id="795" w:author="Maino Vieytes, Christian Augusto" w:date="2022-10-17T10:23:00Z">
        <w:r w:rsidR="003D3835">
          <w:rPr>
            <w:color w:val="auto"/>
          </w:rPr>
          <w:t xml:space="preserve">Concerning the use of </w:t>
        </w:r>
        <w:r w:rsidR="003D3835">
          <w:rPr>
            <w:i/>
            <w:iCs/>
            <w:color w:val="auto"/>
          </w:rPr>
          <w:t xml:space="preserve">a posteriori </w:t>
        </w:r>
        <w:r w:rsidR="003D3835">
          <w:rPr>
            <w:color w:val="auto"/>
          </w:rPr>
          <w:t xml:space="preserve">methods for dietary patterns extraction, we also concede that these methods </w:t>
        </w:r>
      </w:ins>
      <w:ins w:id="796" w:author="Maino Vieytes, Christian Augusto" w:date="2022-10-17T10:24:00Z">
        <w:r w:rsidR="003D3835">
          <w:rPr>
            <w:color w:val="auto"/>
          </w:rPr>
          <w:t xml:space="preserve">are limited in that they </w:t>
        </w:r>
      </w:ins>
      <w:ins w:id="797" w:author="Maino Vieytes, Christian Augusto" w:date="2022-10-17T10:23:00Z">
        <w:r w:rsidR="003D3835">
          <w:rPr>
            <w:color w:val="auto"/>
          </w:rPr>
          <w:t>do not allow</w:t>
        </w:r>
      </w:ins>
      <w:ins w:id="798" w:author="Maino Vieytes, Christian Augusto" w:date="2022-10-17T10:24:00Z">
        <w:r w:rsidR="003D3835">
          <w:rPr>
            <w:color w:val="auto"/>
          </w:rPr>
          <w:t xml:space="preserve"> us to make explicit recommendations on </w:t>
        </w:r>
      </w:ins>
      <w:ins w:id="799" w:author="Maino Vieytes, Christian Augusto" w:date="2022-10-17T10:25:00Z">
        <w:r w:rsidR="003D3835">
          <w:rPr>
            <w:color w:val="auto"/>
          </w:rPr>
          <w:t>absolute values of dietary intake for any given food group analy</w:t>
        </w:r>
      </w:ins>
      <w:ins w:id="800" w:author="Maino Vieytes, Christian Augusto" w:date="2022-10-17T10:26:00Z">
        <w:r w:rsidR="003D3835">
          <w:rPr>
            <w:color w:val="auto"/>
          </w:rPr>
          <w:t xml:space="preserve">zed, in contrast to some </w:t>
        </w:r>
        <w:r w:rsidR="003D3835">
          <w:rPr>
            <w:i/>
            <w:iCs/>
            <w:color w:val="auto"/>
          </w:rPr>
          <w:t>a priori</w:t>
        </w:r>
        <w:r w:rsidR="003D3835">
          <w:rPr>
            <w:color w:val="auto"/>
          </w:rPr>
          <w:t xml:space="preserve"> diet quality indices.</w:t>
        </w:r>
      </w:ins>
      <w:ins w:id="801" w:author="Maino Vieytes, Christian Augusto" w:date="2022-10-17T10:24:00Z">
        <w:r w:rsidR="003D3835">
          <w:rPr>
            <w:color w:val="auto"/>
          </w:rPr>
          <w:t xml:space="preserve"> </w:t>
        </w:r>
      </w:ins>
      <w:r w:rsidR="002E4FCB" w:rsidRPr="001A5891">
        <w:rPr>
          <w:color w:val="auto"/>
        </w:rPr>
        <w:t>Finally, we must also consider that selection bias may arise when we include a greater proportion of individuals further removed from their diagnosis that may have less aggressive or more treatable forms of cancer that may preclude them from impaired eating, experiencing debilitating cachexia, or otherwise worse prognoses.</w:t>
      </w:r>
    </w:p>
    <w:p w14:paraId="4BA0E8BA" w14:textId="3CDA52EC" w:rsidR="00522304" w:rsidRPr="001A5891" w:rsidRDefault="001A5891" w:rsidP="001A5891">
      <w:pPr>
        <w:pStyle w:val="MDPI21heading1"/>
        <w:rPr>
          <w:color w:val="auto"/>
        </w:rPr>
      </w:pPr>
      <w:r w:rsidRPr="001A5891">
        <w:rPr>
          <w:color w:val="auto"/>
        </w:rPr>
        <w:t xml:space="preserve">5. </w:t>
      </w:r>
      <w:r w:rsidR="00522304" w:rsidRPr="001A5891">
        <w:rPr>
          <w:color w:val="auto"/>
        </w:rPr>
        <w:t>Conclusions</w:t>
      </w:r>
    </w:p>
    <w:p w14:paraId="6DFFA8C8" w14:textId="68667EE5" w:rsidR="009C25EC" w:rsidRPr="001A5891" w:rsidRDefault="009C25EC" w:rsidP="001A5891">
      <w:pPr>
        <w:pStyle w:val="MDPI31text"/>
        <w:rPr>
          <w:b/>
          <w:color w:val="auto"/>
        </w:rPr>
      </w:pPr>
      <w:r w:rsidRPr="001A5891">
        <w:rPr>
          <w:color w:val="auto"/>
        </w:rPr>
        <w:t xml:space="preserve">In summary, we conclude that dietary intake in the food insecure cancer population may be nutritionally inadequate, as measured by guidelines from numerous national institutions and organizations, and is characterized by consumption of processed and unhealthful foods with a concomitant dearth of fruits and vegetables </w:t>
      </w:r>
      <w:r w:rsidRPr="001A5891">
        <w:rPr>
          <w:b/>
          <w:color w:val="auto"/>
        </w:rPr>
        <w:fldChar w:fldCharType="begin"/>
      </w:r>
      <w:r w:rsidR="00AB493F">
        <w:rPr>
          <w:color w:val="auto"/>
        </w:rPr>
        <w:instrText xml:space="preserve"> ADDIN ZOTERO_ITEM CSL_CITATION {"citationID":"rD6R13bI","properties":{"formattedCitation":"[9,18]","plainCitation":"[9,18]","noteIndex":0},"citationItems":[{"id":508,"uris":["http://zotero.org/users/local/S8X13ARX/items/5MJ7D4QJ"],"itemData":{"id":508,"type":"book","edition":"3","title":"Diet, Nutrition, Physical Activity and Cancer: a Global Perspective","author":[{"family":"","given":"The American Institute for Cancer Research/World Cancer Research Fund"}]}},{"id":367,"uris":["http://zotero.org/users/local/S8X13ARX/items/DY4KV97P"],"itemData":{"id":367,"type":"book","abstract":"Learn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AB493F">
        <w:rPr>
          <w:color w:val="auto"/>
        </w:rPr>
        <w:t>[9,18]</w:t>
      </w:r>
      <w:r w:rsidRPr="001A5891">
        <w:rPr>
          <w:b/>
          <w:color w:val="auto"/>
        </w:rPr>
        <w:fldChar w:fldCharType="end"/>
      </w:r>
      <w:r w:rsidRPr="001A5891">
        <w:rPr>
          <w:color w:val="auto"/>
        </w:rPr>
        <w:t xml:space="preserve">. These deficiencies are </w:t>
      </w:r>
      <w:r w:rsidR="002E4FCB" w:rsidRPr="001A5891">
        <w:rPr>
          <w:color w:val="auto"/>
        </w:rPr>
        <w:t>essential</w:t>
      </w:r>
      <w:r w:rsidRPr="001A5891">
        <w:rPr>
          <w:color w:val="auto"/>
        </w:rPr>
        <w:t xml:space="preserve"> to highlight in a nutritionally vulnerable population already suspectable to malnutrition as they may lend themselves to poorer clinical outcomes, though further evidence</w:t>
      </w:r>
      <w:r w:rsidR="002E4FCB" w:rsidRPr="001A5891">
        <w:rPr>
          <w:color w:val="auto"/>
        </w:rPr>
        <w:t xml:space="preserve"> </w:t>
      </w:r>
      <w:r w:rsidRPr="001A5891">
        <w:rPr>
          <w:color w:val="auto"/>
        </w:rPr>
        <w:t xml:space="preserve">is warranted. In addition to evaluating the effects of these dietary patterns on clinical outcomes, future studies, particularly prospective longitudinal cohort studies, are needed to highlight the impact that nutritional consequences of FI have on cancer-related outcomes. Ultimately, the results of this analysis reinforce the notion of food security as a critical social determinant of health with consequences to nutritional intake that may require persistent screenings. </w:t>
      </w:r>
      <w:r w:rsidR="002E4FCB" w:rsidRPr="001A5891">
        <w:rPr>
          <w:color w:val="auto"/>
        </w:rPr>
        <w:t xml:space="preserve">These findings are critical given that there are currently no best-practice guidelines or consensus criteria within the cancer survivor population to ultimately abrogate the prevalence of FI and bolster patient prognoses </w:t>
      </w:r>
      <w:r w:rsidRPr="001A5891">
        <w:rPr>
          <w:b/>
          <w:color w:val="auto"/>
        </w:rPr>
        <w:fldChar w:fldCharType="begin"/>
      </w:r>
      <w:r w:rsidR="00BE2794">
        <w:rPr>
          <w:color w:val="auto"/>
        </w:rPr>
        <w:instrText xml:space="preserve"> ADDIN ZOTERO_ITEM CSL_CITATION {"citationID":"pIKw5qZ3","properties":{"formattedCitation":"[51]","plainCitation":"[51]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BE2794">
        <w:rPr>
          <w:color w:val="auto"/>
        </w:rPr>
        <w:t>[51]</w:t>
      </w:r>
      <w:r w:rsidRPr="001A5891">
        <w:rPr>
          <w:b/>
          <w:color w:val="auto"/>
        </w:rPr>
        <w:fldChar w:fldCharType="end"/>
      </w:r>
      <w:r w:rsidRPr="001A5891">
        <w:rPr>
          <w:color w:val="auto"/>
        </w:rPr>
        <w:t>.</w:t>
      </w:r>
    </w:p>
    <w:p w14:paraId="15771CCB" w14:textId="48F11023" w:rsidR="00522304" w:rsidRPr="001A5891" w:rsidRDefault="001A5891" w:rsidP="001A5891">
      <w:pPr>
        <w:pStyle w:val="MDPI62BackMatter"/>
        <w:spacing w:before="240"/>
        <w:rPr>
          <w:color w:val="auto"/>
        </w:rPr>
      </w:pPr>
      <w:r w:rsidRPr="001A5891">
        <w:rPr>
          <w:b/>
          <w:color w:val="auto"/>
        </w:rPr>
        <w:t>Supplementary Material</w:t>
      </w:r>
      <w:r w:rsidR="00522304" w:rsidRPr="001A5891">
        <w:rPr>
          <w:b/>
          <w:color w:val="auto"/>
        </w:rPr>
        <w:t>s:</w:t>
      </w:r>
      <w:r w:rsidR="001059AA" w:rsidRPr="001A5891">
        <w:rPr>
          <w:b/>
          <w:color w:val="auto"/>
        </w:rPr>
        <w:t xml:space="preserve"> </w:t>
      </w:r>
      <w:r w:rsidR="007267FB" w:rsidRPr="001A5891">
        <w:rPr>
          <w:color w:val="auto"/>
        </w:rPr>
        <w:t>The following supporting information can be downloaded at: www.mdpi.com/xxx/s1</w:t>
      </w:r>
      <w:del w:id="802" w:author="Maino Vieytes, Christian Augusto" w:date="2022-10-17T10:03:00Z">
        <w:r w:rsidR="007267FB" w:rsidRPr="001A5891" w:rsidDel="00ED2CAE">
          <w:rPr>
            <w:color w:val="auto"/>
          </w:rPr>
          <w:delText xml:space="preserve">, Figure S1: </w:delText>
        </w:r>
        <w:r w:rsidR="003F0CDF" w:rsidRPr="001A5891" w:rsidDel="00ED2CAE">
          <w:rPr>
            <w:color w:val="auto"/>
          </w:rPr>
          <w:delText xml:space="preserve">Optimal Combinations of </w:delText>
        </w:r>
      </w:del>
      <m:oMath>
        <m:r>
          <w:del w:id="803" w:author="Maino Vieytes, Christian Augusto" w:date="2022-10-17T10:03:00Z">
            <w:rPr>
              <w:rFonts w:ascii="Cambria Math" w:hAnsi="Cambria Math"/>
              <w:color w:val="auto"/>
            </w:rPr>
            <m:t>α</m:t>
          </w:del>
        </m:r>
      </m:oMath>
      <w:del w:id="804" w:author="Maino Vieytes, Christian Augusto" w:date="2022-10-17T10:03:00Z">
        <w:r w:rsidR="003F0CDF" w:rsidRPr="001A5891" w:rsidDel="00ED2CAE">
          <w:rPr>
            <w:color w:val="auto"/>
          </w:rPr>
          <w:delText xml:space="preserve"> and </w:delText>
        </w:r>
      </w:del>
      <m:oMath>
        <m:r>
          <w:del w:id="805" w:author="Maino Vieytes, Christian Augusto" w:date="2022-10-17T10:03:00Z">
            <w:rPr>
              <w:rFonts w:ascii="Cambria Math" w:hAnsi="Cambria Math"/>
              <w:color w:val="auto"/>
            </w:rPr>
            <m:t>λ</m:t>
          </w:del>
        </m:r>
      </m:oMath>
      <w:del w:id="806" w:author="Maino Vieytes, Christian Augusto" w:date="2022-10-17T10:03:00Z">
        <w:r w:rsidR="003F0CDF" w:rsidRPr="001A5891" w:rsidDel="00ED2CAE">
          <w:rPr>
            <w:color w:val="auto"/>
          </w:rPr>
          <w:delText xml:space="preserve"> (minimizers) in each of the penalized logistic regression models used for dietary patterns extraction performed on subsample A (</w:delText>
        </w:r>
        <w:r w:rsidR="003F0CDF" w:rsidRPr="001A5891" w:rsidDel="00ED2CAE">
          <w:rPr>
            <w:i/>
            <w:iCs/>
            <w:color w:val="auto"/>
          </w:rPr>
          <w:delText>n</w:delText>
        </w:r>
        <w:r w:rsidR="003F0CDF" w:rsidRPr="001A5891" w:rsidDel="00ED2CAE">
          <w:rPr>
            <w:color w:val="auto"/>
          </w:rPr>
          <w:delText xml:space="preserve"> = 3,117)</w:delText>
        </w:r>
      </w:del>
      <w:r w:rsidR="007267FB" w:rsidRPr="001A5891">
        <w:rPr>
          <w:color w:val="auto"/>
        </w:rPr>
        <w:t xml:space="preserve">; </w:t>
      </w:r>
      <w:r w:rsidR="003F0CDF" w:rsidRPr="001A5891">
        <w:rPr>
          <w:color w:val="auto"/>
        </w:rPr>
        <w:t>Figure S</w:t>
      </w:r>
      <w:ins w:id="807" w:author="Maino Vieytes, Christian Augusto" w:date="2022-10-17T10:04:00Z">
        <w:r w:rsidR="00ED2CAE">
          <w:rPr>
            <w:color w:val="auto"/>
          </w:rPr>
          <w:t>1</w:t>
        </w:r>
      </w:ins>
      <w:del w:id="808" w:author="Maino Vieytes, Christian Augusto" w:date="2022-10-17T10:04:00Z">
        <w:r w:rsidR="003F0CDF" w:rsidRPr="001A5891" w:rsidDel="00ED2CAE">
          <w:rPr>
            <w:color w:val="auto"/>
          </w:rPr>
          <w:delText>2</w:delText>
        </w:r>
      </w:del>
      <w:r w:rsidR="003F0CDF" w:rsidRPr="001A5891">
        <w:rPr>
          <w:color w:val="auto"/>
        </w:rPr>
        <w:t>: Scree plot from the PCA dietary extractions procedure performed on subsample B (</w:t>
      </w:r>
      <w:r w:rsidR="003F0CDF" w:rsidRPr="001A5891">
        <w:rPr>
          <w:i/>
          <w:iCs/>
          <w:color w:val="auto"/>
        </w:rPr>
        <w:t>n</w:t>
      </w:r>
      <w:r w:rsidR="003F0CDF" w:rsidRPr="001A5891">
        <w:rPr>
          <w:color w:val="auto"/>
        </w:rPr>
        <w:t xml:space="preserve"> = 433); </w:t>
      </w:r>
      <w:r w:rsidR="007267FB" w:rsidRPr="001A5891">
        <w:rPr>
          <w:color w:val="auto"/>
        </w:rPr>
        <w:t xml:space="preserve">Table S1: </w:t>
      </w:r>
      <w:r w:rsidR="003F0CDF" w:rsidRPr="001A5891">
        <w:rPr>
          <w:color w:val="auto"/>
        </w:rPr>
        <w:t>Food grouping scheme used in the present analysis.</w:t>
      </w:r>
      <w:r w:rsidR="007267FB" w:rsidRPr="001A5891">
        <w:rPr>
          <w:color w:val="auto"/>
        </w:rPr>
        <w:t xml:space="preserve">; </w:t>
      </w:r>
      <w:r w:rsidR="003F0CDF" w:rsidRPr="001A5891">
        <w:rPr>
          <w:color w:val="auto"/>
        </w:rPr>
        <w:lastRenderedPageBreak/>
        <w:t>Table S2: Model coefficients or component loadings for each of the derived patterns (extracted using either penalized logistic regression or principal components analysis) and the food groups used in the analysis; Table S3: Stratified odds ratios and 95% confidence intervals for the relationship between the dietary patterns scores and the odds of being food insecure</w:t>
      </w:r>
    </w:p>
    <w:p w14:paraId="15984BAD" w14:textId="1BC3599B" w:rsidR="00522304" w:rsidRPr="001A5891" w:rsidRDefault="001A5891" w:rsidP="001A5891">
      <w:pPr>
        <w:pStyle w:val="MDPI62BackMatter"/>
        <w:rPr>
          <w:color w:val="auto"/>
        </w:rPr>
      </w:pPr>
      <w:r w:rsidRPr="001A5891">
        <w:rPr>
          <w:b/>
          <w:color w:val="auto"/>
        </w:rPr>
        <w:t>Author Contribution</w:t>
      </w:r>
      <w:r w:rsidR="00522304" w:rsidRPr="001A5891">
        <w:rPr>
          <w:b/>
          <w:color w:val="auto"/>
        </w:rPr>
        <w:t xml:space="preserve">s: </w:t>
      </w:r>
      <w:r w:rsidR="00522304" w:rsidRPr="001A5891">
        <w:rPr>
          <w:color w:val="auto"/>
        </w:rPr>
        <w:t xml:space="preserve">Conceptualization, </w:t>
      </w:r>
      <w:r w:rsidR="009E1B4C" w:rsidRPr="001A5891">
        <w:rPr>
          <w:color w:val="auto"/>
        </w:rPr>
        <w:t>CAM</w:t>
      </w:r>
      <w:r w:rsidR="00522304" w:rsidRPr="001A5891">
        <w:rPr>
          <w:color w:val="auto"/>
        </w:rPr>
        <w:t xml:space="preserve">.; methodology, </w:t>
      </w:r>
      <w:r w:rsidR="009E1B4C" w:rsidRPr="001A5891">
        <w:rPr>
          <w:color w:val="auto"/>
        </w:rPr>
        <w:t>CAM, RZ</w:t>
      </w:r>
      <w:r w:rsidR="00522304" w:rsidRPr="001A5891">
        <w:rPr>
          <w:color w:val="auto"/>
        </w:rPr>
        <w:t xml:space="preserve">.; software, </w:t>
      </w:r>
      <w:r w:rsidR="009E1B4C" w:rsidRPr="001A5891">
        <w:rPr>
          <w:color w:val="auto"/>
        </w:rPr>
        <w:t>CAM, RZ</w:t>
      </w:r>
      <w:r w:rsidR="00522304" w:rsidRPr="001A5891">
        <w:rPr>
          <w:color w:val="auto"/>
        </w:rPr>
        <w:t xml:space="preserve">.; formal analysis, </w:t>
      </w:r>
      <w:r w:rsidR="009E1B4C" w:rsidRPr="001A5891">
        <w:rPr>
          <w:color w:val="auto"/>
        </w:rPr>
        <w:t>CAM, RZ;</w:t>
      </w:r>
      <w:r w:rsidR="00522304" w:rsidRPr="001A5891">
        <w:rPr>
          <w:color w:val="auto"/>
        </w:rPr>
        <w:t xml:space="preserve"> investigation, </w:t>
      </w:r>
      <w:r w:rsidR="009E1B4C" w:rsidRPr="001A5891">
        <w:rPr>
          <w:color w:val="auto"/>
        </w:rPr>
        <w:t>CAM, FG, AEA</w:t>
      </w:r>
      <w:r w:rsidR="00522304" w:rsidRPr="001A5891">
        <w:rPr>
          <w:color w:val="auto"/>
        </w:rPr>
        <w:t xml:space="preserve">; data curation, </w:t>
      </w:r>
      <w:r w:rsidR="009E1B4C" w:rsidRPr="001A5891">
        <w:rPr>
          <w:color w:val="auto"/>
        </w:rPr>
        <w:t>CAM</w:t>
      </w:r>
      <w:r w:rsidR="00522304" w:rsidRPr="001A5891">
        <w:rPr>
          <w:color w:val="auto"/>
        </w:rPr>
        <w:t xml:space="preserve">.; writing—original draft preparation, </w:t>
      </w:r>
      <w:r w:rsidR="009E1B4C" w:rsidRPr="001A5891">
        <w:rPr>
          <w:color w:val="auto"/>
        </w:rPr>
        <w:t>CAM</w:t>
      </w:r>
      <w:r w:rsidR="001E718D" w:rsidRPr="001A5891">
        <w:rPr>
          <w:color w:val="auto"/>
        </w:rPr>
        <w:t>, ABO</w:t>
      </w:r>
      <w:r w:rsidR="00522304" w:rsidRPr="001A5891">
        <w:rPr>
          <w:color w:val="auto"/>
        </w:rPr>
        <w:t xml:space="preserve">.; writing—review and editing, </w:t>
      </w:r>
      <w:r w:rsidR="009E1B4C" w:rsidRPr="001A5891">
        <w:rPr>
          <w:color w:val="auto"/>
        </w:rPr>
        <w:t xml:space="preserve">CAM, </w:t>
      </w:r>
      <w:r w:rsidR="00CA293D" w:rsidRPr="001A5891">
        <w:rPr>
          <w:color w:val="auto"/>
        </w:rPr>
        <w:t xml:space="preserve">RZ, </w:t>
      </w:r>
      <w:r w:rsidR="009E1B4C" w:rsidRPr="001A5891">
        <w:rPr>
          <w:color w:val="auto"/>
        </w:rPr>
        <w:t>ABO, FG, AEA</w:t>
      </w:r>
      <w:r w:rsidR="00522304" w:rsidRPr="001A5891">
        <w:rPr>
          <w:color w:val="auto"/>
        </w:rPr>
        <w:t xml:space="preserve">.; supervision, </w:t>
      </w:r>
      <w:r w:rsidR="009E1B4C" w:rsidRPr="001A5891">
        <w:rPr>
          <w:color w:val="auto"/>
        </w:rPr>
        <w:t>AEA</w:t>
      </w:r>
      <w:r w:rsidR="00522304" w:rsidRPr="001A5891">
        <w:rPr>
          <w:color w:val="auto"/>
        </w:rPr>
        <w:t xml:space="preserve">; project administration, </w:t>
      </w:r>
      <w:r w:rsidR="009E1B4C" w:rsidRPr="001A5891">
        <w:rPr>
          <w:color w:val="auto"/>
        </w:rPr>
        <w:t xml:space="preserve">CAM. </w:t>
      </w:r>
      <w:r w:rsidR="00522304" w:rsidRPr="001A5891">
        <w:rPr>
          <w:color w:val="auto"/>
        </w:rPr>
        <w:t>All authors have read and agreed to the published version of the manuscript.</w:t>
      </w:r>
    </w:p>
    <w:p w14:paraId="0E9BDA9B" w14:textId="1942FDA0" w:rsidR="00522304" w:rsidRPr="001A5891" w:rsidRDefault="00522304" w:rsidP="001A5891">
      <w:pPr>
        <w:pStyle w:val="MDPI62BackMatter"/>
        <w:rPr>
          <w:color w:val="auto"/>
        </w:rPr>
      </w:pPr>
      <w:r w:rsidRPr="001A5891">
        <w:rPr>
          <w:b/>
          <w:color w:val="auto"/>
        </w:rPr>
        <w:t>Funding:</w:t>
      </w:r>
      <w:r w:rsidRPr="001A5891">
        <w:rPr>
          <w:color w:val="auto"/>
        </w:rPr>
        <w:t xml:space="preserve"> </w:t>
      </w:r>
      <w:r w:rsidR="009E1B4C" w:rsidRPr="001A5891">
        <w:rPr>
          <w:color w:val="auto"/>
        </w:rPr>
        <w:t>CAM was supported by a research scholarship from the Health Policy Research Scholars Program at the Robert Wood Johnson Foundation.</w:t>
      </w:r>
    </w:p>
    <w:p w14:paraId="0C1E2CFA" w14:textId="217A4BC2" w:rsidR="00262314" w:rsidRPr="001A5891" w:rsidRDefault="00262314" w:rsidP="001A5891">
      <w:pPr>
        <w:pStyle w:val="MDPI62BackMatter"/>
        <w:rPr>
          <w:b/>
          <w:color w:val="auto"/>
        </w:rPr>
      </w:pPr>
      <w:bookmarkStart w:id="809" w:name="_Hlk89945590"/>
      <w:bookmarkStart w:id="810" w:name="_Hlk60054323"/>
      <w:r w:rsidRPr="001A5891">
        <w:rPr>
          <w:b/>
          <w:color w:val="auto"/>
        </w:rPr>
        <w:t xml:space="preserve">Institutional Review Board Statement: </w:t>
      </w:r>
      <w:r w:rsidR="009E1B4C" w:rsidRPr="001A5891">
        <w:rPr>
          <w:color w:val="auto"/>
        </w:rPr>
        <w:t>All study procedures and protocols were approved by the NCHS Ethics Review Board and all participants provided informed consent.</w:t>
      </w:r>
    </w:p>
    <w:bookmarkEnd w:id="809"/>
    <w:p w14:paraId="0B52B373" w14:textId="4664F9A2" w:rsidR="00484C66" w:rsidRPr="001A5891" w:rsidRDefault="00484C66" w:rsidP="001A5891">
      <w:pPr>
        <w:pStyle w:val="MDPI62BackMatter"/>
        <w:rPr>
          <w:color w:val="auto"/>
        </w:rPr>
      </w:pPr>
      <w:r w:rsidRPr="001A5891">
        <w:rPr>
          <w:b/>
          <w:color w:val="auto"/>
        </w:rPr>
        <w:t xml:space="preserve">Informed Consent Statement: </w:t>
      </w:r>
      <w:r w:rsidRPr="001A5891">
        <w:rPr>
          <w:color w:val="auto"/>
        </w:rPr>
        <w:t xml:space="preserve">Informed </w:t>
      </w:r>
      <w:ins w:id="811" w:author="Maino Vieytes, Christian Augusto" w:date="2022-10-14T09:25:00Z">
        <w:r w:rsidR="001A15EA">
          <w:rPr>
            <w:color w:val="auto"/>
          </w:rPr>
          <w:t xml:space="preserve">and written </w:t>
        </w:r>
      </w:ins>
      <w:r w:rsidRPr="001A5891">
        <w:rPr>
          <w:color w:val="auto"/>
        </w:rPr>
        <w:t>consent was obtained from all subjects involved in the study</w:t>
      </w:r>
      <w:r w:rsidR="002F253F" w:rsidRPr="001A5891">
        <w:rPr>
          <w:color w:val="auto"/>
        </w:rPr>
        <w:t>.</w:t>
      </w:r>
    </w:p>
    <w:p w14:paraId="7EBB0649" w14:textId="3EFE5AEA" w:rsidR="00484C66" w:rsidRPr="001A5891" w:rsidRDefault="00484C66" w:rsidP="001A5891">
      <w:pPr>
        <w:pStyle w:val="MDPI62BackMatter"/>
        <w:rPr>
          <w:color w:val="auto"/>
        </w:rPr>
      </w:pPr>
      <w:r w:rsidRPr="001A5891">
        <w:rPr>
          <w:b/>
          <w:color w:val="auto"/>
        </w:rPr>
        <w:t xml:space="preserve">Data Availability Statement: </w:t>
      </w:r>
      <w:r w:rsidR="002F253F" w:rsidRPr="001A5891">
        <w:rPr>
          <w:color w:val="auto"/>
        </w:rPr>
        <w:t xml:space="preserve">All data used in the analyses are </w:t>
      </w:r>
      <w:del w:id="812" w:author="Maino Vieytes, Christian Augusto" w:date="2022-10-14T08:30:00Z">
        <w:r w:rsidR="002F253F" w:rsidRPr="001A5891" w:rsidDel="001A5D7D">
          <w:rPr>
            <w:color w:val="auto"/>
          </w:rPr>
          <w:delText>publically</w:delText>
        </w:r>
      </w:del>
      <w:ins w:id="813" w:author="Maino Vieytes, Christian Augusto" w:date="2022-10-14T08:30:00Z">
        <w:r w:rsidR="001A5D7D" w:rsidRPr="001A5891">
          <w:rPr>
            <w:color w:val="auto"/>
          </w:rPr>
          <w:t>publicly</w:t>
        </w:r>
      </w:ins>
      <w:r w:rsidR="002F253F" w:rsidRPr="001A5891">
        <w:rPr>
          <w:color w:val="auto"/>
        </w:rPr>
        <w:t xml:space="preserve"> available from the Centers for Disease Control and Prevention (</w:t>
      </w:r>
      <w:hyperlink r:id="rId16" w:history="1">
        <w:r w:rsidR="009E1B4C" w:rsidRPr="001A5891">
          <w:rPr>
            <w:rStyle w:val="Hyperlink"/>
            <w:color w:val="auto"/>
          </w:rPr>
          <w:t>https://wwwn.cdc.gov/nchs/nhanes/Default.aspx</w:t>
        </w:r>
      </w:hyperlink>
      <w:r w:rsidR="009E1B4C" w:rsidRPr="001A5891">
        <w:rPr>
          <w:color w:val="auto"/>
        </w:rPr>
        <w:t>)</w:t>
      </w:r>
      <w:r w:rsidR="002F253F" w:rsidRPr="001A5891">
        <w:rPr>
          <w:color w:val="auto"/>
        </w:rPr>
        <w:t xml:space="preserve">. Additionally, </w:t>
      </w:r>
      <w:ins w:id="814" w:author="Maino Vieytes, Christian Augusto" w:date="2022-10-14T08:30:00Z">
        <w:r w:rsidR="001A5D7D">
          <w:rPr>
            <w:color w:val="auto"/>
          </w:rPr>
          <w:t xml:space="preserve">R </w:t>
        </w:r>
      </w:ins>
      <w:r w:rsidR="002F253F" w:rsidRPr="001A5891">
        <w:rPr>
          <w:color w:val="auto"/>
        </w:rPr>
        <w:t>code and data used</w:t>
      </w:r>
      <w:r w:rsidR="009E1B4C" w:rsidRPr="001A5891">
        <w:rPr>
          <w:color w:val="auto"/>
        </w:rPr>
        <w:t xml:space="preserve"> specifically</w:t>
      </w:r>
      <w:r w:rsidR="002F253F" w:rsidRPr="001A5891">
        <w:rPr>
          <w:color w:val="auto"/>
        </w:rPr>
        <w:t xml:space="preserve"> in these analyses are also available in the following GitHub repository: </w:t>
      </w:r>
      <w:hyperlink r:id="rId17" w:history="1">
        <w:r w:rsidR="009E1B4C" w:rsidRPr="001A5891">
          <w:rPr>
            <w:rStyle w:val="Hyperlink"/>
            <w:color w:val="auto"/>
          </w:rPr>
          <w:t>https://github.com/cmainov/NHANES-Diet-Penalized-Regression</w:t>
        </w:r>
      </w:hyperlink>
      <w:r w:rsidR="002F253F" w:rsidRPr="001A5891">
        <w:rPr>
          <w:color w:val="auto"/>
        </w:rPr>
        <w:t>.</w:t>
      </w:r>
    </w:p>
    <w:bookmarkEnd w:id="810"/>
    <w:p w14:paraId="0CC96784" w14:textId="0BD04C10" w:rsidR="00522304" w:rsidRPr="001A5891" w:rsidRDefault="00522304" w:rsidP="001A5891">
      <w:pPr>
        <w:pStyle w:val="MDPI62BackMatter"/>
        <w:rPr>
          <w:color w:val="auto"/>
        </w:rPr>
      </w:pPr>
      <w:r w:rsidRPr="001A5891">
        <w:rPr>
          <w:b/>
          <w:color w:val="auto"/>
        </w:rPr>
        <w:t xml:space="preserve">Conflicts of Interest: </w:t>
      </w:r>
      <w:r w:rsidRPr="001A5891">
        <w:rPr>
          <w:color w:val="auto"/>
        </w:rPr>
        <w:t>The authors declare no conflict of interest.</w:t>
      </w:r>
    </w:p>
    <w:p w14:paraId="2594DE43" w14:textId="77777777" w:rsidR="00522304" w:rsidRPr="001A5891" w:rsidRDefault="00522304" w:rsidP="001A5891">
      <w:pPr>
        <w:pStyle w:val="MDPI62BackMatter"/>
        <w:rPr>
          <w:color w:val="auto"/>
        </w:rPr>
      </w:pPr>
      <w:r w:rsidRPr="001A5891">
        <w:rPr>
          <w:b/>
          <w:color w:val="auto"/>
        </w:rPr>
        <w:t>A</w:t>
      </w:r>
      <w:r w:rsidRPr="001A5891">
        <w:rPr>
          <w:color w:val="auto"/>
        </w:rPr>
        <w:t>ppendix A</w:t>
      </w:r>
    </w:p>
    <w:p w14:paraId="1FD8FC61" w14:textId="4DFBC3D1" w:rsidR="001E07D3" w:rsidRPr="001A5891" w:rsidRDefault="001E07D3" w:rsidP="001A5891">
      <w:pPr>
        <w:pStyle w:val="MDPI22heading2"/>
        <w:spacing w:before="240"/>
        <w:rPr>
          <w:color w:val="auto"/>
        </w:rPr>
      </w:pPr>
      <w:r w:rsidRPr="001A5891">
        <w:rPr>
          <w:color w:val="auto"/>
        </w:rPr>
        <w:t>A</w:t>
      </w:r>
      <w:r w:rsidR="003F3282" w:rsidRPr="001A5891">
        <w:rPr>
          <w:color w:val="auto"/>
        </w:rPr>
        <w:t>.</w:t>
      </w:r>
      <w:r w:rsidRPr="001A5891">
        <w:rPr>
          <w:color w:val="auto"/>
        </w:rPr>
        <w:t>1 Dietary Patterns Extraction Procedures</w:t>
      </w:r>
      <w:r w:rsidR="003F3282" w:rsidRPr="001A5891">
        <w:rPr>
          <w:color w:val="auto"/>
        </w:rPr>
        <w:t>: PCA</w:t>
      </w:r>
    </w:p>
    <w:p w14:paraId="6256DA52" w14:textId="79FC3E49" w:rsidR="001E07D3" w:rsidRPr="001A5891" w:rsidRDefault="001E07D3" w:rsidP="001A5891">
      <w:pPr>
        <w:pStyle w:val="MDPI31text"/>
        <w:rPr>
          <w:color w:val="auto"/>
        </w:rPr>
      </w:pPr>
      <w:r w:rsidRPr="001A5891">
        <w:rPr>
          <w:color w:val="auto"/>
        </w:rPr>
        <w:t xml:space="preserve">PCA, a dimension-reduction procedure commonly employed in data-driven methods for ascertaining dietary patterns in epidemiologic studies, was selected as one method for deriving dietary patterns from the 26  centered and standardized food group variables (Table 2) </w:t>
      </w:r>
      <w:r w:rsidRPr="001A5891">
        <w:rPr>
          <w:color w:val="auto"/>
        </w:rPr>
        <w:fldChar w:fldCharType="begin"/>
      </w:r>
      <w:r w:rsidR="00BE2794">
        <w:rPr>
          <w:color w:val="auto"/>
        </w:rPr>
        <w:instrText xml:space="preserve"> ADDIN ZOTERO_ITEM CSL_CITATION {"citationID":"34qRcPjt","properties":{"formattedCitation":"[56,57]","plainCitation":"[56,57]","noteIndex":0},"citationItems":[{"id":744,"uris":["http://zotero.org/users/local/S8X13ARX/items/F8CJBBVL"],"itemData":{"id":744,"type":"article-journal","container-title":"The Journal of Nutrition","DOI":"10.3945/jn.113.188680","ISSN":"0022-3166, 1541-6100","issue":"8","language":"en","page":"1274-1282","source":"DOI.org (Crossref)","title":"A Posteriori Dietary Patterns: How Many Patterns to Retain?","title-short":"A Posteriori Dietary Patterns","volume":"144","author":[{"family":"Fransen","given":"Heidi P."},{"family":"May","given":"Anne M."},{"family":"Stricker","given":"Martin D."},{"family":"Boer","given":"Jolanda M. A."},{"family":"Hennig","given":"Christian"},{"family":"Rosseel","given":"Yves"},{"family":"Ocké","given":"Marga C."},{"family":"Peeters","given":"Petra H. M."},{"family":"Beulens","given":"Joline W. J."}],"issued":{"date-parts":[["2014",8,1]]}}},{"id":731,"uris":["http://zotero.org/users/local/S8X13ARX/items/INX8DTKV"],"itemData":{"id":731,"type":"article-journal","container-title":"Journal of the American Dietetic Association","DOI":"10.1016/j.jada.2004.01.010","ISSN":"00028223","issue":"4","journalAbbreviation":"Journal of the American Dietetic Association","language":"en","page":"615-635","source":"DOI.org (Crossref)","title":"Dietary patterns and health outcomes","volume":"104","author":[{"family":"Kant","given":"Ashima K."}],"issued":{"date-parts":[["2004",4]]}}}],"schema":"https://github.com/citation-style-language/schema/raw/master/csl-citation.json"} </w:instrText>
      </w:r>
      <w:r w:rsidRPr="001A5891">
        <w:rPr>
          <w:color w:val="auto"/>
        </w:rPr>
        <w:fldChar w:fldCharType="separate"/>
      </w:r>
      <w:r w:rsidR="00BE2794">
        <w:rPr>
          <w:color w:val="auto"/>
        </w:rPr>
        <w:t>[56,57]</w:t>
      </w:r>
      <w:r w:rsidRPr="001A5891">
        <w:rPr>
          <w:color w:val="auto"/>
        </w:rPr>
        <w:fldChar w:fldCharType="end"/>
      </w:r>
      <w:r w:rsidRPr="001A5891">
        <w:rPr>
          <w:color w:val="auto"/>
        </w:rPr>
        <w:t xml:space="preserve">. In PCA, eigen decomposition of the covariance matrix containing the predictor variables of interest yields a set of eigenvectors (containing the parameters or weights that multiply each of the </w:t>
      </w:r>
      <w:r w:rsidRPr="001A5891">
        <w:rPr>
          <w:i/>
          <w:iCs/>
          <w:color w:val="auto"/>
        </w:rPr>
        <w:t xml:space="preserve">n </w:t>
      </w:r>
      <w:r w:rsidRPr="001A5891">
        <w:rPr>
          <w:color w:val="auto"/>
        </w:rPr>
        <w:t xml:space="preserve">variables as a linear combination) and their corresponding eigenvalues </w:t>
      </w:r>
      <w:r w:rsidRPr="001A5891">
        <w:rPr>
          <w:color w:val="auto"/>
        </w:rPr>
        <w:fldChar w:fldCharType="begin"/>
      </w:r>
      <w:r w:rsidR="00BE2794">
        <w:rPr>
          <w:color w:val="auto"/>
        </w:rPr>
        <w:instrText xml:space="preserve"> ADDIN ZOTERO_ITEM CSL_CITATION {"citationID":"2tRzv6nl","properties":{"formattedCitation":"[58]","plainCitation":"[58]","noteIndex":0},"citationItems":[{"id":1715,"uris":["http://zotero.org/users/local/S8X13ARX/items/4EXH5386"],"itemData":{"id":1715,"type":"article-journal","container-title":"Wiley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BE2794">
        <w:rPr>
          <w:color w:val="auto"/>
        </w:rPr>
        <w:t>[58]</w:t>
      </w:r>
      <w:r w:rsidRPr="001A5891">
        <w:rPr>
          <w:color w:val="auto"/>
        </w:rPr>
        <w:fldChar w:fldCharType="end"/>
      </w:r>
      <w:r w:rsidRPr="001A5891">
        <w:rPr>
          <w:color w:val="auto"/>
        </w:rPr>
        <w:t xml:space="preserve">. In this sense, the first eigenvector represents a projection that maps the original data onto a new vector space (i.e., reducing it onto a single dimension) with the additional quality that it retains as much of the variance in the original data and whose eigenvalue represents its variance </w:t>
      </w:r>
      <w:r w:rsidRPr="001A5891">
        <w:rPr>
          <w:color w:val="auto"/>
        </w:rPr>
        <w:fldChar w:fldCharType="begin"/>
      </w:r>
      <w:r w:rsidR="00BE2794">
        <w:rPr>
          <w:color w:val="auto"/>
        </w:rPr>
        <w:instrText xml:space="preserve"> ADDIN ZOTERO_ITEM CSL_CITATION {"citationID":"DrTJ0qvX","properties":{"formattedCitation":"[58]","plainCitation":"[58]","noteIndex":0},"citationItems":[{"id":1715,"uris":["http://zotero.org/users/local/S8X13ARX/items/4EXH5386"],"itemData":{"id":1715,"type":"article-journal","container-title":"Wiley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BE2794">
        <w:rPr>
          <w:color w:val="auto"/>
        </w:rPr>
        <w:t>[58]</w:t>
      </w:r>
      <w:r w:rsidRPr="001A5891">
        <w:rPr>
          <w:color w:val="auto"/>
        </w:rPr>
        <w:fldChar w:fldCharType="end"/>
      </w:r>
      <w:r w:rsidRPr="001A5891">
        <w:rPr>
          <w:color w:val="auto"/>
        </w:rPr>
        <w:t>. Geometrically, the goal of PCA can be explained as creating a set of orthogonal projections on the data that explain as much of variance in the set of predictors. Eigenvalues, a scree plot, and general interpretability of the components were used to guide decisions on the number of components to retain (</w:t>
      </w:r>
      <w:ins w:id="815" w:author="Maino Vieytes, Christian Augusto" w:date="2022-10-17T10:06:00Z">
        <w:r w:rsidR="00E20758">
          <w:rPr>
            <w:color w:val="auto"/>
          </w:rPr>
          <w:t xml:space="preserve">see </w:t>
        </w:r>
      </w:ins>
      <w:r w:rsidRPr="001A5891">
        <w:rPr>
          <w:color w:val="auto"/>
        </w:rPr>
        <w:t xml:space="preserve">Supplementary Figure 1.) We accounted for the complex sampling design by implementing dietary patterns extraction via PCA using the </w:t>
      </w:r>
      <w:proofErr w:type="spellStart"/>
      <w:r w:rsidRPr="001A5891">
        <w:rPr>
          <w:i/>
          <w:iCs/>
          <w:color w:val="auto"/>
        </w:rPr>
        <w:t>svyprcomp</w:t>
      </w:r>
      <w:proofErr w:type="spellEnd"/>
      <w:r w:rsidRPr="001A5891">
        <w:rPr>
          <w:color w:val="auto"/>
        </w:rPr>
        <w:t xml:space="preserve"> function from the </w:t>
      </w:r>
      <w:r w:rsidRPr="001A5891">
        <w:rPr>
          <w:i/>
          <w:iCs/>
          <w:color w:val="auto"/>
        </w:rPr>
        <w:t>survey</w:t>
      </w:r>
      <w:r w:rsidRPr="001A5891">
        <w:rPr>
          <w:color w:val="auto"/>
        </w:rPr>
        <w:t xml:space="preserve"> package in R </w:t>
      </w:r>
      <w:r w:rsidRPr="001A5891">
        <w:rPr>
          <w:color w:val="auto"/>
        </w:rPr>
        <w:fldChar w:fldCharType="begin"/>
      </w:r>
      <w:r w:rsidR="00BE2794">
        <w:rPr>
          <w:color w:val="auto"/>
        </w:rPr>
        <w:instrText xml:space="preserve"> ADDIN ZOTERO_ITEM CSL_CITATION {"citationID":"nydZjd9f","properties":{"formattedCitation":"[59]","plainCitation":"[59]","noteIndex":0},"citationItems":[{"id":1526,"uris":["http://zotero.org/users/local/S8X13ARX/items/N6LZB3GF"],"itemData":{"id":1526,"type":"article-journal","container-title":"Journal of Statistical Software","DOI":"10.18637/jss.v009.i08","ISSN":"1548-7660","issue":"8","journalAbbreviation":"J. Stat. Soft.","language":"en","source":"DOI.org (Crossref)","title":"Analysis of Complex Survey Samples","URL":"http://www.jstatsoft.org/v09/i08/","volume":"9","author":[{"family":"Lumley","given":"Thomas"}],"accessed":{"date-parts":[["2021",8,21]]},"issued":{"date-parts":[["2004"]]}}}],"schema":"https://github.com/citation-style-language/schema/raw/master/csl-citation.json"} </w:instrText>
      </w:r>
      <w:r w:rsidRPr="001A5891">
        <w:rPr>
          <w:color w:val="auto"/>
        </w:rPr>
        <w:fldChar w:fldCharType="separate"/>
      </w:r>
      <w:r w:rsidR="00BE2794">
        <w:rPr>
          <w:color w:val="auto"/>
        </w:rPr>
        <w:t>[59]</w:t>
      </w:r>
      <w:r w:rsidRPr="001A5891">
        <w:rPr>
          <w:color w:val="auto"/>
        </w:rPr>
        <w:fldChar w:fldCharType="end"/>
      </w:r>
      <w:r w:rsidRPr="001A5891">
        <w:rPr>
          <w:color w:val="auto"/>
        </w:rPr>
        <w:t>. Dietary patterns extraction using PCA was implemented on subsample B. A loadings matrix from this procedure is found appended to Supplementary Table 2.</w:t>
      </w:r>
    </w:p>
    <w:p w14:paraId="2C5373DD" w14:textId="3A56575B" w:rsidR="001E07D3" w:rsidRPr="001A5891" w:rsidRDefault="003F3282" w:rsidP="001A5891">
      <w:pPr>
        <w:pStyle w:val="MDPI22heading2"/>
        <w:spacing w:before="240"/>
        <w:rPr>
          <w:color w:val="auto"/>
        </w:rPr>
      </w:pPr>
      <w:r w:rsidRPr="001A5891">
        <w:rPr>
          <w:color w:val="auto"/>
        </w:rPr>
        <w:t xml:space="preserve">A.2 </w:t>
      </w:r>
      <w:r w:rsidR="001E07D3" w:rsidRPr="001A5891">
        <w:rPr>
          <w:color w:val="auto"/>
        </w:rPr>
        <w:t>Dietary Patterns Extraction: Penalized Logistic Regression</w:t>
      </w:r>
    </w:p>
    <w:p w14:paraId="1890BED4" w14:textId="2672E356" w:rsidR="001E07D3" w:rsidRPr="001A5891" w:rsidRDefault="001E07D3" w:rsidP="001A5891">
      <w:pPr>
        <w:pStyle w:val="MDPI31text"/>
        <w:rPr>
          <w:color w:val="auto"/>
        </w:rPr>
      </w:pPr>
      <w:r w:rsidRPr="001A5891">
        <w:rPr>
          <w:color w:val="auto"/>
        </w:rPr>
        <w:tab/>
        <w:t xml:space="preserve">Regularized regression models introduce a penalty term to the likelihood function for estimating model parameters in a variety of regression frameworks </w:t>
      </w:r>
      <w:r w:rsidRPr="001A5891">
        <w:rPr>
          <w:color w:val="auto"/>
        </w:rPr>
        <w:fldChar w:fldCharType="begin"/>
      </w:r>
      <w:r w:rsidR="00BE2794">
        <w:rPr>
          <w:color w:val="auto"/>
        </w:rPr>
        <w:instrText xml:space="preserve"> ADDIN ZOTERO_ITEM CSL_CITATION {"citationID":"sffzfC1H","properties":{"formattedCitation":"[60]","plainCitation":"[60]","noteIndex":0},"citationItems":[{"id":1550,"uris":["http://zotero.org/users/local/S8X13ARX/items/9J7WR7YA"],"itemData":{"id":1550,"type":"article-journal","abstract":"We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methods.","container-title":"Journal of Statistical Software","ISSN":"1548-7660","issue":"1","journalAbbreviation":"J Stat Softw","language":"eng","note":"PMID: 20808728\nPMCID: PMC2929880","page":"1-22","source":"PubMed","title":"Regularization Paths for Generalized Linear Models via Coordinate Descent","volume":"33","author":[{"family":"Friedman","given":"Jerome"},{"family":"Hastie","given":"Trevor"},{"family":"Tibshirani","given":"Rob"}],"issued":{"date-parts":[["2010"]]}}}],"schema":"https://github.com/citation-style-language/schema/raw/master/csl-citation.json"} </w:instrText>
      </w:r>
      <w:r w:rsidRPr="001A5891">
        <w:rPr>
          <w:color w:val="auto"/>
        </w:rPr>
        <w:fldChar w:fldCharType="separate"/>
      </w:r>
      <w:r w:rsidR="00BE2794">
        <w:rPr>
          <w:color w:val="auto"/>
        </w:rPr>
        <w:t>[60]</w:t>
      </w:r>
      <w:r w:rsidRPr="001A5891">
        <w:rPr>
          <w:color w:val="auto"/>
        </w:rPr>
        <w:fldChar w:fldCharType="end"/>
      </w:r>
      <w:r w:rsidRPr="001A5891">
        <w:rPr>
          <w:color w:val="auto"/>
        </w:rPr>
        <w:t xml:space="preserve">. Addition of a penalty effectively shrinks parameter coefficients as well as their associated variances, which is particularly useful in high-dimensional settings or in the presence of collinearity. This yields a set of more interpretable and well-behaved parameter estimates </w:t>
      </w:r>
      <w:r w:rsidRPr="001A5891">
        <w:rPr>
          <w:color w:val="auto"/>
        </w:rPr>
        <w:fldChar w:fldCharType="begin"/>
      </w:r>
      <w:r w:rsidR="00BE2794">
        <w:rPr>
          <w:color w:val="auto"/>
        </w:rPr>
        <w:instrText xml:space="preserve"> ADDIN ZOTERO_ITEM CSL_CITATION {"citationID":"bJxm8c84","properties":{"formattedCitation":"[61]","plainCitation":"[61]","noteIndex":0},"citationItems":[{"id":1544,"uris":["http://zotero.org/users/local/S8X13ARX/items/IADRV97U"],"itemData":{"id":1544,"type":"article-journal","container-title":"Journal of the Royal Statistical Society: Series B (Methodological)","DOI":"10.1111/j.2517-6161.1996.tb02080.x","ISSN":"00359246","issue":"1","journalAbbreviation":"Journal of the Royal Statistical Society: Series B (Methodological)","language":"en","page":"267-288","source":"DOI.org (Crossref)","title":"Regression Shrinkage and Selection Via the Lasso","volume":"58","author":[{"family":"Tibshirani","given":"Robert"}],"issued":{"date-parts":[["1996",1]]}}}],"schema":"https://github.com/citation-style-language/schema/raw/master/csl-citation.json"} </w:instrText>
      </w:r>
      <w:r w:rsidRPr="001A5891">
        <w:rPr>
          <w:color w:val="auto"/>
        </w:rPr>
        <w:fldChar w:fldCharType="separate"/>
      </w:r>
      <w:r w:rsidR="00BE2794">
        <w:rPr>
          <w:color w:val="auto"/>
        </w:rPr>
        <w:t>[61]</w:t>
      </w:r>
      <w:r w:rsidRPr="001A5891">
        <w:rPr>
          <w:color w:val="auto"/>
        </w:rPr>
        <w:fldChar w:fldCharType="end"/>
      </w:r>
      <w:r w:rsidRPr="001A5891">
        <w:rPr>
          <w:color w:val="auto"/>
        </w:rPr>
        <w:t>. In the context of dietary patterns analysis, whereby there may be substantial collinearity amongst food groups, this becomes notably advantageous. The penalty term is added to the likelihood function, when solving the logistic regression problem, in the following form:</w:t>
      </w:r>
    </w:p>
    <w:p w14:paraId="03F580D1" w14:textId="2822FE7D" w:rsidR="001E07D3" w:rsidRPr="001A5891" w:rsidRDefault="001E07D3" w:rsidP="001E07D3">
      <w:pPr>
        <w:adjustRightInd w:val="0"/>
        <w:snapToGrid w:val="0"/>
        <w:spacing w:before="240" w:after="60" w:line="228" w:lineRule="auto"/>
        <w:ind w:left="2608"/>
        <w:rPr>
          <w:rFonts w:eastAsia="Times New Roman"/>
          <w:snapToGrid w:val="0"/>
          <w:color w:val="auto"/>
          <w:szCs w:val="22"/>
          <w:lang w:eastAsia="de-DE" w:bidi="en-US"/>
        </w:rPr>
      </w:pPr>
      <m:oMathPara>
        <m:oMath>
          <m:r>
            <m:rPr>
              <m:scr m:val="script"/>
            </m:rPr>
            <w:rPr>
              <w:rFonts w:ascii="Cambria Math" w:eastAsia="Times New Roman" w:hAnsi="Cambria Math"/>
              <w:snapToGrid w:val="0"/>
              <w:color w:val="auto"/>
              <w:szCs w:val="22"/>
              <w:lang w:eastAsia="de-DE" w:bidi="en-US"/>
            </w:rPr>
            <w:lastRenderedPageBreak/>
            <m:t>l</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β</m:t>
              </m:r>
            </m:e>
          </m:d>
          <m:r>
            <w:rPr>
              <w:rFonts w:ascii="Cambria Math" w:eastAsia="Times New Roman" w:hAnsi="Cambria Math"/>
              <w:snapToGrid w:val="0"/>
              <w:color w:val="auto"/>
              <w:szCs w:val="22"/>
              <w:lang w:eastAsia="de-DE" w:bidi="en-US"/>
            </w:rPr>
            <m:t>=</m:t>
          </m:r>
          <m:nary>
            <m:naryPr>
              <m:chr m:val="∑"/>
              <m:ctrlPr>
                <w:rPr>
                  <w:rFonts w:ascii="Cambria Math" w:eastAsia="Times New Roman" w:hAnsi="Cambria Math"/>
                  <w:i/>
                  <w:snapToGrid w:val="0"/>
                  <w:color w:val="auto"/>
                  <w:szCs w:val="22"/>
                  <w:lang w:eastAsia="de-DE" w:bidi="en-US"/>
                </w:rPr>
              </m:ctrlPr>
            </m:naryPr>
            <m:sub>
              <m:r>
                <w:rPr>
                  <w:rFonts w:ascii="Cambria Math" w:eastAsia="Times New Roman" w:hAnsi="Cambria Math"/>
                  <w:snapToGrid w:val="0"/>
                  <w:color w:val="auto"/>
                  <w:szCs w:val="22"/>
                  <w:lang w:eastAsia="de-DE" w:bidi="en-US"/>
                </w:rPr>
                <m:t>i=1</m:t>
              </m:r>
            </m:sub>
            <m:sup>
              <m:r>
                <w:rPr>
                  <w:rFonts w:ascii="Cambria Math" w:eastAsia="Times New Roman" w:hAnsi="Cambria Math"/>
                  <w:snapToGrid w:val="0"/>
                  <w:color w:val="auto"/>
                  <w:szCs w:val="22"/>
                  <w:lang w:eastAsia="de-DE" w:bidi="en-US"/>
                </w:rPr>
                <m:t>n</m:t>
              </m:r>
            </m:sup>
            <m:e>
              <m:r>
                <m:rPr>
                  <m:sty m:val="p"/>
                </m:rPr>
                <w:rPr>
                  <w:rFonts w:ascii="Cambria Math" w:eastAsia="Times New Roman" w:hAnsi="Cambria Math"/>
                  <w:snapToGrid w:val="0"/>
                  <w:color w:val="auto"/>
                  <w:szCs w:val="22"/>
                  <w:lang w:eastAsia="de-DE" w:bidi="en-US"/>
                </w:rPr>
                <m:t>log</m:t>
              </m:r>
              <m:r>
                <w:rPr>
                  <w:rFonts w:ascii="Cambria Math" w:eastAsia="Times New Roman" w:hAnsi="Cambria Math"/>
                  <w:snapToGrid w:val="0"/>
                  <w:color w:val="auto"/>
                  <w:szCs w:val="22"/>
                  <w:lang w:eastAsia="de-DE" w:bidi="en-US"/>
                </w:rPr>
                <m:t xml:space="preserve"> p</m:t>
              </m:r>
              <m:d>
                <m:dPr>
                  <m:ctrlPr>
                    <w:rPr>
                      <w:rFonts w:ascii="Cambria Math" w:eastAsia="Times New Roman" w:hAnsi="Cambria Math"/>
                      <w:i/>
                      <w:snapToGrid w:val="0"/>
                      <w:color w:val="auto"/>
                      <w:szCs w:val="22"/>
                      <w:lang w:eastAsia="de-DE" w:bidi="en-US"/>
                    </w:rPr>
                  </m:ctrlPr>
                </m:dPr>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y</m:t>
                      </m:r>
                    </m:e>
                    <m:sub>
                      <m:r>
                        <w:rPr>
                          <w:rFonts w:ascii="Cambria Math" w:eastAsia="Times New Roman" w:hAnsi="Cambria Math"/>
                          <w:snapToGrid w:val="0"/>
                          <w:color w:val="auto"/>
                          <w:szCs w:val="22"/>
                          <w:lang w:eastAsia="de-DE" w:bidi="en-US"/>
                        </w:rPr>
                        <m:t>i</m:t>
                      </m:r>
                    </m:sub>
                  </m:sSub>
                </m:e>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x</m:t>
                      </m:r>
                    </m:e>
                    <m:sub>
                      <m:r>
                        <w:rPr>
                          <w:rFonts w:ascii="Cambria Math" w:eastAsia="Times New Roman" w:hAnsi="Cambria Math"/>
                          <w:snapToGrid w:val="0"/>
                          <w:color w:val="auto"/>
                          <w:szCs w:val="22"/>
                          <w:lang w:eastAsia="de-DE" w:bidi="en-US"/>
                        </w:rPr>
                        <m:t>i</m:t>
                      </m:r>
                    </m:sub>
                  </m:sSub>
                  <m:r>
                    <w:rPr>
                      <w:rFonts w:ascii="Cambria Math" w:eastAsia="Times New Roman" w:hAnsi="Cambria Math"/>
                      <w:snapToGrid w:val="0"/>
                      <w:color w:val="auto"/>
                      <w:szCs w:val="22"/>
                      <w:lang w:eastAsia="de-DE" w:bidi="en-US"/>
                    </w:rPr>
                    <m:t>,β</m:t>
                  </m:r>
                </m:e>
              </m:d>
            </m:e>
          </m:nary>
          <m:r>
            <w:rPr>
              <w:rFonts w:ascii="Cambria Math" w:eastAsia="Times New Roman" w:hAnsi="Cambria Math"/>
              <w:snapToGrid w:val="0"/>
              <w:color w:val="auto"/>
              <w:szCs w:val="22"/>
              <w:lang w:eastAsia="de-DE" w:bidi="en-US"/>
            </w:rPr>
            <m:t>+λ[</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1-α</m:t>
              </m:r>
            </m:e>
          </m:d>
          <m:sSubSup>
            <m:sSubSupPr>
              <m:ctrlPr>
                <w:rPr>
                  <w:rFonts w:ascii="Cambria Math" w:eastAsia="Times New Roman" w:hAnsi="Cambria Math"/>
                  <w:i/>
                  <w:snapToGrid w:val="0"/>
                  <w:color w:val="auto"/>
                  <w:szCs w:val="22"/>
                  <w:lang w:eastAsia="de-DE" w:bidi="en-US"/>
                </w:rPr>
              </m:ctrlPr>
            </m:sSubSupPr>
            <m:e>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 xml:space="preserve"> </m:t>
              </m:r>
            </m:e>
            <m:sub>
              <m:r>
                <w:rPr>
                  <w:rFonts w:ascii="Cambria Math" w:eastAsia="Times New Roman" w:hAnsi="Cambria Math"/>
                  <w:snapToGrid w:val="0"/>
                  <w:color w:val="auto"/>
                  <w:szCs w:val="22"/>
                  <w:lang w:eastAsia="de-DE" w:bidi="en-US"/>
                </w:rPr>
                <m:t>2</m:t>
              </m:r>
            </m:sub>
            <m:sup>
              <m:r>
                <w:rPr>
                  <w:rFonts w:ascii="Cambria Math" w:eastAsia="Times New Roman" w:hAnsi="Cambria Math"/>
                  <w:snapToGrid w:val="0"/>
                  <w:color w:val="auto"/>
                  <w:szCs w:val="22"/>
                  <w:lang w:eastAsia="de-DE" w:bidi="en-US"/>
                </w:rPr>
                <m:t>2</m:t>
              </m:r>
            </m:sup>
          </m:sSubSup>
          <m:r>
            <w:rPr>
              <w:rFonts w:ascii="Cambria Math" w:eastAsia="Times New Roman" w:hAnsi="Cambria Math"/>
              <w:snapToGrid w:val="0"/>
              <w:color w:val="auto"/>
              <w:szCs w:val="22"/>
              <w:lang w:eastAsia="de-DE" w:bidi="en-US"/>
            </w:rPr>
            <m:t>/2+α</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sSub>
            <m:sSubPr>
              <m:ctrlPr>
                <w:rPr>
                  <w:rFonts w:ascii="Cambria Math" w:eastAsia="Times New Roman" w:hAnsi="Cambria Math"/>
                  <w:i/>
                  <w:snapToGrid w:val="0"/>
                  <w:color w:val="auto"/>
                  <w:szCs w:val="22"/>
                  <w:lang w:eastAsia="de-DE" w:bidi="en-US"/>
                </w:rPr>
              </m:ctrlPr>
            </m:sSubPr>
            <m:e>
              <m:r>
                <m:rPr>
                  <m:lit/>
                </m:rPr>
                <w:rPr>
                  <w:rFonts w:ascii="Cambria Math" w:eastAsia="Times New Roman" w:hAnsi="Cambria Math"/>
                  <w:snapToGrid w:val="0"/>
                  <w:color w:val="auto"/>
                  <w:szCs w:val="22"/>
                  <w:lang w:eastAsia="de-DE" w:bidi="en-US"/>
                </w:rPr>
                <m:t>|</m:t>
              </m:r>
            </m:e>
            <m:sub>
              <m:r>
                <w:rPr>
                  <w:rFonts w:ascii="Cambria Math" w:eastAsia="Times New Roman" w:hAnsi="Cambria Math"/>
                  <w:snapToGrid w:val="0"/>
                  <w:color w:val="auto"/>
                  <w:szCs w:val="22"/>
                  <w:lang w:eastAsia="de-DE" w:bidi="en-US"/>
                </w:rPr>
                <m:t>1</m:t>
              </m:r>
            </m:sub>
          </m:sSub>
          <m:r>
            <w:rPr>
              <w:rFonts w:ascii="Cambria Math" w:eastAsia="Times New Roman" w:hAnsi="Cambria Math"/>
              <w:snapToGrid w:val="0"/>
              <w:color w:val="auto"/>
              <w:szCs w:val="22"/>
              <w:lang w:eastAsia="de-DE" w:bidi="en-US"/>
            </w:rPr>
            <m:t xml:space="preserve">] </m:t>
          </m:r>
        </m:oMath>
      </m:oMathPara>
    </w:p>
    <w:p w14:paraId="134785A6" w14:textId="530821CD" w:rsidR="00522304" w:rsidRPr="001A5891" w:rsidRDefault="001E07D3" w:rsidP="003F3282">
      <w:pPr>
        <w:adjustRightInd w:val="0"/>
        <w:snapToGrid w:val="0"/>
        <w:spacing w:before="240" w:after="60" w:line="228" w:lineRule="auto"/>
        <w:ind w:left="2608"/>
        <w:rPr>
          <w:rFonts w:eastAsia="Times New Roman"/>
          <w:snapToGrid w:val="0"/>
          <w:color w:val="auto"/>
          <w:szCs w:val="22"/>
          <w:lang w:eastAsia="de-DE" w:bidi="en-US"/>
        </w:rPr>
      </w:pPr>
      <w:r w:rsidRPr="001A5891">
        <w:rPr>
          <w:rFonts w:eastAsia="Times New Roman"/>
          <w:bCs/>
          <w:snapToGrid w:val="0"/>
          <w:color w:val="auto"/>
          <w:szCs w:val="22"/>
          <w:lang w:eastAsia="de-DE" w:bidi="en-US"/>
        </w:rPr>
        <w:t xml:space="preserve">where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are the penalty tuning parameters;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controls the elastic net penalty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controls the overall magnitude of the penalty term </w:t>
      </w:r>
      <w:r w:rsidRPr="001A5891">
        <w:rPr>
          <w:rFonts w:eastAsia="Times New Roman"/>
          <w:bCs/>
          <w:snapToGrid w:val="0"/>
          <w:color w:val="auto"/>
          <w:szCs w:val="22"/>
          <w:lang w:eastAsia="de-DE" w:bidi="en-US"/>
        </w:rPr>
        <w:fldChar w:fldCharType="begin"/>
      </w:r>
      <w:r w:rsidR="00BE2794">
        <w:rPr>
          <w:rFonts w:eastAsia="Times New Roman"/>
          <w:bCs/>
          <w:snapToGrid w:val="0"/>
          <w:color w:val="auto"/>
          <w:szCs w:val="22"/>
          <w:lang w:eastAsia="de-DE" w:bidi="en-US"/>
        </w:rPr>
        <w:instrText xml:space="preserve"> ADDIN ZOTERO_ITEM CSL_CITATION {"citationID":"Iddh85g2","properties":{"formattedCitation":"[62]","plainCitation":"[62]","noteIndex":0},"citationItems":[{"id":1549,"uris":["http://zotero.org/users/local/S8X13ARX/items/M7ZIX4VT"],"itemData":{"id":1549,"type":"personal_communication","title":"An Introduction to `glmnet`","URL":"https://glmnet.stanford.edu/articles/glmnet.html","author":[{"family":"Hastie","given":"Trevor"},{"family":"Qian","given":"Junyang"},{"family":"Tay","given":"Kenneth"}],"issued":{"date-parts":[["2021",6,24]]}}}],"schema":"https://github.com/citation-style-language/schema/raw/master/csl-citation.json"} </w:instrText>
      </w:r>
      <w:r w:rsidRPr="001A5891">
        <w:rPr>
          <w:rFonts w:eastAsia="Times New Roman"/>
          <w:bCs/>
          <w:snapToGrid w:val="0"/>
          <w:color w:val="auto"/>
          <w:szCs w:val="22"/>
          <w:lang w:eastAsia="de-DE" w:bidi="en-US"/>
        </w:rPr>
        <w:fldChar w:fldCharType="separate"/>
      </w:r>
      <w:r w:rsidR="00BE2794">
        <w:rPr>
          <w:rFonts w:eastAsia="Times New Roman"/>
          <w:bCs/>
          <w:snapToGrid w:val="0"/>
          <w:color w:val="auto"/>
          <w:szCs w:val="22"/>
          <w:lang w:eastAsia="de-DE" w:bidi="en-US"/>
        </w:rPr>
        <w:t>[62]</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1, the solution amounts to the LASSO regression problem and the coefficients are penalized by the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1</m:t>
            </m:r>
          </m:sub>
        </m:sSub>
      </m:oMath>
      <w:r w:rsidRPr="001A5891">
        <w:rPr>
          <w:rFonts w:eastAsia="Times New Roman"/>
          <w:bCs/>
          <w:snapToGrid w:val="0"/>
          <w:color w:val="auto"/>
          <w:szCs w:val="22"/>
          <w:lang w:eastAsia="de-DE" w:bidi="en-US"/>
        </w:rPr>
        <w:t xml:space="preserve"> norm of the coefficients vector whereas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0 it yields the solution to the ridge regression problem involving only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2</m:t>
            </m:r>
          </m:sub>
        </m:sSub>
      </m:oMath>
      <w:r w:rsidRPr="001A5891">
        <w:rPr>
          <w:rFonts w:eastAsia="Times New Roman"/>
          <w:bCs/>
          <w:snapToGrid w:val="0"/>
          <w:color w:val="auto"/>
          <w:szCs w:val="22"/>
          <w:lang w:eastAsia="de-DE" w:bidi="en-US"/>
        </w:rPr>
        <w:t xml:space="preserve"> penalization. Otherwise, the elastic net assumes </w:t>
      </w:r>
      <m:oMath>
        <m:r>
          <w:rPr>
            <w:rFonts w:ascii="Cambria Math" w:eastAsia="Times New Roman" w:hAnsi="Cambria Math"/>
            <w:snapToGrid w:val="0"/>
            <w:color w:val="auto"/>
            <w:szCs w:val="22"/>
            <w:lang w:eastAsia="de-DE" w:bidi="en-US"/>
          </w:rPr>
          <m:t>α∈(0,1)</m:t>
        </m:r>
      </m:oMath>
      <w:r w:rsidRPr="001A5891">
        <w:rPr>
          <w:rFonts w:eastAsia="Times New Roman"/>
          <w:bCs/>
          <w:snapToGrid w:val="0"/>
          <w:color w:val="auto"/>
          <w:szCs w:val="22"/>
          <w:lang w:eastAsia="de-DE" w:bidi="en-US"/>
        </w:rPr>
        <w:t xml:space="preserve"> giving it flexibility over the former counterparts in that it allows for variable selection potentially leading to a parsimonious model (unlike ridge regression) and will not arbitrarily remove all variables except one in a group of correlated explanatory variables (unlike the LASSO model). In this application, we used known risk factors of FI (dichotomized as: age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60 years, household receipt of SNAP benefits in the last 12 months, and household size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5) in addition to the outcome of FI itself to implement the penalized regression models for deriving dietary patterns associated with those outcomes </w:t>
      </w:r>
      <w:r w:rsidRPr="001A5891">
        <w:rPr>
          <w:rFonts w:eastAsia="Times New Roman"/>
          <w:bCs/>
          <w:snapToGrid w:val="0"/>
          <w:color w:val="auto"/>
          <w:szCs w:val="22"/>
          <w:lang w:eastAsia="de-DE" w:bidi="en-US"/>
        </w:rPr>
        <w:fldChar w:fldCharType="begin"/>
      </w:r>
      <w:r w:rsidR="00BE2794">
        <w:rPr>
          <w:rFonts w:eastAsia="Times New Roman"/>
          <w:bCs/>
          <w:snapToGrid w:val="0"/>
          <w:color w:val="auto"/>
          <w:szCs w:val="22"/>
          <w:lang w:eastAsia="de-DE" w:bidi="en-US"/>
        </w:rPr>
        <w:instrText xml:space="preserve"> ADDIN ZOTERO_ITEM CSL_CITATION {"citationID":"Br4aoFNJ","properties":{"formattedCitation":"[63,64]","plainCitation":"[63,64]","noteIndex":0},"citationItems":[{"id":1373,"uris":["http://zotero.org/users/local/S8X13ARX/items/F9TXRSSS"],"itemData":{"id":1373,"type":"article-journal","container-title":"The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Pr="001A5891">
        <w:rPr>
          <w:rFonts w:eastAsia="Times New Roman"/>
          <w:bCs/>
          <w:snapToGrid w:val="0"/>
          <w:color w:val="auto"/>
          <w:szCs w:val="22"/>
          <w:lang w:eastAsia="de-DE" w:bidi="en-US"/>
        </w:rPr>
        <w:fldChar w:fldCharType="separate"/>
      </w:r>
      <w:r w:rsidR="00BE2794">
        <w:rPr>
          <w:rFonts w:eastAsia="Times New Roman"/>
          <w:bCs/>
          <w:snapToGrid w:val="0"/>
          <w:color w:val="auto"/>
          <w:szCs w:val="22"/>
          <w:lang w:eastAsia="de-DE" w:bidi="en-US"/>
        </w:rPr>
        <w:t>[63,64]</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These patterns would subsequently be named accordingly (FI, Age, SNAP, and Household Size) for the remainder of the analysis. The models were fit using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package in R on data from cancer survivors in subsample A. Optimal combinations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for each of the outcome models were ascertained via 10-fold cross-validation and iterating over a grid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values ranging from 0 to 1 (inclusive of LASSO and ridge regression). The set of coefficients linked to the combination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that minimized the deviance was retained as the ultimate set of parameters for a given outcome. Food group explanatory variables were centered and standardized prior to fitting these models in the same manner as the PCA procedure. Given that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software uses a model-based approach rather than a design-based approach for ascertaining model estimates and variances, we weighted the analysis using normalized weights </w:t>
      </w:r>
      <w:r w:rsidRPr="001A5891">
        <w:rPr>
          <w:rFonts w:eastAsia="Times New Roman"/>
          <w:bCs/>
          <w:snapToGrid w:val="0"/>
          <w:color w:val="auto"/>
          <w:szCs w:val="22"/>
          <w:lang w:eastAsia="de-DE" w:bidi="en-US"/>
        </w:rPr>
        <w:fldChar w:fldCharType="begin"/>
      </w:r>
      <w:r w:rsidR="00BE2794">
        <w:rPr>
          <w:rFonts w:eastAsia="Times New Roman"/>
          <w:bCs/>
          <w:snapToGrid w:val="0"/>
          <w:color w:val="auto"/>
          <w:szCs w:val="22"/>
          <w:lang w:eastAsia="de-DE" w:bidi="en-US"/>
        </w:rPr>
        <w:instrText xml:space="preserve"> ADDIN ZOTERO_ITEM CSL_CITATION {"citationID":"Kz38K0zZ","properties":{"formattedCitation":"[54]","plainCitation":"[54]","noteIndex":0},"citationItems":[{"id":1573,"uris":["http://zotero.org/users/local/S8X13ARX/items/8VC7X7X4"],"itemData":{"id":1573,"type":"article-journal","container-title":"Colorado State University, Fort Collins, CO, USA","title":"Improved Estimation for Complex Surveys Using Modern Regression Techniques.","author":[{"family":"McConville","given":"Kelly"}]}}],"schema":"https://github.com/citation-style-language/schema/raw/master/csl-citation.json"} </w:instrText>
      </w:r>
      <w:r w:rsidRPr="001A5891">
        <w:rPr>
          <w:rFonts w:eastAsia="Times New Roman"/>
          <w:bCs/>
          <w:snapToGrid w:val="0"/>
          <w:color w:val="auto"/>
          <w:szCs w:val="22"/>
          <w:lang w:eastAsia="de-DE" w:bidi="en-US"/>
        </w:rPr>
        <w:fldChar w:fldCharType="separate"/>
      </w:r>
      <w:r w:rsidR="00BE2794">
        <w:rPr>
          <w:rFonts w:eastAsia="Times New Roman"/>
          <w:bCs/>
          <w:snapToGrid w:val="0"/>
          <w:color w:val="auto"/>
          <w:szCs w:val="22"/>
          <w:lang w:eastAsia="de-DE" w:bidi="en-US"/>
        </w:rPr>
        <w:t>[54]</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w:t>
      </w:r>
    </w:p>
    <w:p w14:paraId="39DEFD48" w14:textId="77777777" w:rsidR="00522304" w:rsidRPr="001A5891" w:rsidRDefault="00522304" w:rsidP="00183AB8">
      <w:pPr>
        <w:pStyle w:val="MDPI21heading1"/>
        <w:ind w:left="0"/>
        <w:rPr>
          <w:color w:val="auto"/>
        </w:rPr>
      </w:pPr>
      <w:r w:rsidRPr="001A5891">
        <w:rPr>
          <w:color w:val="auto"/>
        </w:rPr>
        <w:t>References</w:t>
      </w:r>
    </w:p>
    <w:p w14:paraId="56DB6C54" w14:textId="77777777" w:rsidR="003A57EA" w:rsidRPr="003A57EA" w:rsidRDefault="002F253F" w:rsidP="003A57EA">
      <w:pPr>
        <w:pStyle w:val="Bibliography"/>
        <w:rPr>
          <w:color w:val="auto"/>
        </w:rPr>
      </w:pPr>
      <w:r w:rsidRPr="001A5891">
        <w:rPr>
          <w:noProof/>
          <w:color w:val="auto"/>
        </w:rPr>
        <w:fldChar w:fldCharType="begin"/>
      </w:r>
      <w:r w:rsidRPr="001A5891">
        <w:rPr>
          <w:color w:val="auto"/>
        </w:rPr>
        <w:instrText xml:space="preserve"> ADDIN ZOTERO_BIBL {"uncited":[],"omitted":[],"custom":[]} CSL_BIBLIOGRAPHY </w:instrText>
      </w:r>
      <w:r w:rsidRPr="001A5891">
        <w:rPr>
          <w:noProof/>
          <w:color w:val="auto"/>
        </w:rPr>
        <w:fldChar w:fldCharType="separate"/>
      </w:r>
      <w:r w:rsidR="003A57EA" w:rsidRPr="003A57EA">
        <w:rPr>
          <w:color w:val="auto"/>
        </w:rPr>
        <w:t xml:space="preserve">1. </w:t>
      </w:r>
      <w:r w:rsidR="003A57EA" w:rsidRPr="003A57EA">
        <w:rPr>
          <w:color w:val="auto"/>
        </w:rPr>
        <w:tab/>
        <w:t xml:space="preserve">Coleman-Jensen, A.; </w:t>
      </w:r>
      <w:proofErr w:type="spellStart"/>
      <w:r w:rsidR="003A57EA" w:rsidRPr="003A57EA">
        <w:rPr>
          <w:color w:val="auto"/>
        </w:rPr>
        <w:t>Rabbitt</w:t>
      </w:r>
      <w:proofErr w:type="spellEnd"/>
      <w:r w:rsidR="003A57EA" w:rsidRPr="003A57EA">
        <w:rPr>
          <w:color w:val="auto"/>
        </w:rPr>
        <w:t>, M.P.; Gregory, C. a; Singh, A. Household Food Security in the United States in 2019 Available online: http://www.ers.usda.gov/publications/pub-details/?pubid=99281 (accessed on 12 August 2021).</w:t>
      </w:r>
    </w:p>
    <w:p w14:paraId="3AD7A7EF" w14:textId="77777777" w:rsidR="003A57EA" w:rsidRPr="003A57EA" w:rsidRDefault="003A57EA" w:rsidP="003A57EA">
      <w:pPr>
        <w:pStyle w:val="Bibliography"/>
        <w:rPr>
          <w:color w:val="auto"/>
        </w:rPr>
      </w:pPr>
      <w:r w:rsidRPr="003A57EA">
        <w:rPr>
          <w:color w:val="auto"/>
        </w:rPr>
        <w:t xml:space="preserve">2. </w:t>
      </w:r>
      <w:r w:rsidRPr="003A57EA">
        <w:rPr>
          <w:color w:val="auto"/>
        </w:rPr>
        <w:tab/>
      </w:r>
      <w:proofErr w:type="spellStart"/>
      <w:r w:rsidRPr="003A57EA">
        <w:rPr>
          <w:color w:val="auto"/>
        </w:rPr>
        <w:t>Charkhchi</w:t>
      </w:r>
      <w:proofErr w:type="spellEnd"/>
      <w:r w:rsidRPr="003A57EA">
        <w:rPr>
          <w:color w:val="auto"/>
        </w:rPr>
        <w:t xml:space="preserve">, P.; </w:t>
      </w:r>
      <w:proofErr w:type="spellStart"/>
      <w:r w:rsidRPr="003A57EA">
        <w:rPr>
          <w:color w:val="auto"/>
        </w:rPr>
        <w:t>Fazeli</w:t>
      </w:r>
      <w:proofErr w:type="spellEnd"/>
      <w:r w:rsidRPr="003A57EA">
        <w:rPr>
          <w:color w:val="auto"/>
        </w:rPr>
        <w:t xml:space="preserve"> </w:t>
      </w:r>
      <w:proofErr w:type="spellStart"/>
      <w:r w:rsidRPr="003A57EA">
        <w:rPr>
          <w:color w:val="auto"/>
        </w:rPr>
        <w:t>Dehkordy</w:t>
      </w:r>
      <w:proofErr w:type="spellEnd"/>
      <w:r w:rsidRPr="003A57EA">
        <w:rPr>
          <w:color w:val="auto"/>
        </w:rPr>
        <w:t xml:space="preserve">, S.; Carlos, R.C. Housing and Food Insecurity, Care Access, and Health Status Among the Chronically Ill: An Analysis of the Behavioral Risk Factor Surveillance System. </w:t>
      </w:r>
      <w:r w:rsidRPr="003A57EA">
        <w:rPr>
          <w:i/>
          <w:iCs/>
          <w:color w:val="auto"/>
        </w:rPr>
        <w:t>J. Gen. Intern. Med.</w:t>
      </w:r>
      <w:r w:rsidRPr="003A57EA">
        <w:rPr>
          <w:color w:val="auto"/>
        </w:rPr>
        <w:t xml:space="preserve"> </w:t>
      </w:r>
      <w:r w:rsidRPr="003A57EA">
        <w:rPr>
          <w:b/>
          <w:bCs/>
          <w:color w:val="auto"/>
        </w:rPr>
        <w:t>2018</w:t>
      </w:r>
      <w:r w:rsidRPr="003A57EA">
        <w:rPr>
          <w:color w:val="auto"/>
        </w:rPr>
        <w:t xml:space="preserve">, </w:t>
      </w:r>
      <w:r w:rsidRPr="003A57EA">
        <w:rPr>
          <w:i/>
          <w:iCs/>
          <w:color w:val="auto"/>
        </w:rPr>
        <w:t>33</w:t>
      </w:r>
      <w:r w:rsidRPr="003A57EA">
        <w:rPr>
          <w:color w:val="auto"/>
        </w:rPr>
        <w:t>, 644–650, doi:10.1007/s11606-017-4255-z.</w:t>
      </w:r>
    </w:p>
    <w:p w14:paraId="7E52585B" w14:textId="77777777" w:rsidR="003A57EA" w:rsidRPr="003A57EA" w:rsidRDefault="003A57EA" w:rsidP="003A57EA">
      <w:pPr>
        <w:pStyle w:val="Bibliography"/>
        <w:rPr>
          <w:color w:val="auto"/>
        </w:rPr>
      </w:pPr>
      <w:r w:rsidRPr="003A57EA">
        <w:rPr>
          <w:color w:val="auto"/>
        </w:rPr>
        <w:t xml:space="preserve">3. </w:t>
      </w:r>
      <w:r w:rsidRPr="003A57EA">
        <w:rPr>
          <w:color w:val="auto"/>
        </w:rPr>
        <w:tab/>
      </w:r>
      <w:proofErr w:type="spellStart"/>
      <w:r w:rsidRPr="003A57EA">
        <w:rPr>
          <w:color w:val="auto"/>
        </w:rPr>
        <w:t>Kudre</w:t>
      </w:r>
      <w:proofErr w:type="spellEnd"/>
      <w:r w:rsidRPr="003A57EA">
        <w:rPr>
          <w:color w:val="auto"/>
        </w:rPr>
        <w:t xml:space="preserve">, D.; Chen, Z.; Richard, A.; </w:t>
      </w:r>
      <w:proofErr w:type="spellStart"/>
      <w:r w:rsidRPr="003A57EA">
        <w:rPr>
          <w:color w:val="auto"/>
        </w:rPr>
        <w:t>Cabaset</w:t>
      </w:r>
      <w:proofErr w:type="spellEnd"/>
      <w:r w:rsidRPr="003A57EA">
        <w:rPr>
          <w:color w:val="auto"/>
        </w:rPr>
        <w:t xml:space="preserve">, S.; </w:t>
      </w:r>
      <w:proofErr w:type="spellStart"/>
      <w:r w:rsidRPr="003A57EA">
        <w:rPr>
          <w:color w:val="auto"/>
        </w:rPr>
        <w:t>Dehler</w:t>
      </w:r>
      <w:proofErr w:type="spellEnd"/>
      <w:r w:rsidRPr="003A57EA">
        <w:rPr>
          <w:color w:val="auto"/>
        </w:rPr>
        <w:t xml:space="preserve">, A.; Schmid, M.; </w:t>
      </w:r>
      <w:proofErr w:type="spellStart"/>
      <w:r w:rsidRPr="003A57EA">
        <w:rPr>
          <w:color w:val="auto"/>
        </w:rPr>
        <w:t>Rohrmann</w:t>
      </w:r>
      <w:proofErr w:type="spellEnd"/>
      <w:r w:rsidRPr="003A57EA">
        <w:rPr>
          <w:color w:val="auto"/>
        </w:rPr>
        <w:t xml:space="preserve">, S. Multidisciplinary Outpatient Cancer Rehabilitation Can Improve Cancer Patients’ Physical and Psychosocial Status—a Systematic Review. </w:t>
      </w:r>
      <w:proofErr w:type="spellStart"/>
      <w:r w:rsidRPr="003A57EA">
        <w:rPr>
          <w:i/>
          <w:iCs/>
          <w:color w:val="auto"/>
        </w:rPr>
        <w:t>Curr</w:t>
      </w:r>
      <w:proofErr w:type="spellEnd"/>
      <w:r w:rsidRPr="003A57EA">
        <w:rPr>
          <w:i/>
          <w:iCs/>
          <w:color w:val="auto"/>
        </w:rPr>
        <w:t>. Oncol. Rep.</w:t>
      </w:r>
      <w:r w:rsidRPr="003A57EA">
        <w:rPr>
          <w:color w:val="auto"/>
        </w:rPr>
        <w:t xml:space="preserve"> </w:t>
      </w:r>
      <w:r w:rsidRPr="003A57EA">
        <w:rPr>
          <w:b/>
          <w:bCs/>
          <w:color w:val="auto"/>
        </w:rPr>
        <w:t>2020</w:t>
      </w:r>
      <w:r w:rsidRPr="003A57EA">
        <w:rPr>
          <w:color w:val="auto"/>
        </w:rPr>
        <w:t xml:space="preserve">, </w:t>
      </w:r>
      <w:r w:rsidRPr="003A57EA">
        <w:rPr>
          <w:i/>
          <w:iCs/>
          <w:color w:val="auto"/>
        </w:rPr>
        <w:t>22</w:t>
      </w:r>
      <w:r w:rsidRPr="003A57EA">
        <w:rPr>
          <w:color w:val="auto"/>
        </w:rPr>
        <w:t>, 122, doi:10.1007/s11912-020-00979-8.</w:t>
      </w:r>
    </w:p>
    <w:p w14:paraId="3814A7C6" w14:textId="77777777" w:rsidR="003A57EA" w:rsidRPr="003A57EA" w:rsidRDefault="003A57EA" w:rsidP="003A57EA">
      <w:pPr>
        <w:pStyle w:val="Bibliography"/>
        <w:rPr>
          <w:color w:val="auto"/>
        </w:rPr>
      </w:pPr>
      <w:r w:rsidRPr="003A57EA">
        <w:rPr>
          <w:color w:val="auto"/>
        </w:rPr>
        <w:t xml:space="preserve">4. </w:t>
      </w:r>
      <w:r w:rsidRPr="003A57EA">
        <w:rPr>
          <w:color w:val="auto"/>
        </w:rPr>
        <w:tab/>
      </w:r>
      <w:proofErr w:type="spellStart"/>
      <w:r w:rsidRPr="003A57EA">
        <w:rPr>
          <w:color w:val="auto"/>
        </w:rPr>
        <w:t>Mariotto</w:t>
      </w:r>
      <w:proofErr w:type="spellEnd"/>
      <w:r w:rsidRPr="003A57EA">
        <w:rPr>
          <w:color w:val="auto"/>
        </w:rPr>
        <w:t xml:space="preserve">, A.B.; </w:t>
      </w:r>
      <w:proofErr w:type="spellStart"/>
      <w:r w:rsidRPr="003A57EA">
        <w:rPr>
          <w:color w:val="auto"/>
        </w:rPr>
        <w:t>Enewold</w:t>
      </w:r>
      <w:proofErr w:type="spellEnd"/>
      <w:r w:rsidRPr="003A57EA">
        <w:rPr>
          <w:color w:val="auto"/>
        </w:rPr>
        <w:t xml:space="preserve">, L.; Zhao, J.; </w:t>
      </w:r>
      <w:proofErr w:type="spellStart"/>
      <w:r w:rsidRPr="003A57EA">
        <w:rPr>
          <w:color w:val="auto"/>
        </w:rPr>
        <w:t>Zeruto</w:t>
      </w:r>
      <w:proofErr w:type="spellEnd"/>
      <w:r w:rsidRPr="003A57EA">
        <w:rPr>
          <w:color w:val="auto"/>
        </w:rPr>
        <w:t xml:space="preserve">, C.A.; </w:t>
      </w:r>
      <w:proofErr w:type="spellStart"/>
      <w:r w:rsidRPr="003A57EA">
        <w:rPr>
          <w:color w:val="auto"/>
        </w:rPr>
        <w:t>Yabroff</w:t>
      </w:r>
      <w:proofErr w:type="spellEnd"/>
      <w:r w:rsidRPr="003A57EA">
        <w:rPr>
          <w:color w:val="auto"/>
        </w:rPr>
        <w:t xml:space="preserve">, K.R. Medical Care Costs Associated with Cancer Survivorship in the United States. </w:t>
      </w:r>
      <w:r w:rsidRPr="003A57EA">
        <w:rPr>
          <w:i/>
          <w:iCs/>
          <w:color w:val="auto"/>
        </w:rPr>
        <w:t>Cancer Epidemiol. Biomarkers Prev.</w:t>
      </w:r>
      <w:r w:rsidRPr="003A57EA">
        <w:rPr>
          <w:color w:val="auto"/>
        </w:rPr>
        <w:t xml:space="preserve"> </w:t>
      </w:r>
      <w:r w:rsidRPr="003A57EA">
        <w:rPr>
          <w:b/>
          <w:bCs/>
          <w:color w:val="auto"/>
        </w:rPr>
        <w:t>2020</w:t>
      </w:r>
      <w:r w:rsidRPr="003A57EA">
        <w:rPr>
          <w:color w:val="auto"/>
        </w:rPr>
        <w:t xml:space="preserve">, </w:t>
      </w:r>
      <w:r w:rsidRPr="003A57EA">
        <w:rPr>
          <w:i/>
          <w:iCs/>
          <w:color w:val="auto"/>
        </w:rPr>
        <w:t>29</w:t>
      </w:r>
      <w:r w:rsidRPr="003A57EA">
        <w:rPr>
          <w:color w:val="auto"/>
        </w:rPr>
        <w:t>, 1304–1312, doi:10.1158/1055-9965.EPI-19-1534.</w:t>
      </w:r>
    </w:p>
    <w:p w14:paraId="0B753591" w14:textId="77777777" w:rsidR="003A57EA" w:rsidRPr="003A57EA" w:rsidRDefault="003A57EA" w:rsidP="003A57EA">
      <w:pPr>
        <w:pStyle w:val="Bibliography"/>
        <w:rPr>
          <w:color w:val="auto"/>
        </w:rPr>
      </w:pPr>
      <w:r w:rsidRPr="003A57EA">
        <w:rPr>
          <w:color w:val="auto"/>
        </w:rPr>
        <w:t xml:space="preserve">5. </w:t>
      </w:r>
      <w:r w:rsidRPr="003A57EA">
        <w:rPr>
          <w:color w:val="auto"/>
        </w:rPr>
        <w:tab/>
        <w:t xml:space="preserve">Han, X.; Zhao, J.; Zheng, Z.; de Moor, J.S.; Virgo, K.S.; </w:t>
      </w:r>
      <w:proofErr w:type="spellStart"/>
      <w:r w:rsidRPr="003A57EA">
        <w:rPr>
          <w:color w:val="auto"/>
        </w:rPr>
        <w:t>Yabroff</w:t>
      </w:r>
      <w:proofErr w:type="spellEnd"/>
      <w:r w:rsidRPr="003A57EA">
        <w:rPr>
          <w:color w:val="auto"/>
        </w:rPr>
        <w:t xml:space="preserve">, K.R. Medical Financial Hardship Intensity and Financial Sacrifice Associated with Cancer in the United States. </w:t>
      </w:r>
      <w:r w:rsidRPr="003A57EA">
        <w:rPr>
          <w:i/>
          <w:iCs/>
          <w:color w:val="auto"/>
        </w:rPr>
        <w:t xml:space="preserve">Cancer Epidemiol. </w:t>
      </w:r>
      <w:proofErr w:type="spellStart"/>
      <w:r w:rsidRPr="003A57EA">
        <w:rPr>
          <w:i/>
          <w:iCs/>
          <w:color w:val="auto"/>
        </w:rPr>
        <w:t>Biomark</w:t>
      </w:r>
      <w:proofErr w:type="spellEnd"/>
      <w:r w:rsidRPr="003A57EA">
        <w:rPr>
          <w:i/>
          <w:iCs/>
          <w:color w:val="auto"/>
        </w:rPr>
        <w:t>. Prev. Publ. Am. Assoc. Cancer Res. Cosponsored Am. Soc. Prev. Oncol.</w:t>
      </w:r>
      <w:r w:rsidRPr="003A57EA">
        <w:rPr>
          <w:color w:val="auto"/>
        </w:rPr>
        <w:t xml:space="preserve"> </w:t>
      </w:r>
      <w:r w:rsidRPr="003A57EA">
        <w:rPr>
          <w:b/>
          <w:bCs/>
          <w:color w:val="auto"/>
        </w:rPr>
        <w:t>2020</w:t>
      </w:r>
      <w:r w:rsidRPr="003A57EA">
        <w:rPr>
          <w:color w:val="auto"/>
        </w:rPr>
        <w:t xml:space="preserve">, </w:t>
      </w:r>
      <w:r w:rsidRPr="003A57EA">
        <w:rPr>
          <w:i/>
          <w:iCs/>
          <w:color w:val="auto"/>
        </w:rPr>
        <w:t>29</w:t>
      </w:r>
      <w:r w:rsidRPr="003A57EA">
        <w:rPr>
          <w:color w:val="auto"/>
        </w:rPr>
        <w:t>, 308–317, doi:10.1158/1055-9965.EPI-19-0460.</w:t>
      </w:r>
    </w:p>
    <w:p w14:paraId="2A94BEF7" w14:textId="77777777" w:rsidR="003A57EA" w:rsidRPr="003A57EA" w:rsidRDefault="003A57EA" w:rsidP="003A57EA">
      <w:pPr>
        <w:pStyle w:val="Bibliography"/>
        <w:rPr>
          <w:color w:val="auto"/>
        </w:rPr>
      </w:pPr>
      <w:r w:rsidRPr="003A57EA">
        <w:rPr>
          <w:color w:val="auto"/>
        </w:rPr>
        <w:t xml:space="preserve">6. </w:t>
      </w:r>
      <w:r w:rsidRPr="003A57EA">
        <w:rPr>
          <w:color w:val="auto"/>
        </w:rPr>
        <w:tab/>
        <w:t xml:space="preserve">Simmons, L.A.; </w:t>
      </w:r>
      <w:proofErr w:type="spellStart"/>
      <w:r w:rsidRPr="003A57EA">
        <w:rPr>
          <w:color w:val="auto"/>
        </w:rPr>
        <w:t>Modesitt</w:t>
      </w:r>
      <w:proofErr w:type="spellEnd"/>
      <w:r w:rsidRPr="003A57EA">
        <w:rPr>
          <w:color w:val="auto"/>
        </w:rPr>
        <w:t xml:space="preserve">, S.C.; Brody, A.C.; </w:t>
      </w:r>
      <w:proofErr w:type="spellStart"/>
      <w:r w:rsidRPr="003A57EA">
        <w:rPr>
          <w:color w:val="auto"/>
        </w:rPr>
        <w:t>Leggin</w:t>
      </w:r>
      <w:proofErr w:type="spellEnd"/>
      <w:r w:rsidRPr="003A57EA">
        <w:rPr>
          <w:color w:val="auto"/>
        </w:rPr>
        <w:t xml:space="preserve">, A.B. Food Insecurity Among Cancer Patients in Kentucky: A Pilot Study. </w:t>
      </w:r>
      <w:r w:rsidRPr="003A57EA">
        <w:rPr>
          <w:i/>
          <w:iCs/>
          <w:color w:val="auto"/>
        </w:rPr>
        <w:t xml:space="preserve">J. Oncol. </w:t>
      </w:r>
      <w:proofErr w:type="spellStart"/>
      <w:r w:rsidRPr="003A57EA">
        <w:rPr>
          <w:i/>
          <w:iCs/>
          <w:color w:val="auto"/>
        </w:rPr>
        <w:t>Pract</w:t>
      </w:r>
      <w:proofErr w:type="spellEnd"/>
      <w:r w:rsidRPr="003A57EA">
        <w:rPr>
          <w:i/>
          <w:iCs/>
          <w:color w:val="auto"/>
        </w:rPr>
        <w:t>.</w:t>
      </w:r>
      <w:r w:rsidRPr="003A57EA">
        <w:rPr>
          <w:color w:val="auto"/>
        </w:rPr>
        <w:t xml:space="preserve"> </w:t>
      </w:r>
      <w:r w:rsidRPr="003A57EA">
        <w:rPr>
          <w:b/>
          <w:bCs/>
          <w:color w:val="auto"/>
        </w:rPr>
        <w:t>2006</w:t>
      </w:r>
      <w:r w:rsidRPr="003A57EA">
        <w:rPr>
          <w:color w:val="auto"/>
        </w:rPr>
        <w:t xml:space="preserve">, </w:t>
      </w:r>
      <w:r w:rsidRPr="003A57EA">
        <w:rPr>
          <w:i/>
          <w:iCs/>
          <w:color w:val="auto"/>
        </w:rPr>
        <w:t>2</w:t>
      </w:r>
      <w:r w:rsidRPr="003A57EA">
        <w:rPr>
          <w:color w:val="auto"/>
        </w:rPr>
        <w:t>, 7.</w:t>
      </w:r>
    </w:p>
    <w:p w14:paraId="276EC18E" w14:textId="77777777" w:rsidR="003A57EA" w:rsidRPr="003A57EA" w:rsidRDefault="003A57EA" w:rsidP="003A57EA">
      <w:pPr>
        <w:pStyle w:val="Bibliography"/>
        <w:rPr>
          <w:color w:val="auto"/>
        </w:rPr>
      </w:pPr>
      <w:r w:rsidRPr="003A57EA">
        <w:rPr>
          <w:color w:val="auto"/>
        </w:rPr>
        <w:t xml:space="preserve">7. </w:t>
      </w:r>
      <w:r w:rsidRPr="003A57EA">
        <w:rPr>
          <w:color w:val="auto"/>
        </w:rPr>
        <w:tab/>
        <w:t>NCI’s Dictionary of Cancer Terms.</w:t>
      </w:r>
    </w:p>
    <w:p w14:paraId="5F04246C" w14:textId="77777777" w:rsidR="003A57EA" w:rsidRPr="003A57EA" w:rsidRDefault="003A57EA" w:rsidP="003A57EA">
      <w:pPr>
        <w:pStyle w:val="Bibliography"/>
        <w:rPr>
          <w:color w:val="auto"/>
        </w:rPr>
      </w:pPr>
      <w:r w:rsidRPr="003A57EA">
        <w:rPr>
          <w:color w:val="auto"/>
        </w:rPr>
        <w:lastRenderedPageBreak/>
        <w:t xml:space="preserve">8. </w:t>
      </w:r>
      <w:r w:rsidRPr="003A57EA">
        <w:rPr>
          <w:color w:val="auto"/>
        </w:rPr>
        <w:tab/>
      </w:r>
      <w:proofErr w:type="spellStart"/>
      <w:r w:rsidRPr="003A57EA">
        <w:rPr>
          <w:color w:val="auto"/>
        </w:rPr>
        <w:t>Gany</w:t>
      </w:r>
      <w:proofErr w:type="spellEnd"/>
      <w:r w:rsidRPr="003A57EA">
        <w:rPr>
          <w:color w:val="auto"/>
        </w:rPr>
        <w:t xml:space="preserve">, F.; </w:t>
      </w:r>
      <w:proofErr w:type="spellStart"/>
      <w:r w:rsidRPr="003A57EA">
        <w:rPr>
          <w:color w:val="auto"/>
        </w:rPr>
        <w:t>Leng</w:t>
      </w:r>
      <w:proofErr w:type="spellEnd"/>
      <w:r w:rsidRPr="003A57EA">
        <w:rPr>
          <w:color w:val="auto"/>
        </w:rPr>
        <w:t xml:space="preserve">, J.; Ramirez, J.; Phillips, S.; </w:t>
      </w:r>
      <w:proofErr w:type="spellStart"/>
      <w:r w:rsidRPr="003A57EA">
        <w:rPr>
          <w:color w:val="auto"/>
        </w:rPr>
        <w:t>Aragones</w:t>
      </w:r>
      <w:proofErr w:type="spellEnd"/>
      <w:r w:rsidRPr="003A57EA">
        <w:rPr>
          <w:color w:val="auto"/>
        </w:rPr>
        <w:t xml:space="preserve">, A.; Roberts, N.; </w:t>
      </w:r>
      <w:proofErr w:type="spellStart"/>
      <w:r w:rsidRPr="003A57EA">
        <w:rPr>
          <w:color w:val="auto"/>
        </w:rPr>
        <w:t>Mujawar</w:t>
      </w:r>
      <w:proofErr w:type="spellEnd"/>
      <w:r w:rsidRPr="003A57EA">
        <w:rPr>
          <w:color w:val="auto"/>
        </w:rPr>
        <w:t>, M.I.; Costas-</w:t>
      </w:r>
      <w:proofErr w:type="spellStart"/>
      <w:r w:rsidRPr="003A57EA">
        <w:rPr>
          <w:color w:val="auto"/>
        </w:rPr>
        <w:t>Muñiz</w:t>
      </w:r>
      <w:proofErr w:type="spellEnd"/>
      <w:r w:rsidRPr="003A57EA">
        <w:rPr>
          <w:color w:val="auto"/>
        </w:rPr>
        <w:t xml:space="preserve">, R. Health-Related Quality of Life of Food-Insecure Ethnic Minority Patients With Cancer. </w:t>
      </w:r>
      <w:r w:rsidRPr="003A57EA">
        <w:rPr>
          <w:i/>
          <w:iCs/>
          <w:color w:val="auto"/>
        </w:rPr>
        <w:t xml:space="preserve">J. Oncol. </w:t>
      </w:r>
      <w:proofErr w:type="spellStart"/>
      <w:r w:rsidRPr="003A57EA">
        <w:rPr>
          <w:i/>
          <w:iCs/>
          <w:color w:val="auto"/>
        </w:rPr>
        <w:t>Pract</w:t>
      </w:r>
      <w:proofErr w:type="spellEnd"/>
      <w:r w:rsidRPr="003A57EA">
        <w:rPr>
          <w:i/>
          <w:iCs/>
          <w:color w:val="auto"/>
        </w:rPr>
        <w:t>.</w:t>
      </w:r>
      <w:r w:rsidRPr="003A57EA">
        <w:rPr>
          <w:color w:val="auto"/>
        </w:rPr>
        <w:t xml:space="preserve"> </w:t>
      </w:r>
      <w:r w:rsidRPr="003A57EA">
        <w:rPr>
          <w:b/>
          <w:bCs/>
          <w:color w:val="auto"/>
        </w:rPr>
        <w:t>2015</w:t>
      </w:r>
      <w:r w:rsidRPr="003A57EA">
        <w:rPr>
          <w:color w:val="auto"/>
        </w:rPr>
        <w:t xml:space="preserve">, </w:t>
      </w:r>
      <w:r w:rsidRPr="003A57EA">
        <w:rPr>
          <w:i/>
          <w:iCs/>
          <w:color w:val="auto"/>
        </w:rPr>
        <w:t>11</w:t>
      </w:r>
      <w:r w:rsidRPr="003A57EA">
        <w:rPr>
          <w:color w:val="auto"/>
        </w:rPr>
        <w:t>, 396–402, doi:10.1200/JOP.2015.003962.</w:t>
      </w:r>
    </w:p>
    <w:p w14:paraId="3CF63A25" w14:textId="77777777" w:rsidR="003A57EA" w:rsidRPr="003A57EA" w:rsidRDefault="003A57EA" w:rsidP="003A57EA">
      <w:pPr>
        <w:pStyle w:val="Bibliography"/>
        <w:rPr>
          <w:color w:val="auto"/>
        </w:rPr>
      </w:pPr>
      <w:r w:rsidRPr="003A57EA">
        <w:rPr>
          <w:color w:val="auto"/>
        </w:rPr>
        <w:t xml:space="preserve">9. </w:t>
      </w:r>
      <w:r w:rsidRPr="003A57EA">
        <w:rPr>
          <w:color w:val="auto"/>
        </w:rPr>
        <w:tab/>
        <w:t xml:space="preserve">The American Institute for Cancer Research/World Cancer Research Fund </w:t>
      </w:r>
      <w:r w:rsidRPr="003A57EA">
        <w:rPr>
          <w:i/>
          <w:iCs/>
          <w:color w:val="auto"/>
        </w:rPr>
        <w:t>Diet, Nutrition, Physical Activity and Cancer: A Global Perspective</w:t>
      </w:r>
      <w:r w:rsidRPr="003A57EA">
        <w:rPr>
          <w:color w:val="auto"/>
        </w:rPr>
        <w:t>; 3rd ed.;</w:t>
      </w:r>
    </w:p>
    <w:p w14:paraId="4D218165" w14:textId="77777777" w:rsidR="003A57EA" w:rsidRPr="003A57EA" w:rsidRDefault="003A57EA" w:rsidP="003A57EA">
      <w:pPr>
        <w:pStyle w:val="Bibliography"/>
        <w:rPr>
          <w:color w:val="auto"/>
        </w:rPr>
      </w:pPr>
      <w:r w:rsidRPr="003A57EA">
        <w:rPr>
          <w:color w:val="auto"/>
        </w:rPr>
        <w:t xml:space="preserve">10. </w:t>
      </w:r>
      <w:r w:rsidRPr="003A57EA">
        <w:rPr>
          <w:color w:val="auto"/>
        </w:rPr>
        <w:tab/>
        <w:t>Thompson, K.L.; Elliott, L.; Fuchs-</w:t>
      </w:r>
      <w:proofErr w:type="spellStart"/>
      <w:r w:rsidRPr="003A57EA">
        <w:rPr>
          <w:color w:val="auto"/>
        </w:rPr>
        <w:t>Tarlovsky</w:t>
      </w:r>
      <w:proofErr w:type="spellEnd"/>
      <w:r w:rsidRPr="003A57EA">
        <w:rPr>
          <w:color w:val="auto"/>
        </w:rPr>
        <w:t xml:space="preserve">, V.; Levin, R.M.; Voss, A.C.; Piemonte, T. Oncology Evidence-Based Nutrition Practice Guideline for Adults. </w:t>
      </w:r>
      <w:r w:rsidRPr="003A57EA">
        <w:rPr>
          <w:i/>
          <w:iCs/>
          <w:color w:val="auto"/>
        </w:rPr>
        <w:t xml:space="preserve">J. Acad. </w:t>
      </w:r>
      <w:proofErr w:type="spellStart"/>
      <w:r w:rsidRPr="003A57EA">
        <w:rPr>
          <w:i/>
          <w:iCs/>
          <w:color w:val="auto"/>
        </w:rPr>
        <w:t>Nutr</w:t>
      </w:r>
      <w:proofErr w:type="spellEnd"/>
      <w:r w:rsidRPr="003A57EA">
        <w:rPr>
          <w:i/>
          <w:iCs/>
          <w:color w:val="auto"/>
        </w:rPr>
        <w:t>. Diet.</w:t>
      </w:r>
      <w:r w:rsidRPr="003A57EA">
        <w:rPr>
          <w:color w:val="auto"/>
        </w:rPr>
        <w:t xml:space="preserve"> </w:t>
      </w:r>
      <w:r w:rsidRPr="003A57EA">
        <w:rPr>
          <w:b/>
          <w:bCs/>
          <w:color w:val="auto"/>
        </w:rPr>
        <w:t>2017</w:t>
      </w:r>
      <w:r w:rsidRPr="003A57EA">
        <w:rPr>
          <w:color w:val="auto"/>
        </w:rPr>
        <w:t xml:space="preserve">, </w:t>
      </w:r>
      <w:r w:rsidRPr="003A57EA">
        <w:rPr>
          <w:i/>
          <w:iCs/>
          <w:color w:val="auto"/>
        </w:rPr>
        <w:t>117</w:t>
      </w:r>
      <w:r w:rsidRPr="003A57EA">
        <w:rPr>
          <w:color w:val="auto"/>
        </w:rPr>
        <w:t>, 297-310.e47, doi:10.1016/j.jand.2016.05.010.</w:t>
      </w:r>
    </w:p>
    <w:p w14:paraId="196DE55F" w14:textId="77777777" w:rsidR="003A57EA" w:rsidRPr="003A57EA" w:rsidRDefault="003A57EA" w:rsidP="003A57EA">
      <w:pPr>
        <w:pStyle w:val="Bibliography"/>
        <w:rPr>
          <w:color w:val="auto"/>
        </w:rPr>
      </w:pPr>
      <w:r w:rsidRPr="003A57EA">
        <w:rPr>
          <w:color w:val="auto"/>
        </w:rPr>
        <w:t xml:space="preserve">11. </w:t>
      </w:r>
      <w:r w:rsidRPr="003A57EA">
        <w:rPr>
          <w:color w:val="auto"/>
        </w:rPr>
        <w:tab/>
        <w:t xml:space="preserve">Zhang, F.; </w:t>
      </w:r>
      <w:proofErr w:type="spellStart"/>
      <w:r w:rsidRPr="003A57EA">
        <w:rPr>
          <w:color w:val="auto"/>
        </w:rPr>
        <w:t>Tapera</w:t>
      </w:r>
      <w:proofErr w:type="spellEnd"/>
      <w:r w:rsidRPr="003A57EA">
        <w:rPr>
          <w:color w:val="auto"/>
        </w:rPr>
        <w:t xml:space="preserve">, T.M.; Gou, J. Application of a New Dietary Pattern Analysis Method in Nutritional Epidemiology. </w:t>
      </w:r>
      <w:r w:rsidRPr="003A57EA">
        <w:rPr>
          <w:i/>
          <w:iCs/>
          <w:color w:val="auto"/>
        </w:rPr>
        <w:t xml:space="preserve">BMC Med. Res. </w:t>
      </w:r>
      <w:proofErr w:type="spellStart"/>
      <w:r w:rsidRPr="003A57EA">
        <w:rPr>
          <w:i/>
          <w:iCs/>
          <w:color w:val="auto"/>
        </w:rPr>
        <w:t>Methodol</w:t>
      </w:r>
      <w:proofErr w:type="spellEnd"/>
      <w:r w:rsidRPr="003A57EA">
        <w:rPr>
          <w:i/>
          <w:iCs/>
          <w:color w:val="auto"/>
        </w:rPr>
        <w:t>.</w:t>
      </w:r>
      <w:r w:rsidRPr="003A57EA">
        <w:rPr>
          <w:color w:val="auto"/>
        </w:rPr>
        <w:t xml:space="preserve"> </w:t>
      </w:r>
      <w:r w:rsidRPr="003A57EA">
        <w:rPr>
          <w:b/>
          <w:bCs/>
          <w:color w:val="auto"/>
        </w:rPr>
        <w:t>2018</w:t>
      </w:r>
      <w:r w:rsidRPr="003A57EA">
        <w:rPr>
          <w:color w:val="auto"/>
        </w:rPr>
        <w:t xml:space="preserve">, </w:t>
      </w:r>
      <w:r w:rsidRPr="003A57EA">
        <w:rPr>
          <w:i/>
          <w:iCs/>
          <w:color w:val="auto"/>
        </w:rPr>
        <w:t>18</w:t>
      </w:r>
      <w:r w:rsidRPr="003A57EA">
        <w:rPr>
          <w:color w:val="auto"/>
        </w:rPr>
        <w:t>, 119, doi:10.1186/s12874-018-0585-8.</w:t>
      </w:r>
    </w:p>
    <w:p w14:paraId="280533A5" w14:textId="77777777" w:rsidR="003A57EA" w:rsidRPr="003A57EA" w:rsidRDefault="003A57EA" w:rsidP="003A57EA">
      <w:pPr>
        <w:pStyle w:val="Bibliography"/>
        <w:rPr>
          <w:color w:val="auto"/>
        </w:rPr>
      </w:pPr>
      <w:r w:rsidRPr="003A57EA">
        <w:rPr>
          <w:color w:val="auto"/>
        </w:rPr>
        <w:t xml:space="preserve">12. </w:t>
      </w:r>
      <w:r w:rsidRPr="003A57EA">
        <w:rPr>
          <w:color w:val="auto"/>
        </w:rPr>
        <w:tab/>
      </w:r>
      <w:proofErr w:type="spellStart"/>
      <w:r w:rsidRPr="003A57EA">
        <w:rPr>
          <w:color w:val="auto"/>
        </w:rPr>
        <w:t>McEligot</w:t>
      </w:r>
      <w:proofErr w:type="spellEnd"/>
      <w:r w:rsidRPr="003A57EA">
        <w:rPr>
          <w:color w:val="auto"/>
        </w:rPr>
        <w:t xml:space="preserve">, A.J.; </w:t>
      </w:r>
      <w:proofErr w:type="spellStart"/>
      <w:r w:rsidRPr="003A57EA">
        <w:rPr>
          <w:color w:val="auto"/>
        </w:rPr>
        <w:t>Poynor</w:t>
      </w:r>
      <w:proofErr w:type="spellEnd"/>
      <w:r w:rsidRPr="003A57EA">
        <w:rPr>
          <w:color w:val="auto"/>
        </w:rPr>
        <w:t xml:space="preserve">, V.; Sharma, R.; </w:t>
      </w:r>
      <w:proofErr w:type="spellStart"/>
      <w:r w:rsidRPr="003A57EA">
        <w:rPr>
          <w:color w:val="auto"/>
        </w:rPr>
        <w:t>Panangadan</w:t>
      </w:r>
      <w:proofErr w:type="spellEnd"/>
      <w:r w:rsidRPr="003A57EA">
        <w:rPr>
          <w:color w:val="auto"/>
        </w:rPr>
        <w:t xml:space="preserve">, A. Logistic LASSO Regression for Dietary Intakes and Breast Cancer. </w:t>
      </w:r>
      <w:r w:rsidRPr="003A57EA">
        <w:rPr>
          <w:i/>
          <w:iCs/>
          <w:color w:val="auto"/>
        </w:rPr>
        <w:t>Nutrients</w:t>
      </w:r>
      <w:r w:rsidRPr="003A57EA">
        <w:rPr>
          <w:color w:val="auto"/>
        </w:rPr>
        <w:t xml:space="preserve"> </w:t>
      </w:r>
      <w:r w:rsidRPr="003A57EA">
        <w:rPr>
          <w:b/>
          <w:bCs/>
          <w:color w:val="auto"/>
        </w:rPr>
        <w:t>2020</w:t>
      </w:r>
      <w:r w:rsidRPr="003A57EA">
        <w:rPr>
          <w:color w:val="auto"/>
        </w:rPr>
        <w:t xml:space="preserve">, </w:t>
      </w:r>
      <w:r w:rsidRPr="003A57EA">
        <w:rPr>
          <w:i/>
          <w:iCs/>
          <w:color w:val="auto"/>
        </w:rPr>
        <w:t>12</w:t>
      </w:r>
      <w:r w:rsidRPr="003A57EA">
        <w:rPr>
          <w:color w:val="auto"/>
        </w:rPr>
        <w:t>, 2652, doi:10.3390/nu12092652.</w:t>
      </w:r>
    </w:p>
    <w:p w14:paraId="6A9B1B61" w14:textId="77777777" w:rsidR="003A57EA" w:rsidRPr="003A57EA" w:rsidRDefault="003A57EA" w:rsidP="003A57EA">
      <w:pPr>
        <w:pStyle w:val="Bibliography"/>
        <w:rPr>
          <w:color w:val="auto"/>
        </w:rPr>
      </w:pPr>
      <w:r w:rsidRPr="003A57EA">
        <w:rPr>
          <w:color w:val="auto"/>
        </w:rPr>
        <w:t xml:space="preserve">13. </w:t>
      </w:r>
      <w:r w:rsidRPr="003A57EA">
        <w:rPr>
          <w:color w:val="auto"/>
        </w:rPr>
        <w:tab/>
        <w:t xml:space="preserve">Curtin, L.R.; </w:t>
      </w:r>
      <w:proofErr w:type="spellStart"/>
      <w:r w:rsidRPr="003A57EA">
        <w:rPr>
          <w:color w:val="auto"/>
        </w:rPr>
        <w:t>Mohadjer</w:t>
      </w:r>
      <w:proofErr w:type="spellEnd"/>
      <w:r w:rsidRPr="003A57EA">
        <w:rPr>
          <w:color w:val="auto"/>
        </w:rPr>
        <w:t xml:space="preserve">, L.K.; Dohrmann, S.M.; </w:t>
      </w:r>
      <w:proofErr w:type="spellStart"/>
      <w:r w:rsidRPr="003A57EA">
        <w:rPr>
          <w:color w:val="auto"/>
        </w:rPr>
        <w:t>Kruszon</w:t>
      </w:r>
      <w:proofErr w:type="spellEnd"/>
      <w:r w:rsidRPr="003A57EA">
        <w:rPr>
          <w:color w:val="auto"/>
        </w:rPr>
        <w:t xml:space="preserve">-Moran, D.; </w:t>
      </w:r>
      <w:proofErr w:type="spellStart"/>
      <w:r w:rsidRPr="003A57EA">
        <w:rPr>
          <w:color w:val="auto"/>
        </w:rPr>
        <w:t>Mirel</w:t>
      </w:r>
      <w:proofErr w:type="spellEnd"/>
      <w:r w:rsidRPr="003A57EA">
        <w:rPr>
          <w:color w:val="auto"/>
        </w:rPr>
        <w:t xml:space="preserve">, L.B.; Carroll, M.D.; Hirsch, R.; Burt, V.L.; Johnson, C.L. National Health and Nutrition Examination Survey: Sample Design, 2007-2010. </w:t>
      </w:r>
      <w:r w:rsidRPr="003A57EA">
        <w:rPr>
          <w:i/>
          <w:iCs/>
          <w:color w:val="auto"/>
        </w:rPr>
        <w:t>Vital Health Stat. 2.</w:t>
      </w:r>
      <w:r w:rsidRPr="003A57EA">
        <w:rPr>
          <w:color w:val="auto"/>
        </w:rPr>
        <w:t xml:space="preserve"> </w:t>
      </w:r>
      <w:r w:rsidRPr="003A57EA">
        <w:rPr>
          <w:b/>
          <w:bCs/>
          <w:color w:val="auto"/>
        </w:rPr>
        <w:t>2013</w:t>
      </w:r>
      <w:r w:rsidRPr="003A57EA">
        <w:rPr>
          <w:color w:val="auto"/>
        </w:rPr>
        <w:t>, 1–23.</w:t>
      </w:r>
    </w:p>
    <w:p w14:paraId="5B763B4B" w14:textId="77777777" w:rsidR="003A57EA" w:rsidRPr="003A57EA" w:rsidRDefault="003A57EA" w:rsidP="003A57EA">
      <w:pPr>
        <w:pStyle w:val="Bibliography"/>
        <w:rPr>
          <w:color w:val="auto"/>
        </w:rPr>
      </w:pPr>
      <w:r w:rsidRPr="003A57EA">
        <w:rPr>
          <w:color w:val="auto"/>
        </w:rPr>
        <w:t xml:space="preserve">14. </w:t>
      </w:r>
      <w:r w:rsidRPr="003A57EA">
        <w:rPr>
          <w:color w:val="auto"/>
        </w:rPr>
        <w:tab/>
        <w:t>About the National Health and Nutrition Examination Survey.</w:t>
      </w:r>
    </w:p>
    <w:p w14:paraId="61CD8B07" w14:textId="77777777" w:rsidR="003A57EA" w:rsidRPr="003A57EA" w:rsidRDefault="003A57EA" w:rsidP="003A57EA">
      <w:pPr>
        <w:pStyle w:val="Bibliography"/>
        <w:rPr>
          <w:color w:val="auto"/>
        </w:rPr>
      </w:pPr>
      <w:r w:rsidRPr="003A57EA">
        <w:rPr>
          <w:color w:val="auto"/>
        </w:rPr>
        <w:t xml:space="preserve">15. </w:t>
      </w:r>
      <w:r w:rsidRPr="003A57EA">
        <w:rPr>
          <w:color w:val="auto"/>
        </w:rPr>
        <w:tab/>
      </w:r>
      <w:proofErr w:type="spellStart"/>
      <w:r w:rsidRPr="003A57EA">
        <w:rPr>
          <w:color w:val="auto"/>
        </w:rPr>
        <w:t>Yaghjyan</w:t>
      </w:r>
      <w:proofErr w:type="spellEnd"/>
      <w:r w:rsidRPr="003A57EA">
        <w:rPr>
          <w:color w:val="auto"/>
        </w:rPr>
        <w:t xml:space="preserve">, L.; </w:t>
      </w:r>
      <w:proofErr w:type="spellStart"/>
      <w:r w:rsidRPr="003A57EA">
        <w:rPr>
          <w:color w:val="auto"/>
        </w:rPr>
        <w:t>Wijayabahu</w:t>
      </w:r>
      <w:proofErr w:type="spellEnd"/>
      <w:r w:rsidRPr="003A57EA">
        <w:rPr>
          <w:color w:val="auto"/>
        </w:rPr>
        <w:t xml:space="preserve">, A.T.; Egan, K.M. RE: The Association Between Dietary Quality and Overall and Cancer-Specific Mortality Among Cancer Survivors, NHANES III. </w:t>
      </w:r>
      <w:r w:rsidRPr="003A57EA">
        <w:rPr>
          <w:i/>
          <w:iCs/>
          <w:color w:val="auto"/>
        </w:rPr>
        <w:t xml:space="preserve">JNCI Cancer </w:t>
      </w:r>
      <w:proofErr w:type="spellStart"/>
      <w:r w:rsidRPr="003A57EA">
        <w:rPr>
          <w:i/>
          <w:iCs/>
          <w:color w:val="auto"/>
        </w:rPr>
        <w:t>Spectr</w:t>
      </w:r>
      <w:proofErr w:type="spellEnd"/>
      <w:r w:rsidRPr="003A57EA">
        <w:rPr>
          <w:i/>
          <w:iCs/>
          <w:color w:val="auto"/>
        </w:rPr>
        <w:t>.</w:t>
      </w:r>
      <w:r w:rsidRPr="003A57EA">
        <w:rPr>
          <w:color w:val="auto"/>
        </w:rPr>
        <w:t xml:space="preserve"> </w:t>
      </w:r>
      <w:r w:rsidRPr="003A57EA">
        <w:rPr>
          <w:b/>
          <w:bCs/>
          <w:color w:val="auto"/>
        </w:rPr>
        <w:t>2018</w:t>
      </w:r>
      <w:r w:rsidRPr="003A57EA">
        <w:rPr>
          <w:color w:val="auto"/>
        </w:rPr>
        <w:t xml:space="preserve">, </w:t>
      </w:r>
      <w:r w:rsidRPr="003A57EA">
        <w:rPr>
          <w:i/>
          <w:iCs/>
          <w:color w:val="auto"/>
        </w:rPr>
        <w:t>2</w:t>
      </w:r>
      <w:r w:rsidRPr="003A57EA">
        <w:rPr>
          <w:color w:val="auto"/>
        </w:rPr>
        <w:t>, pky044, doi:10.1093/</w:t>
      </w:r>
      <w:proofErr w:type="spellStart"/>
      <w:r w:rsidRPr="003A57EA">
        <w:rPr>
          <w:color w:val="auto"/>
        </w:rPr>
        <w:t>jncics</w:t>
      </w:r>
      <w:proofErr w:type="spellEnd"/>
      <w:r w:rsidRPr="003A57EA">
        <w:rPr>
          <w:color w:val="auto"/>
        </w:rPr>
        <w:t>/pky044.</w:t>
      </w:r>
    </w:p>
    <w:p w14:paraId="255B8321" w14:textId="77777777" w:rsidR="003A57EA" w:rsidRPr="003A57EA" w:rsidRDefault="003A57EA" w:rsidP="003A57EA">
      <w:pPr>
        <w:pStyle w:val="Bibliography"/>
        <w:rPr>
          <w:color w:val="auto"/>
        </w:rPr>
      </w:pPr>
      <w:r w:rsidRPr="003A57EA">
        <w:rPr>
          <w:color w:val="auto"/>
        </w:rPr>
        <w:t xml:space="preserve">16. </w:t>
      </w:r>
      <w:r w:rsidRPr="003A57EA">
        <w:rPr>
          <w:color w:val="auto"/>
        </w:rPr>
        <w:tab/>
        <w:t xml:space="preserve">Wolfe, A.M.; Lee, J.A.; </w:t>
      </w:r>
      <w:proofErr w:type="spellStart"/>
      <w:r w:rsidRPr="003A57EA">
        <w:rPr>
          <w:color w:val="auto"/>
        </w:rPr>
        <w:t>Laurson</w:t>
      </w:r>
      <w:proofErr w:type="spellEnd"/>
      <w:r w:rsidRPr="003A57EA">
        <w:rPr>
          <w:color w:val="auto"/>
        </w:rPr>
        <w:t xml:space="preserve">, K.R. Socioeconomic Status and Physical Fitness in Youth: Findings from the NHANES National Youth Fitness Survey. </w:t>
      </w:r>
      <w:r w:rsidRPr="003A57EA">
        <w:rPr>
          <w:i/>
          <w:iCs/>
          <w:color w:val="auto"/>
        </w:rPr>
        <w:t>J. Sports Sci.</w:t>
      </w:r>
      <w:r w:rsidRPr="003A57EA">
        <w:rPr>
          <w:color w:val="auto"/>
        </w:rPr>
        <w:t xml:space="preserve"> </w:t>
      </w:r>
      <w:r w:rsidRPr="003A57EA">
        <w:rPr>
          <w:b/>
          <w:bCs/>
          <w:color w:val="auto"/>
        </w:rPr>
        <w:t>2020</w:t>
      </w:r>
      <w:r w:rsidRPr="003A57EA">
        <w:rPr>
          <w:color w:val="auto"/>
        </w:rPr>
        <w:t xml:space="preserve">, </w:t>
      </w:r>
      <w:r w:rsidRPr="003A57EA">
        <w:rPr>
          <w:i/>
          <w:iCs/>
          <w:color w:val="auto"/>
        </w:rPr>
        <w:t>38</w:t>
      </w:r>
      <w:r w:rsidRPr="003A57EA">
        <w:rPr>
          <w:color w:val="auto"/>
        </w:rPr>
        <w:t>, 534–541, doi:10.1080/02640414.2020.1713688.</w:t>
      </w:r>
    </w:p>
    <w:p w14:paraId="42C25EEE" w14:textId="77777777" w:rsidR="003A57EA" w:rsidRPr="003A57EA" w:rsidRDefault="003A57EA" w:rsidP="003A57EA">
      <w:pPr>
        <w:pStyle w:val="Bibliography"/>
        <w:rPr>
          <w:color w:val="auto"/>
        </w:rPr>
      </w:pPr>
      <w:r w:rsidRPr="003A57EA">
        <w:rPr>
          <w:color w:val="auto"/>
        </w:rPr>
        <w:t xml:space="preserve">17. </w:t>
      </w:r>
      <w:r w:rsidRPr="003A57EA">
        <w:rPr>
          <w:color w:val="auto"/>
        </w:rPr>
        <w:tab/>
        <w:t xml:space="preserve">Agarwal, S. The Association of Active and Passive Smoking with Peripheral Arterial Disease: Results from NHANES 1999–2004. </w:t>
      </w:r>
      <w:r w:rsidRPr="003A57EA">
        <w:rPr>
          <w:i/>
          <w:iCs/>
          <w:color w:val="auto"/>
        </w:rPr>
        <w:t>Angiology</w:t>
      </w:r>
      <w:r w:rsidRPr="003A57EA">
        <w:rPr>
          <w:color w:val="auto"/>
        </w:rPr>
        <w:t xml:space="preserve"> </w:t>
      </w:r>
      <w:r w:rsidRPr="003A57EA">
        <w:rPr>
          <w:b/>
          <w:bCs/>
          <w:color w:val="auto"/>
        </w:rPr>
        <w:t>2009</w:t>
      </w:r>
      <w:r w:rsidRPr="003A57EA">
        <w:rPr>
          <w:color w:val="auto"/>
        </w:rPr>
        <w:t xml:space="preserve">, </w:t>
      </w:r>
      <w:r w:rsidRPr="003A57EA">
        <w:rPr>
          <w:i/>
          <w:iCs/>
          <w:color w:val="auto"/>
        </w:rPr>
        <w:t>60</w:t>
      </w:r>
      <w:r w:rsidRPr="003A57EA">
        <w:rPr>
          <w:color w:val="auto"/>
        </w:rPr>
        <w:t>, 335–345, doi:10.1177/0003319708330526.</w:t>
      </w:r>
    </w:p>
    <w:p w14:paraId="35C0B76A" w14:textId="77777777" w:rsidR="003A57EA" w:rsidRPr="003A57EA" w:rsidRDefault="003A57EA" w:rsidP="003A57EA">
      <w:pPr>
        <w:pStyle w:val="Bibliography"/>
        <w:rPr>
          <w:color w:val="auto"/>
        </w:rPr>
      </w:pPr>
      <w:r w:rsidRPr="003A57EA">
        <w:rPr>
          <w:color w:val="auto"/>
        </w:rPr>
        <w:t xml:space="preserve">18. </w:t>
      </w:r>
      <w:r w:rsidRPr="003A57EA">
        <w:rPr>
          <w:color w:val="auto"/>
        </w:rPr>
        <w:tab/>
        <w:t xml:space="preserve">Dietary Guidelines Advisory Committee; </w:t>
      </w:r>
      <w:proofErr w:type="spellStart"/>
      <w:r w:rsidRPr="003A57EA">
        <w:rPr>
          <w:color w:val="auto"/>
        </w:rPr>
        <w:t>OverDrive</w:t>
      </w:r>
      <w:proofErr w:type="spellEnd"/>
      <w:r w:rsidRPr="003A57EA">
        <w:rPr>
          <w:color w:val="auto"/>
        </w:rPr>
        <w:t xml:space="preserve">, I. </w:t>
      </w:r>
      <w:r w:rsidRPr="003A57EA">
        <w:rPr>
          <w:i/>
          <w:iCs/>
          <w:color w:val="auto"/>
        </w:rPr>
        <w:t>Dietary Guidelines for Americans 2015-2020</w:t>
      </w:r>
      <w:r w:rsidRPr="003A57EA">
        <w:rPr>
          <w:color w:val="auto"/>
        </w:rPr>
        <w:t>; 2016; ISBN 978-0-16-093465-0.</w:t>
      </w:r>
    </w:p>
    <w:p w14:paraId="3D492703" w14:textId="77777777" w:rsidR="003A57EA" w:rsidRPr="003A57EA" w:rsidRDefault="003A57EA" w:rsidP="003A57EA">
      <w:pPr>
        <w:pStyle w:val="Bibliography"/>
        <w:rPr>
          <w:color w:val="auto"/>
        </w:rPr>
      </w:pPr>
      <w:r w:rsidRPr="003A57EA">
        <w:rPr>
          <w:color w:val="auto"/>
        </w:rPr>
        <w:t xml:space="preserve">19. </w:t>
      </w:r>
      <w:r w:rsidRPr="003A57EA">
        <w:rPr>
          <w:color w:val="auto"/>
        </w:rPr>
        <w:tab/>
        <w:t xml:space="preserve">Zhao, H.; Pan, Y.; Wang, C.; Guo, Y.; Yao, N.; Wang, H.; Li, B. The Effects of Metal Exposures on </w:t>
      </w:r>
      <w:proofErr w:type="spellStart"/>
      <w:r w:rsidRPr="003A57EA">
        <w:rPr>
          <w:color w:val="auto"/>
        </w:rPr>
        <w:t>Charlson</w:t>
      </w:r>
      <w:proofErr w:type="spellEnd"/>
      <w:r w:rsidRPr="003A57EA">
        <w:rPr>
          <w:color w:val="auto"/>
        </w:rPr>
        <w:t xml:space="preserve"> Comorbidity Index Using Zero-Inflated Negative Binomial Regression Model: NHANES 2011–2016. </w:t>
      </w:r>
      <w:r w:rsidRPr="003A57EA">
        <w:rPr>
          <w:i/>
          <w:iCs/>
          <w:color w:val="auto"/>
        </w:rPr>
        <w:t>Biol. Trace Elem. Res.</w:t>
      </w:r>
      <w:r w:rsidRPr="003A57EA">
        <w:rPr>
          <w:color w:val="auto"/>
        </w:rPr>
        <w:t xml:space="preserve"> </w:t>
      </w:r>
      <w:r w:rsidRPr="003A57EA">
        <w:rPr>
          <w:b/>
          <w:bCs/>
          <w:color w:val="auto"/>
        </w:rPr>
        <w:t>2021</w:t>
      </w:r>
      <w:r w:rsidRPr="003A57EA">
        <w:rPr>
          <w:color w:val="auto"/>
        </w:rPr>
        <w:t xml:space="preserve">, </w:t>
      </w:r>
      <w:r w:rsidRPr="003A57EA">
        <w:rPr>
          <w:i/>
          <w:iCs/>
          <w:color w:val="auto"/>
        </w:rPr>
        <w:t>199</w:t>
      </w:r>
      <w:r w:rsidRPr="003A57EA">
        <w:rPr>
          <w:color w:val="auto"/>
        </w:rPr>
        <w:t>, 2104–2111, doi:10.1007/s12011-020-02331-4.</w:t>
      </w:r>
    </w:p>
    <w:p w14:paraId="3A6A7F33" w14:textId="77777777" w:rsidR="003A57EA" w:rsidRPr="003A57EA" w:rsidRDefault="003A57EA" w:rsidP="003A57EA">
      <w:pPr>
        <w:pStyle w:val="Bibliography"/>
        <w:rPr>
          <w:color w:val="auto"/>
        </w:rPr>
      </w:pPr>
      <w:r w:rsidRPr="003A57EA">
        <w:rPr>
          <w:color w:val="auto"/>
        </w:rPr>
        <w:t xml:space="preserve">20. </w:t>
      </w:r>
      <w:r w:rsidRPr="003A57EA">
        <w:rPr>
          <w:color w:val="auto"/>
        </w:rPr>
        <w:tab/>
        <w:t xml:space="preserve">Tucker, L.A. Physical Activity and Telomere Length in U.S. Men and Women: An NHANES Investigation. </w:t>
      </w:r>
      <w:r w:rsidRPr="003A57EA">
        <w:rPr>
          <w:i/>
          <w:iCs/>
          <w:color w:val="auto"/>
        </w:rPr>
        <w:t>Prev. Med.</w:t>
      </w:r>
      <w:r w:rsidRPr="003A57EA">
        <w:rPr>
          <w:color w:val="auto"/>
        </w:rPr>
        <w:t xml:space="preserve"> </w:t>
      </w:r>
      <w:r w:rsidRPr="003A57EA">
        <w:rPr>
          <w:b/>
          <w:bCs/>
          <w:color w:val="auto"/>
        </w:rPr>
        <w:t>2017</w:t>
      </w:r>
      <w:r w:rsidRPr="003A57EA">
        <w:rPr>
          <w:color w:val="auto"/>
        </w:rPr>
        <w:t xml:space="preserve">, </w:t>
      </w:r>
      <w:r w:rsidRPr="003A57EA">
        <w:rPr>
          <w:i/>
          <w:iCs/>
          <w:color w:val="auto"/>
        </w:rPr>
        <w:t>100</w:t>
      </w:r>
      <w:r w:rsidRPr="003A57EA">
        <w:rPr>
          <w:color w:val="auto"/>
        </w:rPr>
        <w:t>, 145–151, doi:10.1016/j.ypmed.2017.04.027.</w:t>
      </w:r>
    </w:p>
    <w:p w14:paraId="229E8A97" w14:textId="77777777" w:rsidR="003A57EA" w:rsidRPr="003A57EA" w:rsidRDefault="003A57EA" w:rsidP="003A57EA">
      <w:pPr>
        <w:pStyle w:val="Bibliography"/>
        <w:rPr>
          <w:color w:val="auto"/>
        </w:rPr>
      </w:pPr>
      <w:r w:rsidRPr="003A57EA">
        <w:rPr>
          <w:color w:val="auto"/>
        </w:rPr>
        <w:t xml:space="preserve">21. </w:t>
      </w:r>
      <w:r w:rsidRPr="003A57EA">
        <w:rPr>
          <w:color w:val="auto"/>
        </w:rPr>
        <w:tab/>
        <w:t xml:space="preserve">Blanton, C.A.; </w:t>
      </w:r>
      <w:proofErr w:type="spellStart"/>
      <w:r w:rsidRPr="003A57EA">
        <w:rPr>
          <w:color w:val="auto"/>
        </w:rPr>
        <w:t>Moshfegh</w:t>
      </w:r>
      <w:proofErr w:type="spellEnd"/>
      <w:r w:rsidRPr="003A57EA">
        <w:rPr>
          <w:color w:val="auto"/>
        </w:rPr>
        <w:t xml:space="preserve">, A.J.; Baer, D.J.; Kretsch, M.J. The USDA Automated Multiple-Pass Method Accurately Estimates Group Total Energy and Nutrient Intake. </w:t>
      </w:r>
      <w:r w:rsidRPr="003A57EA">
        <w:rPr>
          <w:i/>
          <w:iCs/>
          <w:color w:val="auto"/>
        </w:rPr>
        <w:t xml:space="preserve">J.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2006</w:t>
      </w:r>
      <w:r w:rsidRPr="003A57EA">
        <w:rPr>
          <w:color w:val="auto"/>
        </w:rPr>
        <w:t xml:space="preserve">, </w:t>
      </w:r>
      <w:r w:rsidRPr="003A57EA">
        <w:rPr>
          <w:i/>
          <w:iCs/>
          <w:color w:val="auto"/>
        </w:rPr>
        <w:t>136</w:t>
      </w:r>
      <w:r w:rsidRPr="003A57EA">
        <w:rPr>
          <w:color w:val="auto"/>
        </w:rPr>
        <w:t>, 2594–2599, doi:10.1093/</w:t>
      </w:r>
      <w:proofErr w:type="spellStart"/>
      <w:r w:rsidRPr="003A57EA">
        <w:rPr>
          <w:color w:val="auto"/>
        </w:rPr>
        <w:t>jn</w:t>
      </w:r>
      <w:proofErr w:type="spellEnd"/>
      <w:r w:rsidRPr="003A57EA">
        <w:rPr>
          <w:color w:val="auto"/>
        </w:rPr>
        <w:t>/136.10.2594.</w:t>
      </w:r>
    </w:p>
    <w:p w14:paraId="37378C23" w14:textId="77777777" w:rsidR="003A57EA" w:rsidRPr="003A57EA" w:rsidRDefault="003A57EA" w:rsidP="003A57EA">
      <w:pPr>
        <w:pStyle w:val="Bibliography"/>
        <w:rPr>
          <w:color w:val="auto"/>
        </w:rPr>
      </w:pPr>
      <w:r w:rsidRPr="003A57EA">
        <w:rPr>
          <w:color w:val="auto"/>
        </w:rPr>
        <w:t xml:space="preserve">22. </w:t>
      </w:r>
      <w:r w:rsidRPr="003A57EA">
        <w:rPr>
          <w:color w:val="auto"/>
        </w:rPr>
        <w:tab/>
      </w:r>
      <w:proofErr w:type="spellStart"/>
      <w:r w:rsidRPr="003A57EA">
        <w:rPr>
          <w:color w:val="auto"/>
        </w:rPr>
        <w:t>Moshfegh</w:t>
      </w:r>
      <w:proofErr w:type="spellEnd"/>
      <w:r w:rsidRPr="003A57EA">
        <w:rPr>
          <w:color w:val="auto"/>
        </w:rPr>
        <w:t xml:space="preserve">, A.J.; Rhodes, D.G.; Baer, D.J.; </w:t>
      </w:r>
      <w:proofErr w:type="spellStart"/>
      <w:r w:rsidRPr="003A57EA">
        <w:rPr>
          <w:color w:val="auto"/>
        </w:rPr>
        <w:t>Murayi</w:t>
      </w:r>
      <w:proofErr w:type="spellEnd"/>
      <w:r w:rsidRPr="003A57EA">
        <w:rPr>
          <w:color w:val="auto"/>
        </w:rPr>
        <w:t xml:space="preserve">, T.; Clemens, J.C.; </w:t>
      </w:r>
      <w:proofErr w:type="spellStart"/>
      <w:r w:rsidRPr="003A57EA">
        <w:rPr>
          <w:color w:val="auto"/>
        </w:rPr>
        <w:t>Rumpler</w:t>
      </w:r>
      <w:proofErr w:type="spellEnd"/>
      <w:r w:rsidRPr="003A57EA">
        <w:rPr>
          <w:color w:val="auto"/>
        </w:rPr>
        <w:t xml:space="preserve">, W.V.; Paul, D.R.; Sebastian, R.S.; Kuczynski, K.J.; </w:t>
      </w:r>
      <w:proofErr w:type="spellStart"/>
      <w:r w:rsidRPr="003A57EA">
        <w:rPr>
          <w:color w:val="auto"/>
        </w:rPr>
        <w:t>Ingwersen</w:t>
      </w:r>
      <w:proofErr w:type="spellEnd"/>
      <w:r w:rsidRPr="003A57EA">
        <w:rPr>
          <w:color w:val="auto"/>
        </w:rPr>
        <w:t xml:space="preserve">, L.A.; et al. The US Department of Agriculture Automated Multiple-Pass Method Reduces Bias in the Collection of Energy Intakes. </w:t>
      </w:r>
      <w:r w:rsidRPr="003A57EA">
        <w:rPr>
          <w:i/>
          <w:iCs/>
          <w:color w:val="auto"/>
        </w:rPr>
        <w:t xml:space="preserve">Am. J. Clin.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2008</w:t>
      </w:r>
      <w:r w:rsidRPr="003A57EA">
        <w:rPr>
          <w:color w:val="auto"/>
        </w:rPr>
        <w:t xml:space="preserve">, </w:t>
      </w:r>
      <w:r w:rsidRPr="003A57EA">
        <w:rPr>
          <w:i/>
          <w:iCs/>
          <w:color w:val="auto"/>
        </w:rPr>
        <w:t>88</w:t>
      </w:r>
      <w:r w:rsidRPr="003A57EA">
        <w:rPr>
          <w:color w:val="auto"/>
        </w:rPr>
        <w:t>, 324–332, doi:10.1093/</w:t>
      </w:r>
      <w:proofErr w:type="spellStart"/>
      <w:r w:rsidRPr="003A57EA">
        <w:rPr>
          <w:color w:val="auto"/>
        </w:rPr>
        <w:t>ajcn</w:t>
      </w:r>
      <w:proofErr w:type="spellEnd"/>
      <w:r w:rsidRPr="003A57EA">
        <w:rPr>
          <w:color w:val="auto"/>
        </w:rPr>
        <w:t>/88.2.324.</w:t>
      </w:r>
    </w:p>
    <w:p w14:paraId="6907E6EA" w14:textId="77777777" w:rsidR="003A57EA" w:rsidRPr="003A57EA" w:rsidRDefault="003A57EA" w:rsidP="003A57EA">
      <w:pPr>
        <w:pStyle w:val="Bibliography"/>
        <w:rPr>
          <w:color w:val="auto"/>
        </w:rPr>
      </w:pPr>
      <w:r w:rsidRPr="003A57EA">
        <w:rPr>
          <w:color w:val="auto"/>
        </w:rPr>
        <w:t xml:space="preserve">23. </w:t>
      </w:r>
      <w:r w:rsidRPr="003A57EA">
        <w:rPr>
          <w:color w:val="auto"/>
        </w:rPr>
        <w:tab/>
        <w:t xml:space="preserve">Jovanovic, C.E.S.; </w:t>
      </w:r>
      <w:proofErr w:type="spellStart"/>
      <w:r w:rsidRPr="003A57EA">
        <w:rPr>
          <w:color w:val="auto"/>
        </w:rPr>
        <w:t>Hoelscher</w:t>
      </w:r>
      <w:proofErr w:type="spellEnd"/>
      <w:r w:rsidRPr="003A57EA">
        <w:rPr>
          <w:color w:val="auto"/>
        </w:rPr>
        <w:t xml:space="preserve">, D.M.; Chen, B.; Ranjit, N.; van den Berg, A.E. The Associations of Plant-Based Food and Metabolic Syndrome Using NHANES 2015–16 Data. </w:t>
      </w:r>
      <w:r w:rsidRPr="003A57EA">
        <w:rPr>
          <w:i/>
          <w:iCs/>
          <w:color w:val="auto"/>
        </w:rPr>
        <w:t>J. Public Health</w:t>
      </w:r>
      <w:r w:rsidRPr="003A57EA">
        <w:rPr>
          <w:color w:val="auto"/>
        </w:rPr>
        <w:t xml:space="preserve"> </w:t>
      </w:r>
      <w:r w:rsidRPr="003A57EA">
        <w:rPr>
          <w:b/>
          <w:bCs/>
          <w:color w:val="auto"/>
        </w:rPr>
        <w:t>2022</w:t>
      </w:r>
      <w:r w:rsidRPr="003A57EA">
        <w:rPr>
          <w:color w:val="auto"/>
        </w:rPr>
        <w:t>, fdab403, doi:10.1093/</w:t>
      </w:r>
      <w:proofErr w:type="spellStart"/>
      <w:r w:rsidRPr="003A57EA">
        <w:rPr>
          <w:color w:val="auto"/>
        </w:rPr>
        <w:t>pubmed</w:t>
      </w:r>
      <w:proofErr w:type="spellEnd"/>
      <w:r w:rsidRPr="003A57EA">
        <w:rPr>
          <w:color w:val="auto"/>
        </w:rPr>
        <w:t>/fdab403.</w:t>
      </w:r>
    </w:p>
    <w:p w14:paraId="6F3294CB" w14:textId="77777777" w:rsidR="003A57EA" w:rsidRPr="003A57EA" w:rsidRDefault="003A57EA" w:rsidP="003A57EA">
      <w:pPr>
        <w:pStyle w:val="Bibliography"/>
        <w:rPr>
          <w:color w:val="auto"/>
        </w:rPr>
      </w:pPr>
      <w:r w:rsidRPr="003A57EA">
        <w:rPr>
          <w:color w:val="auto"/>
        </w:rPr>
        <w:t xml:space="preserve">24. </w:t>
      </w:r>
      <w:r w:rsidRPr="003A57EA">
        <w:rPr>
          <w:color w:val="auto"/>
        </w:rPr>
        <w:tab/>
        <w:t xml:space="preserve">Moore, C.; Murphy, M.M.; </w:t>
      </w:r>
      <w:proofErr w:type="spellStart"/>
      <w:r w:rsidRPr="003A57EA">
        <w:rPr>
          <w:color w:val="auto"/>
        </w:rPr>
        <w:t>Keast</w:t>
      </w:r>
      <w:proofErr w:type="spellEnd"/>
      <w:r w:rsidRPr="003A57EA">
        <w:rPr>
          <w:color w:val="auto"/>
        </w:rPr>
        <w:t xml:space="preserve">, D.R.; </w:t>
      </w:r>
      <w:proofErr w:type="spellStart"/>
      <w:r w:rsidRPr="003A57EA">
        <w:rPr>
          <w:color w:val="auto"/>
        </w:rPr>
        <w:t>Holick</w:t>
      </w:r>
      <w:proofErr w:type="spellEnd"/>
      <w:r w:rsidRPr="003A57EA">
        <w:rPr>
          <w:color w:val="auto"/>
        </w:rPr>
        <w:t xml:space="preserve">, M.F. Vitamin D Intake in the United States. </w:t>
      </w:r>
      <w:r w:rsidRPr="003A57EA">
        <w:rPr>
          <w:i/>
          <w:iCs/>
          <w:color w:val="auto"/>
        </w:rPr>
        <w:t>J. Am. Diet. Assoc.</w:t>
      </w:r>
      <w:r w:rsidRPr="003A57EA">
        <w:rPr>
          <w:color w:val="auto"/>
        </w:rPr>
        <w:t xml:space="preserve"> </w:t>
      </w:r>
      <w:r w:rsidRPr="003A57EA">
        <w:rPr>
          <w:b/>
          <w:bCs/>
          <w:color w:val="auto"/>
        </w:rPr>
        <w:t>2004</w:t>
      </w:r>
      <w:r w:rsidRPr="003A57EA">
        <w:rPr>
          <w:color w:val="auto"/>
        </w:rPr>
        <w:t xml:space="preserve">, </w:t>
      </w:r>
      <w:r w:rsidRPr="003A57EA">
        <w:rPr>
          <w:i/>
          <w:iCs/>
          <w:color w:val="auto"/>
        </w:rPr>
        <w:t>104</w:t>
      </w:r>
      <w:r w:rsidRPr="003A57EA">
        <w:rPr>
          <w:color w:val="auto"/>
        </w:rPr>
        <w:t>, 980–983, doi:10.1016/j.jada.2004.03.028.</w:t>
      </w:r>
    </w:p>
    <w:p w14:paraId="02831E45" w14:textId="77777777" w:rsidR="003A57EA" w:rsidRPr="003A57EA" w:rsidRDefault="003A57EA" w:rsidP="003A57EA">
      <w:pPr>
        <w:pStyle w:val="Bibliography"/>
        <w:rPr>
          <w:color w:val="auto"/>
        </w:rPr>
      </w:pPr>
      <w:r w:rsidRPr="003A57EA">
        <w:rPr>
          <w:color w:val="auto"/>
        </w:rPr>
        <w:lastRenderedPageBreak/>
        <w:t xml:space="preserve">25. </w:t>
      </w:r>
      <w:r w:rsidRPr="003A57EA">
        <w:rPr>
          <w:color w:val="auto"/>
        </w:rPr>
        <w:tab/>
        <w:t xml:space="preserve">Montville, J.B.; Ahuja, J.K.C.; Martin, C.L.; </w:t>
      </w:r>
      <w:proofErr w:type="spellStart"/>
      <w:r w:rsidRPr="003A57EA">
        <w:rPr>
          <w:color w:val="auto"/>
        </w:rPr>
        <w:t>Heendeniya</w:t>
      </w:r>
      <w:proofErr w:type="spellEnd"/>
      <w:r w:rsidRPr="003A57EA">
        <w:rPr>
          <w:color w:val="auto"/>
        </w:rPr>
        <w:t xml:space="preserve">, K.Y.; </w:t>
      </w:r>
      <w:proofErr w:type="spellStart"/>
      <w:r w:rsidRPr="003A57EA">
        <w:rPr>
          <w:color w:val="auto"/>
        </w:rPr>
        <w:t>Omolewa-Tomobi</w:t>
      </w:r>
      <w:proofErr w:type="spellEnd"/>
      <w:r w:rsidRPr="003A57EA">
        <w:rPr>
          <w:color w:val="auto"/>
        </w:rPr>
        <w:t xml:space="preserve">, G.; </w:t>
      </w:r>
      <w:proofErr w:type="spellStart"/>
      <w:r w:rsidRPr="003A57EA">
        <w:rPr>
          <w:color w:val="auto"/>
        </w:rPr>
        <w:t>Steinfeldt</w:t>
      </w:r>
      <w:proofErr w:type="spellEnd"/>
      <w:r w:rsidRPr="003A57EA">
        <w:rPr>
          <w:color w:val="auto"/>
        </w:rPr>
        <w:t xml:space="preserve">, L.C.; Anand, J.; Adler, M.E.; </w:t>
      </w:r>
      <w:proofErr w:type="spellStart"/>
      <w:r w:rsidRPr="003A57EA">
        <w:rPr>
          <w:color w:val="auto"/>
        </w:rPr>
        <w:t>LaComb</w:t>
      </w:r>
      <w:proofErr w:type="spellEnd"/>
      <w:r w:rsidRPr="003A57EA">
        <w:rPr>
          <w:color w:val="auto"/>
        </w:rPr>
        <w:t xml:space="preserve">, R.P.; </w:t>
      </w:r>
      <w:proofErr w:type="spellStart"/>
      <w:r w:rsidRPr="003A57EA">
        <w:rPr>
          <w:color w:val="auto"/>
        </w:rPr>
        <w:t>Moshfegh</w:t>
      </w:r>
      <w:proofErr w:type="spellEnd"/>
      <w:r w:rsidRPr="003A57EA">
        <w:rPr>
          <w:color w:val="auto"/>
        </w:rPr>
        <w:t xml:space="preserve">, A. USDA Food and Nutrient Database for Dietary Studies (FNDDS), 5.0. </w:t>
      </w:r>
      <w:r w:rsidRPr="003A57EA">
        <w:rPr>
          <w:i/>
          <w:iCs/>
          <w:color w:val="auto"/>
        </w:rPr>
        <w:t>Procedia Food Sci.</w:t>
      </w:r>
      <w:r w:rsidRPr="003A57EA">
        <w:rPr>
          <w:color w:val="auto"/>
        </w:rPr>
        <w:t xml:space="preserve"> </w:t>
      </w:r>
      <w:r w:rsidRPr="003A57EA">
        <w:rPr>
          <w:b/>
          <w:bCs/>
          <w:color w:val="auto"/>
        </w:rPr>
        <w:t>2013</w:t>
      </w:r>
      <w:r w:rsidRPr="003A57EA">
        <w:rPr>
          <w:color w:val="auto"/>
        </w:rPr>
        <w:t xml:space="preserve">, </w:t>
      </w:r>
      <w:r w:rsidRPr="003A57EA">
        <w:rPr>
          <w:i/>
          <w:iCs/>
          <w:color w:val="auto"/>
        </w:rPr>
        <w:t>2</w:t>
      </w:r>
      <w:r w:rsidRPr="003A57EA">
        <w:rPr>
          <w:color w:val="auto"/>
        </w:rPr>
        <w:t>, 99–112, doi:10.1016/j.profoo.2013.04.016.</w:t>
      </w:r>
    </w:p>
    <w:p w14:paraId="7B2CED8B" w14:textId="77777777" w:rsidR="003A57EA" w:rsidRPr="003A57EA" w:rsidRDefault="003A57EA" w:rsidP="003A57EA">
      <w:pPr>
        <w:pStyle w:val="Bibliography"/>
        <w:rPr>
          <w:color w:val="auto"/>
        </w:rPr>
      </w:pPr>
      <w:r w:rsidRPr="003A57EA">
        <w:rPr>
          <w:color w:val="auto"/>
        </w:rPr>
        <w:t xml:space="preserve">26. </w:t>
      </w:r>
      <w:r w:rsidRPr="003A57EA">
        <w:rPr>
          <w:color w:val="auto"/>
        </w:rPr>
        <w:tab/>
        <w:t xml:space="preserve">Bowman SA, Clemens JC, Friday JE, and </w:t>
      </w:r>
      <w:proofErr w:type="spellStart"/>
      <w:r w:rsidRPr="003A57EA">
        <w:rPr>
          <w:color w:val="auto"/>
        </w:rPr>
        <w:t>Moshfegh</w:t>
      </w:r>
      <w:proofErr w:type="spellEnd"/>
      <w:r w:rsidRPr="003A57EA">
        <w:rPr>
          <w:color w:val="auto"/>
        </w:rPr>
        <w:t xml:space="preserve">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w:t>
      </w:r>
    </w:p>
    <w:p w14:paraId="05A1DB59" w14:textId="77777777" w:rsidR="003A57EA" w:rsidRPr="003A57EA" w:rsidRDefault="003A57EA" w:rsidP="003A57EA">
      <w:pPr>
        <w:pStyle w:val="Bibliography"/>
        <w:rPr>
          <w:color w:val="auto"/>
        </w:rPr>
      </w:pPr>
      <w:r w:rsidRPr="003A57EA">
        <w:rPr>
          <w:color w:val="auto"/>
        </w:rPr>
        <w:t xml:space="preserve">27. </w:t>
      </w:r>
      <w:r w:rsidRPr="003A57EA">
        <w:rPr>
          <w:color w:val="auto"/>
        </w:rPr>
        <w:tab/>
        <w:t xml:space="preserve">Bowman SA, Friday JE, </w:t>
      </w:r>
      <w:proofErr w:type="spellStart"/>
      <w:r w:rsidRPr="003A57EA">
        <w:rPr>
          <w:color w:val="auto"/>
        </w:rPr>
        <w:t>Moshfegh</w:t>
      </w:r>
      <w:proofErr w:type="spellEnd"/>
      <w:r w:rsidRPr="003A57EA">
        <w:rPr>
          <w:color w:val="auto"/>
        </w:rPr>
        <w:t xml:space="preserve"> A. (2008).  MyPyramid Equivalents Database, 2.0 for USDA Survey Foods, 2003-2004 [Online]  Food Surveys Research Group. Beltsville Human Nutrition Research Center, Agricultural Research Service, U.S. Department of Agriculture, Beltsville, MD. Available at: Http://Www.Ars.Usda.Gov/Ba/Bhnrc/Fsrg.</w:t>
      </w:r>
    </w:p>
    <w:p w14:paraId="2D689477" w14:textId="77777777" w:rsidR="003A57EA" w:rsidRPr="003A57EA" w:rsidRDefault="003A57EA" w:rsidP="003A57EA">
      <w:pPr>
        <w:pStyle w:val="Bibliography"/>
        <w:rPr>
          <w:color w:val="auto"/>
        </w:rPr>
      </w:pPr>
      <w:r w:rsidRPr="003A57EA">
        <w:rPr>
          <w:color w:val="auto"/>
        </w:rPr>
        <w:t xml:space="preserve">28. </w:t>
      </w:r>
      <w:r w:rsidRPr="003A57EA">
        <w:rPr>
          <w:color w:val="auto"/>
        </w:rPr>
        <w:tab/>
        <w:t xml:space="preserve">Willett, W.C.; Howe, G.R.; </w:t>
      </w:r>
      <w:proofErr w:type="spellStart"/>
      <w:r w:rsidRPr="003A57EA">
        <w:rPr>
          <w:color w:val="auto"/>
        </w:rPr>
        <w:t>Kushi</w:t>
      </w:r>
      <w:proofErr w:type="spellEnd"/>
      <w:r w:rsidRPr="003A57EA">
        <w:rPr>
          <w:color w:val="auto"/>
        </w:rPr>
        <w:t xml:space="preserve">, L.H. Adjustment for Total Energy Intake in Epidemiologic Studies. </w:t>
      </w:r>
      <w:r w:rsidRPr="003A57EA">
        <w:rPr>
          <w:i/>
          <w:iCs/>
          <w:color w:val="auto"/>
        </w:rPr>
        <w:t xml:space="preserve">Am. J. Clin.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1997</w:t>
      </w:r>
      <w:r w:rsidRPr="003A57EA">
        <w:rPr>
          <w:color w:val="auto"/>
        </w:rPr>
        <w:t xml:space="preserve">, </w:t>
      </w:r>
      <w:r w:rsidRPr="003A57EA">
        <w:rPr>
          <w:i/>
          <w:iCs/>
          <w:color w:val="auto"/>
        </w:rPr>
        <w:t>65</w:t>
      </w:r>
      <w:r w:rsidRPr="003A57EA">
        <w:rPr>
          <w:color w:val="auto"/>
        </w:rPr>
        <w:t>, 1220S-1228S, doi:10.1093/</w:t>
      </w:r>
      <w:proofErr w:type="spellStart"/>
      <w:r w:rsidRPr="003A57EA">
        <w:rPr>
          <w:color w:val="auto"/>
        </w:rPr>
        <w:t>ajcn</w:t>
      </w:r>
      <w:proofErr w:type="spellEnd"/>
      <w:r w:rsidRPr="003A57EA">
        <w:rPr>
          <w:color w:val="auto"/>
        </w:rPr>
        <w:t>/65.4.1220S.</w:t>
      </w:r>
    </w:p>
    <w:p w14:paraId="20145660" w14:textId="77777777" w:rsidR="003A57EA" w:rsidRPr="003A57EA" w:rsidRDefault="003A57EA" w:rsidP="003A57EA">
      <w:pPr>
        <w:pStyle w:val="Bibliography"/>
        <w:rPr>
          <w:color w:val="auto"/>
        </w:rPr>
      </w:pPr>
      <w:r w:rsidRPr="003A57EA">
        <w:rPr>
          <w:color w:val="auto"/>
        </w:rPr>
        <w:t xml:space="preserve">29. </w:t>
      </w:r>
      <w:r w:rsidRPr="003A57EA">
        <w:rPr>
          <w:color w:val="auto"/>
        </w:rPr>
        <w:tab/>
      </w:r>
      <w:proofErr w:type="spellStart"/>
      <w:r w:rsidRPr="003A57EA">
        <w:rPr>
          <w:color w:val="auto"/>
        </w:rPr>
        <w:t>Petrova</w:t>
      </w:r>
      <w:proofErr w:type="spellEnd"/>
      <w:r w:rsidRPr="003A57EA">
        <w:rPr>
          <w:color w:val="auto"/>
        </w:rPr>
        <w:t>, D.; Catena, A.; Rodríguez-</w:t>
      </w:r>
      <w:proofErr w:type="spellStart"/>
      <w:r w:rsidRPr="003A57EA">
        <w:rPr>
          <w:color w:val="auto"/>
        </w:rPr>
        <w:t>Barranco</w:t>
      </w:r>
      <w:proofErr w:type="spellEnd"/>
      <w:r w:rsidRPr="003A57EA">
        <w:rPr>
          <w:color w:val="auto"/>
        </w:rPr>
        <w:t>, M.; Redondo-Sánchez, D.; Bayo-Lozano, E.; Garcia-</w:t>
      </w:r>
      <w:proofErr w:type="spellStart"/>
      <w:r w:rsidRPr="003A57EA">
        <w:rPr>
          <w:color w:val="auto"/>
        </w:rPr>
        <w:t>Retamero</w:t>
      </w:r>
      <w:proofErr w:type="spellEnd"/>
      <w:r w:rsidRPr="003A57EA">
        <w:rPr>
          <w:color w:val="auto"/>
        </w:rPr>
        <w:t>, R.; Jiménez-</w:t>
      </w:r>
      <w:proofErr w:type="spellStart"/>
      <w:r w:rsidRPr="003A57EA">
        <w:rPr>
          <w:color w:val="auto"/>
        </w:rPr>
        <w:t>Moleón</w:t>
      </w:r>
      <w:proofErr w:type="spellEnd"/>
      <w:r w:rsidRPr="003A57EA">
        <w:rPr>
          <w:color w:val="auto"/>
        </w:rPr>
        <w:t xml:space="preserve">, J.-J.; Sánchez, M.-J. Physical Comorbidities and Depression in Recent and Long-Term Adult Cancer Survivors: NHANES 2007–2018. </w:t>
      </w:r>
      <w:r w:rsidRPr="003A57EA">
        <w:rPr>
          <w:i/>
          <w:iCs/>
          <w:color w:val="auto"/>
        </w:rPr>
        <w:t>Cancers</w:t>
      </w:r>
      <w:r w:rsidRPr="003A57EA">
        <w:rPr>
          <w:color w:val="auto"/>
        </w:rPr>
        <w:t xml:space="preserve"> </w:t>
      </w:r>
      <w:r w:rsidRPr="003A57EA">
        <w:rPr>
          <w:b/>
          <w:bCs/>
          <w:color w:val="auto"/>
        </w:rPr>
        <w:t>2021</w:t>
      </w:r>
      <w:r w:rsidRPr="003A57EA">
        <w:rPr>
          <w:color w:val="auto"/>
        </w:rPr>
        <w:t xml:space="preserve">, </w:t>
      </w:r>
      <w:r w:rsidRPr="003A57EA">
        <w:rPr>
          <w:i/>
          <w:iCs/>
          <w:color w:val="auto"/>
        </w:rPr>
        <w:t>13</w:t>
      </w:r>
      <w:r w:rsidRPr="003A57EA">
        <w:rPr>
          <w:color w:val="auto"/>
        </w:rPr>
        <w:t>, 3368, doi:10.3390/cancers13133368.</w:t>
      </w:r>
    </w:p>
    <w:p w14:paraId="47425CBE" w14:textId="77777777" w:rsidR="003A57EA" w:rsidRPr="003A57EA" w:rsidRDefault="003A57EA" w:rsidP="003A57EA">
      <w:pPr>
        <w:pStyle w:val="Bibliography"/>
        <w:rPr>
          <w:color w:val="auto"/>
        </w:rPr>
      </w:pPr>
      <w:r w:rsidRPr="003A57EA">
        <w:rPr>
          <w:color w:val="auto"/>
        </w:rPr>
        <w:t xml:space="preserve">30. </w:t>
      </w:r>
      <w:r w:rsidRPr="003A57EA">
        <w:rPr>
          <w:color w:val="auto"/>
        </w:rPr>
        <w:tab/>
        <w:t>Bickel, G.; Nord, M.; Price, C.; Hamilton, W.; Cook, J. Guide to Measuring Household Food Security 2000.</w:t>
      </w:r>
    </w:p>
    <w:p w14:paraId="57ECC3E2" w14:textId="77777777" w:rsidR="003A57EA" w:rsidRPr="003A57EA" w:rsidRDefault="003A57EA" w:rsidP="003A57EA">
      <w:pPr>
        <w:pStyle w:val="Bibliography"/>
        <w:rPr>
          <w:color w:val="auto"/>
        </w:rPr>
      </w:pPr>
      <w:r w:rsidRPr="003A57EA">
        <w:rPr>
          <w:color w:val="auto"/>
        </w:rPr>
        <w:t xml:space="preserve">31. </w:t>
      </w:r>
      <w:r w:rsidRPr="003A57EA">
        <w:rPr>
          <w:color w:val="auto"/>
        </w:rPr>
        <w:tab/>
        <w:t>U.S. Household Food Insecurity Survey Module: Three-Stage Design, With Screeners.</w:t>
      </w:r>
    </w:p>
    <w:p w14:paraId="31238D4B" w14:textId="77777777" w:rsidR="003A57EA" w:rsidRPr="003A57EA" w:rsidRDefault="003A57EA" w:rsidP="003A57EA">
      <w:pPr>
        <w:pStyle w:val="Bibliography"/>
        <w:rPr>
          <w:color w:val="auto"/>
        </w:rPr>
      </w:pPr>
      <w:r w:rsidRPr="003A57EA">
        <w:rPr>
          <w:color w:val="auto"/>
        </w:rPr>
        <w:t xml:space="preserve">32. </w:t>
      </w:r>
      <w:r w:rsidRPr="003A57EA">
        <w:rPr>
          <w:color w:val="auto"/>
        </w:rPr>
        <w:tab/>
        <w:t xml:space="preserve">Clifford Johnson; Paulose-Ram, R.; Ogden, C.L.; Carroll, M.; </w:t>
      </w:r>
      <w:proofErr w:type="spellStart"/>
      <w:r w:rsidRPr="003A57EA">
        <w:rPr>
          <w:color w:val="auto"/>
        </w:rPr>
        <w:t>Kruszan</w:t>
      </w:r>
      <w:proofErr w:type="spellEnd"/>
      <w:r w:rsidRPr="003A57EA">
        <w:rPr>
          <w:color w:val="auto"/>
        </w:rPr>
        <w:t xml:space="preserve">-Moran, D.; Dohrmann, S.; Curtin, L. National Health and Nutrition Examination Survey. Analytics Guidelines, 1999-2010. </w:t>
      </w:r>
      <w:r w:rsidRPr="003A57EA">
        <w:rPr>
          <w:i/>
          <w:iCs/>
          <w:color w:val="auto"/>
        </w:rPr>
        <w:t>Vital Health Stat. Ser. 2</w:t>
      </w:r>
      <w:r w:rsidRPr="003A57EA">
        <w:rPr>
          <w:color w:val="auto"/>
        </w:rPr>
        <w:t xml:space="preserve"> </w:t>
      </w:r>
      <w:r w:rsidRPr="003A57EA">
        <w:rPr>
          <w:b/>
          <w:bCs/>
          <w:color w:val="auto"/>
        </w:rPr>
        <w:t>2013</w:t>
      </w:r>
      <w:r w:rsidRPr="003A57EA">
        <w:rPr>
          <w:color w:val="auto"/>
        </w:rPr>
        <w:t>, 1–16.</w:t>
      </w:r>
    </w:p>
    <w:p w14:paraId="3BF04812" w14:textId="77777777" w:rsidR="003A57EA" w:rsidRPr="003A57EA" w:rsidRDefault="003A57EA" w:rsidP="003A57EA">
      <w:pPr>
        <w:pStyle w:val="Bibliography"/>
        <w:rPr>
          <w:color w:val="auto"/>
        </w:rPr>
      </w:pPr>
      <w:r w:rsidRPr="003A57EA">
        <w:rPr>
          <w:color w:val="auto"/>
        </w:rPr>
        <w:t xml:space="preserve">33. </w:t>
      </w:r>
      <w:r w:rsidRPr="003A57EA">
        <w:rPr>
          <w:color w:val="auto"/>
        </w:rPr>
        <w:tab/>
      </w:r>
      <w:proofErr w:type="spellStart"/>
      <w:r w:rsidRPr="003A57EA">
        <w:rPr>
          <w:color w:val="auto"/>
        </w:rPr>
        <w:t>Tsuruga</w:t>
      </w:r>
      <w:proofErr w:type="spellEnd"/>
      <w:r w:rsidRPr="003A57EA">
        <w:rPr>
          <w:color w:val="auto"/>
        </w:rPr>
        <w:t xml:space="preserve">, K.; Sugawara, N.; Sato, Y.; Saito, M.; </w:t>
      </w:r>
      <w:proofErr w:type="spellStart"/>
      <w:r w:rsidRPr="003A57EA">
        <w:rPr>
          <w:color w:val="auto"/>
        </w:rPr>
        <w:t>Furukori</w:t>
      </w:r>
      <w:proofErr w:type="spellEnd"/>
      <w:r w:rsidRPr="003A57EA">
        <w:rPr>
          <w:color w:val="auto"/>
        </w:rPr>
        <w:t xml:space="preserve">, H.; </w:t>
      </w:r>
      <w:proofErr w:type="spellStart"/>
      <w:r w:rsidRPr="003A57EA">
        <w:rPr>
          <w:color w:val="auto"/>
        </w:rPr>
        <w:t>Nakagami</w:t>
      </w:r>
      <w:proofErr w:type="spellEnd"/>
      <w:r w:rsidRPr="003A57EA">
        <w:rPr>
          <w:color w:val="auto"/>
        </w:rPr>
        <w:t xml:space="preserve">, T.; Nakamura, K.; Takahashi, I.; </w:t>
      </w:r>
      <w:proofErr w:type="spellStart"/>
      <w:r w:rsidRPr="003A57EA">
        <w:rPr>
          <w:color w:val="auto"/>
        </w:rPr>
        <w:t>Nakaji</w:t>
      </w:r>
      <w:proofErr w:type="spellEnd"/>
      <w:r w:rsidRPr="003A57EA">
        <w:rPr>
          <w:color w:val="auto"/>
        </w:rPr>
        <w:t xml:space="preserve">, S.; </w:t>
      </w:r>
      <w:proofErr w:type="spellStart"/>
      <w:r w:rsidRPr="003A57EA">
        <w:rPr>
          <w:color w:val="auto"/>
        </w:rPr>
        <w:t>Yasui-Furukori</w:t>
      </w:r>
      <w:proofErr w:type="spellEnd"/>
      <w:r w:rsidRPr="003A57EA">
        <w:rPr>
          <w:color w:val="auto"/>
        </w:rPr>
        <w:t xml:space="preserve">, N. Dietary Patterns and Schizophrenia: A Comparison with Healthy Controls. </w:t>
      </w:r>
      <w:proofErr w:type="spellStart"/>
      <w:r w:rsidRPr="003A57EA">
        <w:rPr>
          <w:i/>
          <w:iCs/>
          <w:color w:val="auto"/>
        </w:rPr>
        <w:t>Neuropsychiatr</w:t>
      </w:r>
      <w:proofErr w:type="spellEnd"/>
      <w:r w:rsidRPr="003A57EA">
        <w:rPr>
          <w:i/>
          <w:iCs/>
          <w:color w:val="auto"/>
        </w:rPr>
        <w:t>. Dis. Treat.</w:t>
      </w:r>
      <w:r w:rsidRPr="003A57EA">
        <w:rPr>
          <w:color w:val="auto"/>
        </w:rPr>
        <w:t xml:space="preserve"> </w:t>
      </w:r>
      <w:r w:rsidRPr="003A57EA">
        <w:rPr>
          <w:b/>
          <w:bCs/>
          <w:color w:val="auto"/>
        </w:rPr>
        <w:t>2015</w:t>
      </w:r>
      <w:r w:rsidRPr="003A57EA">
        <w:rPr>
          <w:color w:val="auto"/>
        </w:rPr>
        <w:t xml:space="preserve">, </w:t>
      </w:r>
      <w:r w:rsidRPr="003A57EA">
        <w:rPr>
          <w:i/>
          <w:iCs/>
          <w:color w:val="auto"/>
        </w:rPr>
        <w:t>11</w:t>
      </w:r>
      <w:r w:rsidRPr="003A57EA">
        <w:rPr>
          <w:color w:val="auto"/>
        </w:rPr>
        <w:t>, 1115–1120, doi:10.2147/NDT.S74760.</w:t>
      </w:r>
    </w:p>
    <w:p w14:paraId="0C099B81" w14:textId="77777777" w:rsidR="003A57EA" w:rsidRPr="003A57EA" w:rsidRDefault="003A57EA" w:rsidP="003A57EA">
      <w:pPr>
        <w:pStyle w:val="Bibliography"/>
        <w:rPr>
          <w:color w:val="auto"/>
        </w:rPr>
      </w:pPr>
      <w:r w:rsidRPr="003A57EA">
        <w:rPr>
          <w:color w:val="auto"/>
        </w:rPr>
        <w:t xml:space="preserve">34. </w:t>
      </w:r>
      <w:r w:rsidRPr="003A57EA">
        <w:rPr>
          <w:color w:val="auto"/>
        </w:rPr>
        <w:tab/>
        <w:t xml:space="preserve">Kopp, W. How Western Diet And Lifestyle Drive The Pandemic Of Obesity And Civilization Diseases. </w:t>
      </w:r>
      <w:r w:rsidRPr="003A57EA">
        <w:rPr>
          <w:i/>
          <w:iCs/>
          <w:color w:val="auto"/>
        </w:rPr>
        <w:t xml:space="preserve">Diabetes </w:t>
      </w:r>
      <w:proofErr w:type="spellStart"/>
      <w:r w:rsidRPr="003A57EA">
        <w:rPr>
          <w:i/>
          <w:iCs/>
          <w:color w:val="auto"/>
        </w:rPr>
        <w:t>Metab</w:t>
      </w:r>
      <w:proofErr w:type="spellEnd"/>
      <w:r w:rsidRPr="003A57EA">
        <w:rPr>
          <w:i/>
          <w:iCs/>
          <w:color w:val="auto"/>
        </w:rPr>
        <w:t xml:space="preserve">. </w:t>
      </w:r>
      <w:proofErr w:type="spellStart"/>
      <w:r w:rsidRPr="003A57EA">
        <w:rPr>
          <w:i/>
          <w:iCs/>
          <w:color w:val="auto"/>
        </w:rPr>
        <w:t>Syndr</w:t>
      </w:r>
      <w:proofErr w:type="spellEnd"/>
      <w:r w:rsidRPr="003A57EA">
        <w:rPr>
          <w:i/>
          <w:iCs/>
          <w:color w:val="auto"/>
        </w:rPr>
        <w:t xml:space="preserve">. </w:t>
      </w:r>
      <w:proofErr w:type="spellStart"/>
      <w:r w:rsidRPr="003A57EA">
        <w:rPr>
          <w:i/>
          <w:iCs/>
          <w:color w:val="auto"/>
        </w:rPr>
        <w:t>Obes</w:t>
      </w:r>
      <w:proofErr w:type="spellEnd"/>
      <w:r w:rsidRPr="003A57EA">
        <w:rPr>
          <w:i/>
          <w:iCs/>
          <w:color w:val="auto"/>
        </w:rPr>
        <w:t xml:space="preserve">. Targets </w:t>
      </w:r>
      <w:proofErr w:type="spellStart"/>
      <w:r w:rsidRPr="003A57EA">
        <w:rPr>
          <w:i/>
          <w:iCs/>
          <w:color w:val="auto"/>
        </w:rPr>
        <w:t>Ther</w:t>
      </w:r>
      <w:proofErr w:type="spellEnd"/>
      <w:r w:rsidRPr="003A57EA">
        <w:rPr>
          <w:i/>
          <w:iCs/>
          <w:color w:val="auto"/>
        </w:rPr>
        <w:t>.</w:t>
      </w:r>
      <w:r w:rsidRPr="003A57EA">
        <w:rPr>
          <w:color w:val="auto"/>
        </w:rPr>
        <w:t xml:space="preserve"> </w:t>
      </w:r>
      <w:r w:rsidRPr="003A57EA">
        <w:rPr>
          <w:b/>
          <w:bCs/>
          <w:color w:val="auto"/>
        </w:rPr>
        <w:t>2019</w:t>
      </w:r>
      <w:r w:rsidRPr="003A57EA">
        <w:rPr>
          <w:color w:val="auto"/>
        </w:rPr>
        <w:t xml:space="preserve">, </w:t>
      </w:r>
      <w:r w:rsidRPr="003A57EA">
        <w:rPr>
          <w:i/>
          <w:iCs/>
          <w:color w:val="auto"/>
        </w:rPr>
        <w:t>12</w:t>
      </w:r>
      <w:r w:rsidRPr="003A57EA">
        <w:rPr>
          <w:color w:val="auto"/>
        </w:rPr>
        <w:t>, 2221–2236, doi:10.2147/DMSO.S216791.</w:t>
      </w:r>
    </w:p>
    <w:p w14:paraId="679F69D8" w14:textId="77777777" w:rsidR="003A57EA" w:rsidRPr="003A57EA" w:rsidRDefault="003A57EA" w:rsidP="003A57EA">
      <w:pPr>
        <w:pStyle w:val="Bibliography"/>
        <w:rPr>
          <w:color w:val="auto"/>
        </w:rPr>
      </w:pPr>
      <w:r w:rsidRPr="003A57EA">
        <w:rPr>
          <w:color w:val="auto"/>
        </w:rPr>
        <w:t xml:space="preserve">35. </w:t>
      </w:r>
      <w:r w:rsidRPr="003A57EA">
        <w:rPr>
          <w:color w:val="auto"/>
        </w:rPr>
        <w:tab/>
        <w:t xml:space="preserve">Azzam, A. Is the World Converging to a ‘Western Diet’? </w:t>
      </w:r>
      <w:r w:rsidRPr="003A57EA">
        <w:rPr>
          <w:i/>
          <w:iCs/>
          <w:color w:val="auto"/>
        </w:rPr>
        <w:t xml:space="preserve">Public Health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2021</w:t>
      </w:r>
      <w:r w:rsidRPr="003A57EA">
        <w:rPr>
          <w:color w:val="auto"/>
        </w:rPr>
        <w:t xml:space="preserve">, </w:t>
      </w:r>
      <w:r w:rsidRPr="003A57EA">
        <w:rPr>
          <w:i/>
          <w:iCs/>
          <w:color w:val="auto"/>
        </w:rPr>
        <w:t>24</w:t>
      </w:r>
      <w:r w:rsidRPr="003A57EA">
        <w:rPr>
          <w:color w:val="auto"/>
        </w:rPr>
        <w:t>, 309–317, doi:10.1017/S136898002000350X.</w:t>
      </w:r>
    </w:p>
    <w:p w14:paraId="69AC7655" w14:textId="77777777" w:rsidR="003A57EA" w:rsidRPr="003A57EA" w:rsidRDefault="003A57EA" w:rsidP="003A57EA">
      <w:pPr>
        <w:pStyle w:val="Bibliography"/>
        <w:rPr>
          <w:color w:val="auto"/>
        </w:rPr>
      </w:pPr>
      <w:r w:rsidRPr="003A57EA">
        <w:rPr>
          <w:color w:val="auto"/>
        </w:rPr>
        <w:t xml:space="preserve">36. </w:t>
      </w:r>
      <w:r w:rsidRPr="003A57EA">
        <w:rPr>
          <w:color w:val="auto"/>
        </w:rPr>
        <w:tab/>
        <w:t xml:space="preserve">Arthur, A.E.; Peterson, K.E.; </w:t>
      </w:r>
      <w:proofErr w:type="spellStart"/>
      <w:r w:rsidRPr="003A57EA">
        <w:rPr>
          <w:color w:val="auto"/>
        </w:rPr>
        <w:t>Rozek</w:t>
      </w:r>
      <w:proofErr w:type="spellEnd"/>
      <w:r w:rsidRPr="003A57EA">
        <w:rPr>
          <w:color w:val="auto"/>
        </w:rPr>
        <w:t xml:space="preserve">, L.S.; Taylor, J.M.G.; Light, E.; </w:t>
      </w:r>
      <w:proofErr w:type="spellStart"/>
      <w:r w:rsidRPr="003A57EA">
        <w:rPr>
          <w:color w:val="auto"/>
        </w:rPr>
        <w:t>Chepeha</w:t>
      </w:r>
      <w:proofErr w:type="spellEnd"/>
      <w:r w:rsidRPr="003A57EA">
        <w:rPr>
          <w:color w:val="auto"/>
        </w:rPr>
        <w:t xml:space="preserve">, D.B.; Hébert, J.R.; Terrell, J.E.; Wolf, G.T.; Duffy, S.A.; et al. Pretreatment Dietary Patterns, Weight Status, and Head and Neck Squamous Cell Carcinoma Prognosis. </w:t>
      </w:r>
      <w:r w:rsidRPr="003A57EA">
        <w:rPr>
          <w:i/>
          <w:iCs/>
          <w:color w:val="auto"/>
        </w:rPr>
        <w:t xml:space="preserve">Am. J. Clin.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2013</w:t>
      </w:r>
      <w:r w:rsidRPr="003A57EA">
        <w:rPr>
          <w:color w:val="auto"/>
        </w:rPr>
        <w:t xml:space="preserve">, </w:t>
      </w:r>
      <w:r w:rsidRPr="003A57EA">
        <w:rPr>
          <w:i/>
          <w:iCs/>
          <w:color w:val="auto"/>
        </w:rPr>
        <w:t>97</w:t>
      </w:r>
      <w:r w:rsidRPr="003A57EA">
        <w:rPr>
          <w:color w:val="auto"/>
        </w:rPr>
        <w:t>, 360–368, doi:10.3945/ajcn.112.044859.</w:t>
      </w:r>
    </w:p>
    <w:p w14:paraId="1844862E" w14:textId="77777777" w:rsidR="003A57EA" w:rsidRPr="003A57EA" w:rsidRDefault="003A57EA" w:rsidP="003A57EA">
      <w:pPr>
        <w:pStyle w:val="Bibliography"/>
        <w:rPr>
          <w:color w:val="auto"/>
        </w:rPr>
      </w:pPr>
      <w:r w:rsidRPr="003A57EA">
        <w:rPr>
          <w:color w:val="auto"/>
        </w:rPr>
        <w:t xml:space="preserve">37. </w:t>
      </w:r>
      <w:r w:rsidRPr="003A57EA">
        <w:rPr>
          <w:color w:val="auto"/>
        </w:rPr>
        <w:tab/>
        <w:t xml:space="preserve">El Zein, A.; Colby, S.E.; Zhou, W.; </w:t>
      </w:r>
      <w:proofErr w:type="spellStart"/>
      <w:r w:rsidRPr="003A57EA">
        <w:rPr>
          <w:color w:val="auto"/>
        </w:rPr>
        <w:t>Shelnutt</w:t>
      </w:r>
      <w:proofErr w:type="spellEnd"/>
      <w:r w:rsidRPr="003A57EA">
        <w:rPr>
          <w:color w:val="auto"/>
        </w:rPr>
        <w:t xml:space="preserve">, K.P.; Greene, G.W.; </w:t>
      </w:r>
      <w:proofErr w:type="spellStart"/>
      <w:r w:rsidRPr="003A57EA">
        <w:rPr>
          <w:color w:val="auto"/>
        </w:rPr>
        <w:t>Horacek</w:t>
      </w:r>
      <w:proofErr w:type="spellEnd"/>
      <w:r w:rsidRPr="003A57EA">
        <w:rPr>
          <w:color w:val="auto"/>
        </w:rPr>
        <w:t xml:space="preserve">, T.M.; Olfert, M.D.; Mathews, A.E. Food Insecurity Is Associated with Increased Risk of Obesity in US College Students. </w:t>
      </w:r>
      <w:proofErr w:type="spellStart"/>
      <w:r w:rsidRPr="003A57EA">
        <w:rPr>
          <w:i/>
          <w:iCs/>
          <w:color w:val="auto"/>
        </w:rPr>
        <w:t>Curr</w:t>
      </w:r>
      <w:proofErr w:type="spellEnd"/>
      <w:r w:rsidRPr="003A57EA">
        <w:rPr>
          <w:i/>
          <w:iCs/>
          <w:color w:val="auto"/>
        </w:rPr>
        <w:t xml:space="preserve">. Dev.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2020</w:t>
      </w:r>
      <w:r w:rsidRPr="003A57EA">
        <w:rPr>
          <w:color w:val="auto"/>
        </w:rPr>
        <w:t xml:space="preserve">, </w:t>
      </w:r>
      <w:r w:rsidRPr="003A57EA">
        <w:rPr>
          <w:i/>
          <w:iCs/>
          <w:color w:val="auto"/>
        </w:rPr>
        <w:t>4</w:t>
      </w:r>
      <w:r w:rsidRPr="003A57EA">
        <w:rPr>
          <w:color w:val="auto"/>
        </w:rPr>
        <w:t>, nzaa120, doi:10.1093/</w:t>
      </w:r>
      <w:proofErr w:type="spellStart"/>
      <w:r w:rsidRPr="003A57EA">
        <w:rPr>
          <w:color w:val="auto"/>
        </w:rPr>
        <w:t>cdn</w:t>
      </w:r>
      <w:proofErr w:type="spellEnd"/>
      <w:r w:rsidRPr="003A57EA">
        <w:rPr>
          <w:color w:val="auto"/>
        </w:rPr>
        <w:t>/nzaa120.</w:t>
      </w:r>
    </w:p>
    <w:p w14:paraId="17DC4A63" w14:textId="77777777" w:rsidR="003A57EA" w:rsidRPr="003A57EA" w:rsidRDefault="003A57EA" w:rsidP="003A57EA">
      <w:pPr>
        <w:pStyle w:val="Bibliography"/>
        <w:rPr>
          <w:color w:val="auto"/>
        </w:rPr>
      </w:pPr>
      <w:r w:rsidRPr="003A57EA">
        <w:rPr>
          <w:color w:val="auto"/>
        </w:rPr>
        <w:t xml:space="preserve">38. </w:t>
      </w:r>
      <w:r w:rsidRPr="003A57EA">
        <w:rPr>
          <w:color w:val="auto"/>
        </w:rPr>
        <w:tab/>
        <w:t xml:space="preserve">Larson, N.; Laska, M.N.; </w:t>
      </w:r>
      <w:proofErr w:type="spellStart"/>
      <w:r w:rsidRPr="003A57EA">
        <w:rPr>
          <w:color w:val="auto"/>
        </w:rPr>
        <w:t>Neumark-Sztainer</w:t>
      </w:r>
      <w:proofErr w:type="spellEnd"/>
      <w:r w:rsidRPr="003A57EA">
        <w:rPr>
          <w:color w:val="auto"/>
        </w:rPr>
        <w:t xml:space="preserve">, D. Food Insecurity, Diet Quality, Home Food Availability, and Health Risk Behaviors Among Emerging Adults: Findings From the EAT 2010–2018 Study. </w:t>
      </w:r>
      <w:r w:rsidRPr="003A57EA">
        <w:rPr>
          <w:i/>
          <w:iCs/>
          <w:color w:val="auto"/>
        </w:rPr>
        <w:t>Am. J. Public Health</w:t>
      </w:r>
      <w:r w:rsidRPr="003A57EA">
        <w:rPr>
          <w:color w:val="auto"/>
        </w:rPr>
        <w:t xml:space="preserve"> </w:t>
      </w:r>
      <w:r w:rsidRPr="003A57EA">
        <w:rPr>
          <w:b/>
          <w:bCs/>
          <w:color w:val="auto"/>
        </w:rPr>
        <w:t>2020</w:t>
      </w:r>
      <w:r w:rsidRPr="003A57EA">
        <w:rPr>
          <w:color w:val="auto"/>
        </w:rPr>
        <w:t xml:space="preserve">, </w:t>
      </w:r>
      <w:r w:rsidRPr="003A57EA">
        <w:rPr>
          <w:i/>
          <w:iCs/>
          <w:color w:val="auto"/>
        </w:rPr>
        <w:t>110</w:t>
      </w:r>
      <w:r w:rsidRPr="003A57EA">
        <w:rPr>
          <w:color w:val="auto"/>
        </w:rPr>
        <w:t>, 1422–1428, doi:10.2105/AJPH.2020.305783.</w:t>
      </w:r>
    </w:p>
    <w:p w14:paraId="791E69DD" w14:textId="77777777" w:rsidR="003A57EA" w:rsidRPr="003A57EA" w:rsidRDefault="003A57EA" w:rsidP="003A57EA">
      <w:pPr>
        <w:pStyle w:val="Bibliography"/>
        <w:rPr>
          <w:color w:val="auto"/>
        </w:rPr>
      </w:pPr>
      <w:r w:rsidRPr="003A57EA">
        <w:rPr>
          <w:color w:val="auto"/>
        </w:rPr>
        <w:t xml:space="preserve">39. </w:t>
      </w:r>
      <w:r w:rsidRPr="003A57EA">
        <w:rPr>
          <w:color w:val="auto"/>
        </w:rPr>
        <w:tab/>
        <w:t xml:space="preserve">Eicher-Miller, H.A.; Zhao, Y. Evidence for the Age-Specific Relationship of Food Insecurity and Key Dietary Outcomes among US Children and Adolescents. </w:t>
      </w:r>
      <w:proofErr w:type="spellStart"/>
      <w:r w:rsidRPr="003A57EA">
        <w:rPr>
          <w:i/>
          <w:iCs/>
          <w:color w:val="auto"/>
        </w:rPr>
        <w:t>Nutr</w:t>
      </w:r>
      <w:proofErr w:type="spellEnd"/>
      <w:r w:rsidRPr="003A57EA">
        <w:rPr>
          <w:i/>
          <w:iCs/>
          <w:color w:val="auto"/>
        </w:rPr>
        <w:t>. Res. Rev.</w:t>
      </w:r>
      <w:r w:rsidRPr="003A57EA">
        <w:rPr>
          <w:color w:val="auto"/>
        </w:rPr>
        <w:t xml:space="preserve"> </w:t>
      </w:r>
      <w:r w:rsidRPr="003A57EA">
        <w:rPr>
          <w:b/>
          <w:bCs/>
          <w:color w:val="auto"/>
        </w:rPr>
        <w:t>2018</w:t>
      </w:r>
      <w:r w:rsidRPr="003A57EA">
        <w:rPr>
          <w:color w:val="auto"/>
        </w:rPr>
        <w:t xml:space="preserve">, </w:t>
      </w:r>
      <w:r w:rsidRPr="003A57EA">
        <w:rPr>
          <w:i/>
          <w:iCs/>
          <w:color w:val="auto"/>
        </w:rPr>
        <w:t>31</w:t>
      </w:r>
      <w:r w:rsidRPr="003A57EA">
        <w:rPr>
          <w:color w:val="auto"/>
        </w:rPr>
        <w:t>, 98–113, doi:10.1017/S0954422417000245.</w:t>
      </w:r>
    </w:p>
    <w:p w14:paraId="1ED04271" w14:textId="77777777" w:rsidR="003A57EA" w:rsidRPr="003A57EA" w:rsidRDefault="003A57EA" w:rsidP="003A57EA">
      <w:pPr>
        <w:pStyle w:val="Bibliography"/>
        <w:rPr>
          <w:color w:val="auto"/>
        </w:rPr>
      </w:pPr>
      <w:r w:rsidRPr="003A57EA">
        <w:rPr>
          <w:color w:val="auto"/>
        </w:rPr>
        <w:t xml:space="preserve">40. </w:t>
      </w:r>
      <w:r w:rsidRPr="003A57EA">
        <w:rPr>
          <w:color w:val="auto"/>
        </w:rPr>
        <w:tab/>
        <w:t>Shi, Y.; Davies, A.; Allman-</w:t>
      </w:r>
      <w:proofErr w:type="spellStart"/>
      <w:r w:rsidRPr="003A57EA">
        <w:rPr>
          <w:color w:val="auto"/>
        </w:rPr>
        <w:t>Farinelli</w:t>
      </w:r>
      <w:proofErr w:type="spellEnd"/>
      <w:r w:rsidRPr="003A57EA">
        <w:rPr>
          <w:color w:val="auto"/>
        </w:rPr>
        <w:t xml:space="preserve">, M. The Association Between Food Insecurity and Dietary Outcomes in University Students: A Systematic Review. </w:t>
      </w:r>
      <w:r w:rsidRPr="003A57EA">
        <w:rPr>
          <w:i/>
          <w:iCs/>
          <w:color w:val="auto"/>
        </w:rPr>
        <w:t xml:space="preserve">J. Acad. </w:t>
      </w:r>
      <w:proofErr w:type="spellStart"/>
      <w:r w:rsidRPr="003A57EA">
        <w:rPr>
          <w:i/>
          <w:iCs/>
          <w:color w:val="auto"/>
        </w:rPr>
        <w:t>Nutr</w:t>
      </w:r>
      <w:proofErr w:type="spellEnd"/>
      <w:r w:rsidRPr="003A57EA">
        <w:rPr>
          <w:i/>
          <w:iCs/>
          <w:color w:val="auto"/>
        </w:rPr>
        <w:t>. Diet.</w:t>
      </w:r>
      <w:r w:rsidRPr="003A57EA">
        <w:rPr>
          <w:color w:val="auto"/>
        </w:rPr>
        <w:t xml:space="preserve"> </w:t>
      </w:r>
      <w:r w:rsidRPr="003A57EA">
        <w:rPr>
          <w:b/>
          <w:bCs/>
          <w:color w:val="auto"/>
        </w:rPr>
        <w:t>2021</w:t>
      </w:r>
      <w:r w:rsidRPr="003A57EA">
        <w:rPr>
          <w:color w:val="auto"/>
        </w:rPr>
        <w:t xml:space="preserve">, </w:t>
      </w:r>
      <w:r w:rsidRPr="003A57EA">
        <w:rPr>
          <w:i/>
          <w:iCs/>
          <w:color w:val="auto"/>
        </w:rPr>
        <w:t>121</w:t>
      </w:r>
      <w:r w:rsidRPr="003A57EA">
        <w:rPr>
          <w:color w:val="auto"/>
        </w:rPr>
        <w:t>, 2475-2500.e1, doi:10.1016/j.jand.2021.07.015.</w:t>
      </w:r>
    </w:p>
    <w:p w14:paraId="3691A5F8" w14:textId="77777777" w:rsidR="003A57EA" w:rsidRPr="003A57EA" w:rsidRDefault="003A57EA" w:rsidP="003A57EA">
      <w:pPr>
        <w:pStyle w:val="Bibliography"/>
        <w:rPr>
          <w:color w:val="auto"/>
        </w:rPr>
      </w:pPr>
      <w:r w:rsidRPr="003A57EA">
        <w:rPr>
          <w:color w:val="auto"/>
        </w:rPr>
        <w:lastRenderedPageBreak/>
        <w:t xml:space="preserve">41. </w:t>
      </w:r>
      <w:r w:rsidRPr="003A57EA">
        <w:rPr>
          <w:color w:val="auto"/>
        </w:rPr>
        <w:tab/>
        <w:t xml:space="preserve">Faught, E.L.; Williams, P.L.; Willows, N.D.; </w:t>
      </w:r>
      <w:proofErr w:type="spellStart"/>
      <w:r w:rsidRPr="003A57EA">
        <w:rPr>
          <w:color w:val="auto"/>
        </w:rPr>
        <w:t>Asbridge</w:t>
      </w:r>
      <w:proofErr w:type="spellEnd"/>
      <w:r w:rsidRPr="003A57EA">
        <w:rPr>
          <w:color w:val="auto"/>
        </w:rPr>
        <w:t xml:space="preserve">, M.; </w:t>
      </w:r>
      <w:proofErr w:type="spellStart"/>
      <w:r w:rsidRPr="003A57EA">
        <w:rPr>
          <w:color w:val="auto"/>
        </w:rPr>
        <w:t>Veugelers</w:t>
      </w:r>
      <w:proofErr w:type="spellEnd"/>
      <w:r w:rsidRPr="003A57EA">
        <w:rPr>
          <w:color w:val="auto"/>
        </w:rPr>
        <w:t xml:space="preserve">, P.J. The Association between Food Insecurity and Academic Achievement in Canadian School-Aged Children. </w:t>
      </w:r>
      <w:r w:rsidRPr="003A57EA">
        <w:rPr>
          <w:i/>
          <w:iCs/>
          <w:color w:val="auto"/>
        </w:rPr>
        <w:t xml:space="preserve">Public Health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2017</w:t>
      </w:r>
      <w:r w:rsidRPr="003A57EA">
        <w:rPr>
          <w:color w:val="auto"/>
        </w:rPr>
        <w:t xml:space="preserve">, </w:t>
      </w:r>
      <w:r w:rsidRPr="003A57EA">
        <w:rPr>
          <w:i/>
          <w:iCs/>
          <w:color w:val="auto"/>
        </w:rPr>
        <w:t>20</w:t>
      </w:r>
      <w:r w:rsidRPr="003A57EA">
        <w:rPr>
          <w:color w:val="auto"/>
        </w:rPr>
        <w:t>, 2778–2785, doi:10.1017/S1368980017001562.</w:t>
      </w:r>
    </w:p>
    <w:p w14:paraId="0C98E86C" w14:textId="77777777" w:rsidR="003A57EA" w:rsidRPr="003A57EA" w:rsidRDefault="003A57EA" w:rsidP="003A57EA">
      <w:pPr>
        <w:pStyle w:val="Bibliography"/>
        <w:rPr>
          <w:color w:val="auto"/>
        </w:rPr>
      </w:pPr>
      <w:r w:rsidRPr="003A57EA">
        <w:rPr>
          <w:color w:val="auto"/>
        </w:rPr>
        <w:t xml:space="preserve">42. </w:t>
      </w:r>
      <w:r w:rsidRPr="003A57EA">
        <w:rPr>
          <w:color w:val="auto"/>
        </w:rPr>
        <w:tab/>
        <w:t xml:space="preserve">Mello, J.A.; </w:t>
      </w:r>
      <w:proofErr w:type="spellStart"/>
      <w:r w:rsidRPr="003A57EA">
        <w:rPr>
          <w:color w:val="auto"/>
        </w:rPr>
        <w:t>Gans</w:t>
      </w:r>
      <w:proofErr w:type="spellEnd"/>
      <w:r w:rsidRPr="003A57EA">
        <w:rPr>
          <w:color w:val="auto"/>
        </w:rPr>
        <w:t xml:space="preserve">, K.M.; </w:t>
      </w:r>
      <w:proofErr w:type="spellStart"/>
      <w:r w:rsidRPr="003A57EA">
        <w:rPr>
          <w:color w:val="auto"/>
        </w:rPr>
        <w:t>Risica</w:t>
      </w:r>
      <w:proofErr w:type="spellEnd"/>
      <w:r w:rsidRPr="003A57EA">
        <w:rPr>
          <w:color w:val="auto"/>
        </w:rPr>
        <w:t xml:space="preserve">, P.M.; </w:t>
      </w:r>
      <w:proofErr w:type="spellStart"/>
      <w:r w:rsidRPr="003A57EA">
        <w:rPr>
          <w:color w:val="auto"/>
        </w:rPr>
        <w:t>Kirtania</w:t>
      </w:r>
      <w:proofErr w:type="spellEnd"/>
      <w:r w:rsidRPr="003A57EA">
        <w:rPr>
          <w:color w:val="auto"/>
        </w:rPr>
        <w:t xml:space="preserve">, U.; </w:t>
      </w:r>
      <w:proofErr w:type="spellStart"/>
      <w:r w:rsidRPr="003A57EA">
        <w:rPr>
          <w:color w:val="auto"/>
        </w:rPr>
        <w:t>Strolla</w:t>
      </w:r>
      <w:proofErr w:type="spellEnd"/>
      <w:r w:rsidRPr="003A57EA">
        <w:rPr>
          <w:color w:val="auto"/>
        </w:rPr>
        <w:t xml:space="preserve">, L.O.; Fournier, L. How Is Food Insecurity Associated with Dietary Behaviors? An Analysis with Low-Income, Ethnically Diverse Participants in a Nutrition Intervention Study. </w:t>
      </w:r>
      <w:r w:rsidRPr="003A57EA">
        <w:rPr>
          <w:i/>
          <w:iCs/>
          <w:color w:val="auto"/>
        </w:rPr>
        <w:t>J. Am. Diet. Assoc.</w:t>
      </w:r>
      <w:r w:rsidRPr="003A57EA">
        <w:rPr>
          <w:color w:val="auto"/>
        </w:rPr>
        <w:t xml:space="preserve"> </w:t>
      </w:r>
      <w:r w:rsidRPr="003A57EA">
        <w:rPr>
          <w:b/>
          <w:bCs/>
          <w:color w:val="auto"/>
        </w:rPr>
        <w:t>2010</w:t>
      </w:r>
      <w:r w:rsidRPr="003A57EA">
        <w:rPr>
          <w:color w:val="auto"/>
        </w:rPr>
        <w:t xml:space="preserve">, </w:t>
      </w:r>
      <w:r w:rsidRPr="003A57EA">
        <w:rPr>
          <w:i/>
          <w:iCs/>
          <w:color w:val="auto"/>
        </w:rPr>
        <w:t>110</w:t>
      </w:r>
      <w:r w:rsidRPr="003A57EA">
        <w:rPr>
          <w:color w:val="auto"/>
        </w:rPr>
        <w:t>, 1906–1911, doi:10.1016/j.jada.2010.09.011.</w:t>
      </w:r>
    </w:p>
    <w:p w14:paraId="61193C17" w14:textId="77777777" w:rsidR="003A57EA" w:rsidRPr="003A57EA" w:rsidRDefault="003A57EA" w:rsidP="003A57EA">
      <w:pPr>
        <w:pStyle w:val="Bibliography"/>
        <w:rPr>
          <w:color w:val="auto"/>
        </w:rPr>
      </w:pPr>
      <w:r w:rsidRPr="003A57EA">
        <w:rPr>
          <w:color w:val="auto"/>
        </w:rPr>
        <w:t xml:space="preserve">43. </w:t>
      </w:r>
      <w:r w:rsidRPr="003A57EA">
        <w:rPr>
          <w:color w:val="auto"/>
        </w:rPr>
        <w:tab/>
        <w:t xml:space="preserve">Zhao, J.; Li, Z.; Gao, Q.; Zhao, H.; Chen, S.; Huang, L.; Wang, W.; Wang, T. A Review of Statistical Methods for Dietary Pattern Analysis. </w:t>
      </w:r>
      <w:proofErr w:type="spellStart"/>
      <w:r w:rsidRPr="003A57EA">
        <w:rPr>
          <w:i/>
          <w:iCs/>
          <w:color w:val="auto"/>
        </w:rPr>
        <w:t>Nutr</w:t>
      </w:r>
      <w:proofErr w:type="spellEnd"/>
      <w:r w:rsidRPr="003A57EA">
        <w:rPr>
          <w:i/>
          <w:iCs/>
          <w:color w:val="auto"/>
        </w:rPr>
        <w:t>. J.</w:t>
      </w:r>
      <w:r w:rsidRPr="003A57EA">
        <w:rPr>
          <w:color w:val="auto"/>
        </w:rPr>
        <w:t xml:space="preserve"> </w:t>
      </w:r>
      <w:r w:rsidRPr="003A57EA">
        <w:rPr>
          <w:b/>
          <w:bCs/>
          <w:color w:val="auto"/>
        </w:rPr>
        <w:t>2021</w:t>
      </w:r>
      <w:r w:rsidRPr="003A57EA">
        <w:rPr>
          <w:color w:val="auto"/>
        </w:rPr>
        <w:t xml:space="preserve">, </w:t>
      </w:r>
      <w:r w:rsidRPr="003A57EA">
        <w:rPr>
          <w:i/>
          <w:iCs/>
          <w:color w:val="auto"/>
        </w:rPr>
        <w:t>20</w:t>
      </w:r>
      <w:r w:rsidRPr="003A57EA">
        <w:rPr>
          <w:color w:val="auto"/>
        </w:rPr>
        <w:t>, 37, doi:10.1186/s12937-021-00692-7.</w:t>
      </w:r>
    </w:p>
    <w:p w14:paraId="20233BCA" w14:textId="77777777" w:rsidR="003A57EA" w:rsidRPr="003A57EA" w:rsidRDefault="003A57EA" w:rsidP="003A57EA">
      <w:pPr>
        <w:pStyle w:val="Bibliography"/>
        <w:rPr>
          <w:color w:val="auto"/>
        </w:rPr>
      </w:pPr>
      <w:r w:rsidRPr="003A57EA">
        <w:rPr>
          <w:color w:val="auto"/>
        </w:rPr>
        <w:t xml:space="preserve">44. </w:t>
      </w:r>
      <w:r w:rsidRPr="003A57EA">
        <w:rPr>
          <w:color w:val="auto"/>
        </w:rPr>
        <w:tab/>
        <w:t xml:space="preserve">Jung, N.M.; de </w:t>
      </w:r>
      <w:proofErr w:type="spellStart"/>
      <w:r w:rsidRPr="003A57EA">
        <w:rPr>
          <w:color w:val="auto"/>
        </w:rPr>
        <w:t>Bairros</w:t>
      </w:r>
      <w:proofErr w:type="spellEnd"/>
      <w:r w:rsidRPr="003A57EA">
        <w:rPr>
          <w:color w:val="auto"/>
        </w:rPr>
        <w:t xml:space="preserve">, F.S.; </w:t>
      </w:r>
      <w:proofErr w:type="spellStart"/>
      <w:r w:rsidRPr="003A57EA">
        <w:rPr>
          <w:color w:val="auto"/>
        </w:rPr>
        <w:t>Pattussi</w:t>
      </w:r>
      <w:proofErr w:type="spellEnd"/>
      <w:r w:rsidRPr="003A57EA">
        <w:rPr>
          <w:color w:val="auto"/>
        </w:rPr>
        <w:t xml:space="preserve">, M.P.; Pauli, S.; </w:t>
      </w:r>
      <w:proofErr w:type="spellStart"/>
      <w:r w:rsidRPr="003A57EA">
        <w:rPr>
          <w:color w:val="auto"/>
        </w:rPr>
        <w:t>Neutzling</w:t>
      </w:r>
      <w:proofErr w:type="spellEnd"/>
      <w:r w:rsidRPr="003A57EA">
        <w:rPr>
          <w:color w:val="auto"/>
        </w:rPr>
        <w:t xml:space="preserve">, M.B. Gender Differences in the Prevalence of Household Food Insecurity: A Systematic Review and Meta-Analysis. </w:t>
      </w:r>
      <w:r w:rsidRPr="003A57EA">
        <w:rPr>
          <w:i/>
          <w:iCs/>
          <w:color w:val="auto"/>
        </w:rPr>
        <w:t xml:space="preserve">Public Health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2017</w:t>
      </w:r>
      <w:r w:rsidRPr="003A57EA">
        <w:rPr>
          <w:color w:val="auto"/>
        </w:rPr>
        <w:t xml:space="preserve">, </w:t>
      </w:r>
      <w:r w:rsidRPr="003A57EA">
        <w:rPr>
          <w:i/>
          <w:iCs/>
          <w:color w:val="auto"/>
        </w:rPr>
        <w:t>20</w:t>
      </w:r>
      <w:r w:rsidRPr="003A57EA">
        <w:rPr>
          <w:color w:val="auto"/>
        </w:rPr>
        <w:t>, 902–916, doi:10.1017/S1368980016002925.</w:t>
      </w:r>
    </w:p>
    <w:p w14:paraId="02B96A69" w14:textId="77777777" w:rsidR="003A57EA" w:rsidRPr="003A57EA" w:rsidRDefault="003A57EA" w:rsidP="003A57EA">
      <w:pPr>
        <w:pStyle w:val="Bibliography"/>
        <w:rPr>
          <w:color w:val="auto"/>
        </w:rPr>
      </w:pPr>
      <w:r w:rsidRPr="003A57EA">
        <w:rPr>
          <w:color w:val="auto"/>
        </w:rPr>
        <w:t xml:space="preserve">45. </w:t>
      </w:r>
      <w:r w:rsidRPr="003A57EA">
        <w:rPr>
          <w:color w:val="auto"/>
        </w:rPr>
        <w:tab/>
        <w:t xml:space="preserve">Martin, M.A.; Lippert, A.M. Feeding Her Children, but Risking Her Health: The Intersection of Gender, Household Food Insecurity and Obesity. </w:t>
      </w:r>
      <w:r w:rsidRPr="003A57EA">
        <w:rPr>
          <w:i/>
          <w:iCs/>
          <w:color w:val="auto"/>
        </w:rPr>
        <w:t>Soc. Sci. Med.</w:t>
      </w:r>
      <w:r w:rsidRPr="003A57EA">
        <w:rPr>
          <w:color w:val="auto"/>
        </w:rPr>
        <w:t xml:space="preserve"> </w:t>
      </w:r>
      <w:r w:rsidRPr="003A57EA">
        <w:rPr>
          <w:b/>
          <w:bCs/>
          <w:color w:val="auto"/>
        </w:rPr>
        <w:t>2012</w:t>
      </w:r>
      <w:r w:rsidRPr="003A57EA">
        <w:rPr>
          <w:color w:val="auto"/>
        </w:rPr>
        <w:t xml:space="preserve">, </w:t>
      </w:r>
      <w:r w:rsidRPr="003A57EA">
        <w:rPr>
          <w:i/>
          <w:iCs/>
          <w:color w:val="auto"/>
        </w:rPr>
        <w:t>74</w:t>
      </w:r>
      <w:r w:rsidRPr="003A57EA">
        <w:rPr>
          <w:color w:val="auto"/>
        </w:rPr>
        <w:t>, 1754–1764, doi:10.1016/j.socscimed.2011.11.013.</w:t>
      </w:r>
    </w:p>
    <w:p w14:paraId="1E33F033" w14:textId="77777777" w:rsidR="003A57EA" w:rsidRPr="003A57EA" w:rsidRDefault="003A57EA" w:rsidP="003A57EA">
      <w:pPr>
        <w:pStyle w:val="Bibliography"/>
        <w:rPr>
          <w:color w:val="auto"/>
        </w:rPr>
      </w:pPr>
      <w:r w:rsidRPr="003A57EA">
        <w:rPr>
          <w:color w:val="auto"/>
        </w:rPr>
        <w:t xml:space="preserve">46. </w:t>
      </w:r>
      <w:r w:rsidRPr="003A57EA">
        <w:rPr>
          <w:color w:val="auto"/>
        </w:rPr>
        <w:tab/>
        <w:t xml:space="preserve">Franklin, B.; Jones, A.; Love, D.; Puckett, S.; Macklin, J.; White-Means, S. Exploring Mediators of Food Insecurity and Obesity: A Review of Recent Literature. </w:t>
      </w:r>
      <w:r w:rsidRPr="003A57EA">
        <w:rPr>
          <w:i/>
          <w:iCs/>
          <w:color w:val="auto"/>
        </w:rPr>
        <w:t>J. Community Health</w:t>
      </w:r>
      <w:r w:rsidRPr="003A57EA">
        <w:rPr>
          <w:color w:val="auto"/>
        </w:rPr>
        <w:t xml:space="preserve"> </w:t>
      </w:r>
      <w:r w:rsidRPr="003A57EA">
        <w:rPr>
          <w:b/>
          <w:bCs/>
          <w:color w:val="auto"/>
        </w:rPr>
        <w:t>2012</w:t>
      </w:r>
      <w:r w:rsidRPr="003A57EA">
        <w:rPr>
          <w:color w:val="auto"/>
        </w:rPr>
        <w:t xml:space="preserve">, </w:t>
      </w:r>
      <w:r w:rsidRPr="003A57EA">
        <w:rPr>
          <w:i/>
          <w:iCs/>
          <w:color w:val="auto"/>
        </w:rPr>
        <w:t>37</w:t>
      </w:r>
      <w:r w:rsidRPr="003A57EA">
        <w:rPr>
          <w:color w:val="auto"/>
        </w:rPr>
        <w:t>, 253–264, doi:10.1007/s10900-011-9420-4.</w:t>
      </w:r>
    </w:p>
    <w:p w14:paraId="499294E5" w14:textId="77777777" w:rsidR="003A57EA" w:rsidRPr="003A57EA" w:rsidRDefault="003A57EA" w:rsidP="003A57EA">
      <w:pPr>
        <w:pStyle w:val="Bibliography"/>
        <w:rPr>
          <w:color w:val="auto"/>
        </w:rPr>
      </w:pPr>
      <w:r w:rsidRPr="003A57EA">
        <w:rPr>
          <w:color w:val="auto"/>
        </w:rPr>
        <w:t xml:space="preserve">47. </w:t>
      </w:r>
      <w:r w:rsidRPr="003A57EA">
        <w:rPr>
          <w:color w:val="auto"/>
        </w:rPr>
        <w:tab/>
        <w:t xml:space="preserve">Lohman, B.J.; </w:t>
      </w:r>
      <w:proofErr w:type="spellStart"/>
      <w:r w:rsidRPr="003A57EA">
        <w:rPr>
          <w:color w:val="auto"/>
        </w:rPr>
        <w:t>Neppl</w:t>
      </w:r>
      <w:proofErr w:type="spellEnd"/>
      <w:r w:rsidRPr="003A57EA">
        <w:rPr>
          <w:color w:val="auto"/>
        </w:rPr>
        <w:t xml:space="preserve">, T.K.; Lee, Y.; Diggs, O.N.; Russell, D. The Association between Household Food Insecurity and Body Mass Index: A Prospective Growth Curve Analysis. </w:t>
      </w:r>
      <w:r w:rsidRPr="003A57EA">
        <w:rPr>
          <w:i/>
          <w:iCs/>
          <w:color w:val="auto"/>
        </w:rPr>
        <w:t xml:space="preserve">J. </w:t>
      </w:r>
      <w:proofErr w:type="spellStart"/>
      <w:r w:rsidRPr="003A57EA">
        <w:rPr>
          <w:i/>
          <w:iCs/>
          <w:color w:val="auto"/>
        </w:rPr>
        <w:t>Pediatr</w:t>
      </w:r>
      <w:proofErr w:type="spellEnd"/>
      <w:r w:rsidRPr="003A57EA">
        <w:rPr>
          <w:i/>
          <w:iCs/>
          <w:color w:val="auto"/>
        </w:rPr>
        <w:t>.</w:t>
      </w:r>
      <w:r w:rsidRPr="003A57EA">
        <w:rPr>
          <w:color w:val="auto"/>
        </w:rPr>
        <w:t xml:space="preserve"> </w:t>
      </w:r>
      <w:r w:rsidRPr="003A57EA">
        <w:rPr>
          <w:b/>
          <w:bCs/>
          <w:color w:val="auto"/>
        </w:rPr>
        <w:t>2018</w:t>
      </w:r>
      <w:r w:rsidRPr="003A57EA">
        <w:rPr>
          <w:color w:val="auto"/>
        </w:rPr>
        <w:t xml:space="preserve">, </w:t>
      </w:r>
      <w:r w:rsidRPr="003A57EA">
        <w:rPr>
          <w:i/>
          <w:iCs/>
          <w:color w:val="auto"/>
        </w:rPr>
        <w:t>202</w:t>
      </w:r>
      <w:r w:rsidRPr="003A57EA">
        <w:rPr>
          <w:color w:val="auto"/>
        </w:rPr>
        <w:t>, 115-120.e1, doi:10.1016/j.jpeds.2018.05.052.</w:t>
      </w:r>
    </w:p>
    <w:p w14:paraId="1766E0CC" w14:textId="77777777" w:rsidR="003A57EA" w:rsidRPr="003A57EA" w:rsidRDefault="003A57EA" w:rsidP="003A57EA">
      <w:pPr>
        <w:pStyle w:val="Bibliography"/>
        <w:rPr>
          <w:color w:val="auto"/>
        </w:rPr>
      </w:pPr>
      <w:r w:rsidRPr="003A57EA">
        <w:rPr>
          <w:color w:val="auto"/>
        </w:rPr>
        <w:t xml:space="preserve">48. </w:t>
      </w:r>
      <w:r w:rsidRPr="003A57EA">
        <w:rPr>
          <w:color w:val="auto"/>
        </w:rPr>
        <w:tab/>
        <w:t xml:space="preserve">Nettle, D.; Andrews, C.; Bateson, M. Food Insecurity as a Driver of Obesity in Humans: The Insurance Hypothesis. </w:t>
      </w:r>
      <w:proofErr w:type="spellStart"/>
      <w:r w:rsidRPr="003A57EA">
        <w:rPr>
          <w:i/>
          <w:iCs/>
          <w:color w:val="auto"/>
        </w:rPr>
        <w:t>Behav</w:t>
      </w:r>
      <w:proofErr w:type="spellEnd"/>
      <w:r w:rsidRPr="003A57EA">
        <w:rPr>
          <w:i/>
          <w:iCs/>
          <w:color w:val="auto"/>
        </w:rPr>
        <w:t>. Brain Sci.</w:t>
      </w:r>
      <w:r w:rsidRPr="003A57EA">
        <w:rPr>
          <w:color w:val="auto"/>
        </w:rPr>
        <w:t xml:space="preserve"> </w:t>
      </w:r>
      <w:r w:rsidRPr="003A57EA">
        <w:rPr>
          <w:b/>
          <w:bCs/>
          <w:color w:val="auto"/>
        </w:rPr>
        <w:t>2017</w:t>
      </w:r>
      <w:r w:rsidRPr="003A57EA">
        <w:rPr>
          <w:color w:val="auto"/>
        </w:rPr>
        <w:t xml:space="preserve">, </w:t>
      </w:r>
      <w:r w:rsidRPr="003A57EA">
        <w:rPr>
          <w:i/>
          <w:iCs/>
          <w:color w:val="auto"/>
        </w:rPr>
        <w:t>40</w:t>
      </w:r>
      <w:r w:rsidRPr="003A57EA">
        <w:rPr>
          <w:color w:val="auto"/>
        </w:rPr>
        <w:t>, e105, doi:10.1017/S0140525X16000947.</w:t>
      </w:r>
    </w:p>
    <w:p w14:paraId="60CAB026" w14:textId="77777777" w:rsidR="003A57EA" w:rsidRPr="003A57EA" w:rsidRDefault="003A57EA" w:rsidP="003A57EA">
      <w:pPr>
        <w:pStyle w:val="Bibliography"/>
        <w:rPr>
          <w:color w:val="auto"/>
        </w:rPr>
      </w:pPr>
      <w:r w:rsidRPr="003A57EA">
        <w:rPr>
          <w:color w:val="auto"/>
        </w:rPr>
        <w:t xml:space="preserve">49. </w:t>
      </w:r>
      <w:r w:rsidRPr="003A57EA">
        <w:rPr>
          <w:color w:val="auto"/>
        </w:rPr>
        <w:tab/>
      </w:r>
      <w:proofErr w:type="spellStart"/>
      <w:r w:rsidRPr="003A57EA">
        <w:rPr>
          <w:color w:val="auto"/>
        </w:rPr>
        <w:t>Rasmusson</w:t>
      </w:r>
      <w:proofErr w:type="spellEnd"/>
      <w:r w:rsidRPr="003A57EA">
        <w:rPr>
          <w:color w:val="auto"/>
        </w:rPr>
        <w:t xml:space="preserve">, G.; </w:t>
      </w:r>
      <w:proofErr w:type="spellStart"/>
      <w:r w:rsidRPr="003A57EA">
        <w:rPr>
          <w:color w:val="auto"/>
        </w:rPr>
        <w:t>Lydecker</w:t>
      </w:r>
      <w:proofErr w:type="spellEnd"/>
      <w:r w:rsidRPr="003A57EA">
        <w:rPr>
          <w:color w:val="auto"/>
        </w:rPr>
        <w:t xml:space="preserve">, J.A.; </w:t>
      </w:r>
      <w:proofErr w:type="spellStart"/>
      <w:r w:rsidRPr="003A57EA">
        <w:rPr>
          <w:color w:val="auto"/>
        </w:rPr>
        <w:t>Coffino</w:t>
      </w:r>
      <w:proofErr w:type="spellEnd"/>
      <w:r w:rsidRPr="003A57EA">
        <w:rPr>
          <w:color w:val="auto"/>
        </w:rPr>
        <w:t xml:space="preserve">, J.A.; White, M.A.; </w:t>
      </w:r>
      <w:proofErr w:type="spellStart"/>
      <w:r w:rsidRPr="003A57EA">
        <w:rPr>
          <w:color w:val="auto"/>
        </w:rPr>
        <w:t>Grilo</w:t>
      </w:r>
      <w:proofErr w:type="spellEnd"/>
      <w:r w:rsidRPr="003A57EA">
        <w:rPr>
          <w:color w:val="auto"/>
        </w:rPr>
        <w:t xml:space="preserve">, C.M. Household Food Insecurity Is Associated with Binge-Eating Disorder and Obesity. </w:t>
      </w:r>
      <w:r w:rsidRPr="003A57EA">
        <w:rPr>
          <w:i/>
          <w:iCs/>
          <w:color w:val="auto"/>
        </w:rPr>
        <w:t xml:space="preserve">Int. J. Eat. </w:t>
      </w:r>
      <w:proofErr w:type="spellStart"/>
      <w:r w:rsidRPr="003A57EA">
        <w:rPr>
          <w:i/>
          <w:iCs/>
          <w:color w:val="auto"/>
        </w:rPr>
        <w:t>Disord</w:t>
      </w:r>
      <w:proofErr w:type="spellEnd"/>
      <w:r w:rsidRPr="003A57EA">
        <w:rPr>
          <w:i/>
          <w:iCs/>
          <w:color w:val="auto"/>
        </w:rPr>
        <w:t>.</w:t>
      </w:r>
      <w:r w:rsidRPr="003A57EA">
        <w:rPr>
          <w:color w:val="auto"/>
        </w:rPr>
        <w:t xml:space="preserve"> </w:t>
      </w:r>
      <w:r w:rsidRPr="003A57EA">
        <w:rPr>
          <w:b/>
          <w:bCs/>
          <w:color w:val="auto"/>
        </w:rPr>
        <w:t>2019</w:t>
      </w:r>
      <w:r w:rsidRPr="003A57EA">
        <w:rPr>
          <w:color w:val="auto"/>
        </w:rPr>
        <w:t xml:space="preserve">, </w:t>
      </w:r>
      <w:r w:rsidRPr="003A57EA">
        <w:rPr>
          <w:i/>
          <w:iCs/>
          <w:color w:val="auto"/>
        </w:rPr>
        <w:t>52</w:t>
      </w:r>
      <w:r w:rsidRPr="003A57EA">
        <w:rPr>
          <w:color w:val="auto"/>
        </w:rPr>
        <w:t>, 28–35, doi:10.1002/eat.22990.</w:t>
      </w:r>
    </w:p>
    <w:p w14:paraId="5AD48AEE" w14:textId="77777777" w:rsidR="003A57EA" w:rsidRPr="003A57EA" w:rsidRDefault="003A57EA" w:rsidP="003A57EA">
      <w:pPr>
        <w:pStyle w:val="Bibliography"/>
        <w:rPr>
          <w:color w:val="auto"/>
        </w:rPr>
      </w:pPr>
      <w:r w:rsidRPr="003A57EA">
        <w:rPr>
          <w:color w:val="auto"/>
        </w:rPr>
        <w:t xml:space="preserve">50. </w:t>
      </w:r>
      <w:r w:rsidRPr="003A57EA">
        <w:rPr>
          <w:color w:val="auto"/>
        </w:rPr>
        <w:tab/>
        <w:t xml:space="preserve">Trego, M.L.; Baba, Z.M.; </w:t>
      </w:r>
      <w:proofErr w:type="spellStart"/>
      <w:r w:rsidRPr="003A57EA">
        <w:rPr>
          <w:color w:val="auto"/>
        </w:rPr>
        <w:t>DiSantis</w:t>
      </w:r>
      <w:proofErr w:type="spellEnd"/>
      <w:r w:rsidRPr="003A57EA">
        <w:rPr>
          <w:color w:val="auto"/>
        </w:rPr>
        <w:t xml:space="preserve">, K.I.; Longacre, M.L. Food Insecurity among Adult Cancer Survivors in the United States. </w:t>
      </w:r>
      <w:r w:rsidRPr="003A57EA">
        <w:rPr>
          <w:i/>
          <w:iCs/>
          <w:color w:val="auto"/>
        </w:rPr>
        <w:t xml:space="preserve">J. Cancer </w:t>
      </w:r>
      <w:proofErr w:type="spellStart"/>
      <w:r w:rsidRPr="003A57EA">
        <w:rPr>
          <w:i/>
          <w:iCs/>
          <w:color w:val="auto"/>
        </w:rPr>
        <w:t>Surviv</w:t>
      </w:r>
      <w:proofErr w:type="spellEnd"/>
      <w:r w:rsidRPr="003A57EA">
        <w:rPr>
          <w:i/>
          <w:iCs/>
          <w:color w:val="auto"/>
        </w:rPr>
        <w:t>.</w:t>
      </w:r>
      <w:r w:rsidRPr="003A57EA">
        <w:rPr>
          <w:color w:val="auto"/>
        </w:rPr>
        <w:t xml:space="preserve"> </w:t>
      </w:r>
      <w:r w:rsidRPr="003A57EA">
        <w:rPr>
          <w:b/>
          <w:bCs/>
          <w:color w:val="auto"/>
        </w:rPr>
        <w:t>2019</w:t>
      </w:r>
      <w:r w:rsidRPr="003A57EA">
        <w:rPr>
          <w:color w:val="auto"/>
        </w:rPr>
        <w:t xml:space="preserve">, </w:t>
      </w:r>
      <w:r w:rsidRPr="003A57EA">
        <w:rPr>
          <w:i/>
          <w:iCs/>
          <w:color w:val="auto"/>
        </w:rPr>
        <w:t>13</w:t>
      </w:r>
      <w:r w:rsidRPr="003A57EA">
        <w:rPr>
          <w:color w:val="auto"/>
        </w:rPr>
        <w:t>, 641–652, doi:10.1007/s11764-019-00783-9.</w:t>
      </w:r>
    </w:p>
    <w:p w14:paraId="26E2A03C" w14:textId="77777777" w:rsidR="003A57EA" w:rsidRPr="003A57EA" w:rsidRDefault="003A57EA" w:rsidP="003A57EA">
      <w:pPr>
        <w:pStyle w:val="Bibliography"/>
        <w:rPr>
          <w:color w:val="auto"/>
        </w:rPr>
      </w:pPr>
      <w:r w:rsidRPr="003A57EA">
        <w:rPr>
          <w:color w:val="auto"/>
        </w:rPr>
        <w:t xml:space="preserve">51. </w:t>
      </w:r>
      <w:r w:rsidRPr="003A57EA">
        <w:rPr>
          <w:color w:val="auto"/>
        </w:rPr>
        <w:tab/>
        <w:t xml:space="preserve">Patel, K.G.; </w:t>
      </w:r>
      <w:proofErr w:type="spellStart"/>
      <w:r w:rsidRPr="003A57EA">
        <w:rPr>
          <w:color w:val="auto"/>
        </w:rPr>
        <w:t>Borno</w:t>
      </w:r>
      <w:proofErr w:type="spellEnd"/>
      <w:r w:rsidRPr="003A57EA">
        <w:rPr>
          <w:color w:val="auto"/>
        </w:rPr>
        <w:t xml:space="preserve">, H.T.; Seligman, H.K. Food Insecurity Screening: A Missing Piece in Cancer Management. </w:t>
      </w:r>
      <w:r w:rsidRPr="003A57EA">
        <w:rPr>
          <w:i/>
          <w:iCs/>
          <w:color w:val="auto"/>
        </w:rPr>
        <w:t>Cancer</w:t>
      </w:r>
      <w:r w:rsidRPr="003A57EA">
        <w:rPr>
          <w:color w:val="auto"/>
        </w:rPr>
        <w:t xml:space="preserve"> </w:t>
      </w:r>
      <w:r w:rsidRPr="003A57EA">
        <w:rPr>
          <w:b/>
          <w:bCs/>
          <w:color w:val="auto"/>
        </w:rPr>
        <w:t>2019</w:t>
      </w:r>
      <w:r w:rsidRPr="003A57EA">
        <w:rPr>
          <w:color w:val="auto"/>
        </w:rPr>
        <w:t xml:space="preserve">, </w:t>
      </w:r>
      <w:r w:rsidRPr="003A57EA">
        <w:rPr>
          <w:i/>
          <w:iCs/>
          <w:color w:val="auto"/>
        </w:rPr>
        <w:t>125</w:t>
      </w:r>
      <w:r w:rsidRPr="003A57EA">
        <w:rPr>
          <w:color w:val="auto"/>
        </w:rPr>
        <w:t>, 3494–3501, doi:10.1002/cncr.32291.</w:t>
      </w:r>
    </w:p>
    <w:p w14:paraId="5F29D41E" w14:textId="77777777" w:rsidR="003A57EA" w:rsidRPr="003A57EA" w:rsidRDefault="003A57EA" w:rsidP="003A57EA">
      <w:pPr>
        <w:pStyle w:val="Bibliography"/>
        <w:rPr>
          <w:color w:val="auto"/>
        </w:rPr>
      </w:pPr>
      <w:r w:rsidRPr="003A57EA">
        <w:rPr>
          <w:color w:val="auto"/>
        </w:rPr>
        <w:t xml:space="preserve">52. </w:t>
      </w:r>
      <w:r w:rsidRPr="003A57EA">
        <w:rPr>
          <w:color w:val="auto"/>
        </w:rPr>
        <w:tab/>
      </w:r>
      <w:proofErr w:type="spellStart"/>
      <w:r w:rsidRPr="003A57EA">
        <w:rPr>
          <w:color w:val="auto"/>
        </w:rPr>
        <w:t>Gany</w:t>
      </w:r>
      <w:proofErr w:type="spellEnd"/>
      <w:r w:rsidRPr="003A57EA">
        <w:rPr>
          <w:color w:val="auto"/>
        </w:rPr>
        <w:t xml:space="preserve">, F.; Lee, T.; Ramirez, J.; Massie, D.; Moran, A.; Crist, M.; McNish, T.; Winkel, G.; </w:t>
      </w:r>
      <w:proofErr w:type="spellStart"/>
      <w:r w:rsidRPr="003A57EA">
        <w:rPr>
          <w:color w:val="auto"/>
        </w:rPr>
        <w:t>Leng</w:t>
      </w:r>
      <w:proofErr w:type="spellEnd"/>
      <w:r w:rsidRPr="003A57EA">
        <w:rPr>
          <w:color w:val="auto"/>
        </w:rPr>
        <w:t xml:space="preserve">, J.C.F. Do Our Patients Have Enough to Eat?: Food Insecurity among Urban Low-Income Cancer Patients. </w:t>
      </w:r>
      <w:r w:rsidRPr="003A57EA">
        <w:rPr>
          <w:i/>
          <w:iCs/>
          <w:color w:val="auto"/>
        </w:rPr>
        <w:t>J. Health Care Poor Underserved</w:t>
      </w:r>
      <w:r w:rsidRPr="003A57EA">
        <w:rPr>
          <w:color w:val="auto"/>
        </w:rPr>
        <w:t xml:space="preserve"> </w:t>
      </w:r>
      <w:r w:rsidRPr="003A57EA">
        <w:rPr>
          <w:b/>
          <w:bCs/>
          <w:color w:val="auto"/>
        </w:rPr>
        <w:t>2014</w:t>
      </w:r>
      <w:r w:rsidRPr="003A57EA">
        <w:rPr>
          <w:color w:val="auto"/>
        </w:rPr>
        <w:t xml:space="preserve">, </w:t>
      </w:r>
      <w:r w:rsidRPr="003A57EA">
        <w:rPr>
          <w:i/>
          <w:iCs/>
          <w:color w:val="auto"/>
        </w:rPr>
        <w:t>25</w:t>
      </w:r>
      <w:r w:rsidRPr="003A57EA">
        <w:rPr>
          <w:color w:val="auto"/>
        </w:rPr>
        <w:t>, 1153–1168, doi:10.1353/hpu.2014.0145.</w:t>
      </w:r>
    </w:p>
    <w:p w14:paraId="62BB772F" w14:textId="77777777" w:rsidR="003A57EA" w:rsidRPr="003A57EA" w:rsidRDefault="003A57EA" w:rsidP="003A57EA">
      <w:pPr>
        <w:pStyle w:val="Bibliography"/>
        <w:rPr>
          <w:color w:val="auto"/>
        </w:rPr>
      </w:pPr>
      <w:r w:rsidRPr="003A57EA">
        <w:rPr>
          <w:color w:val="auto"/>
        </w:rPr>
        <w:t xml:space="preserve">53. </w:t>
      </w:r>
      <w:r w:rsidRPr="003A57EA">
        <w:rPr>
          <w:color w:val="auto"/>
        </w:rPr>
        <w:tab/>
      </w:r>
      <w:proofErr w:type="spellStart"/>
      <w:r w:rsidRPr="003A57EA">
        <w:rPr>
          <w:color w:val="auto"/>
        </w:rPr>
        <w:t>Gany</w:t>
      </w:r>
      <w:proofErr w:type="spellEnd"/>
      <w:r w:rsidRPr="003A57EA">
        <w:rPr>
          <w:color w:val="auto"/>
        </w:rPr>
        <w:t xml:space="preserve">, F.; Bari, S.; Crist, M.; Moran, A.; Rastogi, N.; </w:t>
      </w:r>
      <w:proofErr w:type="spellStart"/>
      <w:r w:rsidRPr="003A57EA">
        <w:rPr>
          <w:color w:val="auto"/>
        </w:rPr>
        <w:t>Leng</w:t>
      </w:r>
      <w:proofErr w:type="spellEnd"/>
      <w:r w:rsidRPr="003A57EA">
        <w:rPr>
          <w:color w:val="auto"/>
        </w:rPr>
        <w:t xml:space="preserve">, J. Food Insecurity: Limitations of Emergency Food Resources for Our Patients. </w:t>
      </w:r>
      <w:r w:rsidRPr="003A57EA">
        <w:rPr>
          <w:i/>
          <w:iCs/>
          <w:color w:val="auto"/>
        </w:rPr>
        <w:t>J. Urban Health Bull. N. Y. Acad. Med.</w:t>
      </w:r>
      <w:r w:rsidRPr="003A57EA">
        <w:rPr>
          <w:color w:val="auto"/>
        </w:rPr>
        <w:t xml:space="preserve"> </w:t>
      </w:r>
      <w:r w:rsidRPr="003A57EA">
        <w:rPr>
          <w:b/>
          <w:bCs/>
          <w:color w:val="auto"/>
        </w:rPr>
        <w:t>2013</w:t>
      </w:r>
      <w:r w:rsidRPr="003A57EA">
        <w:rPr>
          <w:color w:val="auto"/>
        </w:rPr>
        <w:t xml:space="preserve">, </w:t>
      </w:r>
      <w:r w:rsidRPr="003A57EA">
        <w:rPr>
          <w:i/>
          <w:iCs/>
          <w:color w:val="auto"/>
        </w:rPr>
        <w:t>90</w:t>
      </w:r>
      <w:r w:rsidRPr="003A57EA">
        <w:rPr>
          <w:color w:val="auto"/>
        </w:rPr>
        <w:t>, 552–558, doi:10.1007/s11524-012-9750-2.</w:t>
      </w:r>
    </w:p>
    <w:p w14:paraId="4CD842AE" w14:textId="77777777" w:rsidR="003A57EA" w:rsidRPr="003A57EA" w:rsidRDefault="003A57EA" w:rsidP="003A57EA">
      <w:pPr>
        <w:pStyle w:val="Bibliography"/>
        <w:rPr>
          <w:color w:val="auto"/>
        </w:rPr>
      </w:pPr>
      <w:r w:rsidRPr="003A57EA">
        <w:rPr>
          <w:color w:val="auto"/>
        </w:rPr>
        <w:t xml:space="preserve">54. </w:t>
      </w:r>
      <w:r w:rsidRPr="003A57EA">
        <w:rPr>
          <w:color w:val="auto"/>
        </w:rPr>
        <w:tab/>
        <w:t xml:space="preserve">McConville, K. Improved Estimation for Complex Surveys Using Modern Regression Techniques. </w:t>
      </w:r>
      <w:r w:rsidRPr="003A57EA">
        <w:rPr>
          <w:i/>
          <w:iCs/>
          <w:color w:val="auto"/>
        </w:rPr>
        <w:t>Colo. State Univ. Fort Collins CO USA</w:t>
      </w:r>
      <w:r w:rsidRPr="003A57EA">
        <w:rPr>
          <w:color w:val="auto"/>
        </w:rPr>
        <w:t>.</w:t>
      </w:r>
    </w:p>
    <w:p w14:paraId="1F82E9AD" w14:textId="77777777" w:rsidR="003A57EA" w:rsidRPr="003A57EA" w:rsidRDefault="003A57EA" w:rsidP="003A57EA">
      <w:pPr>
        <w:pStyle w:val="Bibliography"/>
        <w:rPr>
          <w:color w:val="auto"/>
        </w:rPr>
      </w:pPr>
      <w:r w:rsidRPr="003A57EA">
        <w:rPr>
          <w:color w:val="auto"/>
        </w:rPr>
        <w:t xml:space="preserve">55. </w:t>
      </w:r>
      <w:r w:rsidRPr="003A57EA">
        <w:rPr>
          <w:color w:val="auto"/>
        </w:rPr>
        <w:tab/>
        <w:t xml:space="preserve">McConville, K.S.; </w:t>
      </w:r>
      <w:proofErr w:type="spellStart"/>
      <w:r w:rsidRPr="003A57EA">
        <w:rPr>
          <w:color w:val="auto"/>
        </w:rPr>
        <w:t>Breidt</w:t>
      </w:r>
      <w:proofErr w:type="spellEnd"/>
      <w:r w:rsidRPr="003A57EA">
        <w:rPr>
          <w:color w:val="auto"/>
        </w:rPr>
        <w:t xml:space="preserve">, F.J.; Lee, T.C.M.; </w:t>
      </w:r>
      <w:proofErr w:type="spellStart"/>
      <w:r w:rsidRPr="003A57EA">
        <w:rPr>
          <w:color w:val="auto"/>
        </w:rPr>
        <w:t>Moisen</w:t>
      </w:r>
      <w:proofErr w:type="spellEnd"/>
      <w:r w:rsidRPr="003A57EA">
        <w:rPr>
          <w:color w:val="auto"/>
        </w:rPr>
        <w:t xml:space="preserve">, G.G. Model-Assisted Survey Regression Estimation with the Lasso. </w:t>
      </w:r>
      <w:r w:rsidRPr="003A57EA">
        <w:rPr>
          <w:i/>
          <w:iCs/>
          <w:color w:val="auto"/>
        </w:rPr>
        <w:t xml:space="preserve">J. </w:t>
      </w:r>
      <w:proofErr w:type="spellStart"/>
      <w:r w:rsidRPr="003A57EA">
        <w:rPr>
          <w:i/>
          <w:iCs/>
          <w:color w:val="auto"/>
        </w:rPr>
        <w:t>Surv</w:t>
      </w:r>
      <w:proofErr w:type="spellEnd"/>
      <w:r w:rsidRPr="003A57EA">
        <w:rPr>
          <w:i/>
          <w:iCs/>
          <w:color w:val="auto"/>
        </w:rPr>
        <w:t xml:space="preserve">. Stat. </w:t>
      </w:r>
      <w:proofErr w:type="spellStart"/>
      <w:r w:rsidRPr="003A57EA">
        <w:rPr>
          <w:i/>
          <w:iCs/>
          <w:color w:val="auto"/>
        </w:rPr>
        <w:t>Methodol</w:t>
      </w:r>
      <w:proofErr w:type="spellEnd"/>
      <w:r w:rsidRPr="003A57EA">
        <w:rPr>
          <w:i/>
          <w:iCs/>
          <w:color w:val="auto"/>
        </w:rPr>
        <w:t>.</w:t>
      </w:r>
      <w:r w:rsidRPr="003A57EA">
        <w:rPr>
          <w:color w:val="auto"/>
        </w:rPr>
        <w:t xml:space="preserve"> </w:t>
      </w:r>
      <w:r w:rsidRPr="003A57EA">
        <w:rPr>
          <w:b/>
          <w:bCs/>
          <w:color w:val="auto"/>
        </w:rPr>
        <w:t>2017</w:t>
      </w:r>
      <w:r w:rsidRPr="003A57EA">
        <w:rPr>
          <w:color w:val="auto"/>
        </w:rPr>
        <w:t xml:space="preserve">, </w:t>
      </w:r>
      <w:r w:rsidRPr="003A57EA">
        <w:rPr>
          <w:i/>
          <w:iCs/>
          <w:color w:val="auto"/>
        </w:rPr>
        <w:t>5</w:t>
      </w:r>
      <w:r w:rsidRPr="003A57EA">
        <w:rPr>
          <w:color w:val="auto"/>
        </w:rPr>
        <w:t>, 131–158, doi:10.1093/</w:t>
      </w:r>
      <w:proofErr w:type="spellStart"/>
      <w:r w:rsidRPr="003A57EA">
        <w:rPr>
          <w:color w:val="auto"/>
        </w:rPr>
        <w:t>jssam</w:t>
      </w:r>
      <w:proofErr w:type="spellEnd"/>
      <w:r w:rsidRPr="003A57EA">
        <w:rPr>
          <w:color w:val="auto"/>
        </w:rPr>
        <w:t>/smw041.</w:t>
      </w:r>
    </w:p>
    <w:p w14:paraId="7C4B4ADD" w14:textId="77777777" w:rsidR="003A57EA" w:rsidRPr="003A57EA" w:rsidRDefault="003A57EA" w:rsidP="003A57EA">
      <w:pPr>
        <w:pStyle w:val="Bibliography"/>
        <w:rPr>
          <w:color w:val="auto"/>
        </w:rPr>
      </w:pPr>
      <w:r w:rsidRPr="003A57EA">
        <w:rPr>
          <w:color w:val="auto"/>
        </w:rPr>
        <w:t xml:space="preserve">56. </w:t>
      </w:r>
      <w:r w:rsidRPr="003A57EA">
        <w:rPr>
          <w:color w:val="auto"/>
        </w:rPr>
        <w:tab/>
      </w:r>
      <w:proofErr w:type="spellStart"/>
      <w:r w:rsidRPr="003A57EA">
        <w:rPr>
          <w:color w:val="auto"/>
        </w:rPr>
        <w:t>Fransen</w:t>
      </w:r>
      <w:proofErr w:type="spellEnd"/>
      <w:r w:rsidRPr="003A57EA">
        <w:rPr>
          <w:color w:val="auto"/>
        </w:rPr>
        <w:t xml:space="preserve">, H.P.; May, A.M.; Stricker, M.D.; Boer, J.M.A.; Hennig, C.; </w:t>
      </w:r>
      <w:proofErr w:type="spellStart"/>
      <w:r w:rsidRPr="003A57EA">
        <w:rPr>
          <w:color w:val="auto"/>
        </w:rPr>
        <w:t>Rosseel</w:t>
      </w:r>
      <w:proofErr w:type="spellEnd"/>
      <w:r w:rsidRPr="003A57EA">
        <w:rPr>
          <w:color w:val="auto"/>
        </w:rPr>
        <w:t xml:space="preserve">, Y.; </w:t>
      </w:r>
      <w:proofErr w:type="spellStart"/>
      <w:r w:rsidRPr="003A57EA">
        <w:rPr>
          <w:color w:val="auto"/>
        </w:rPr>
        <w:t>Ocké</w:t>
      </w:r>
      <w:proofErr w:type="spellEnd"/>
      <w:r w:rsidRPr="003A57EA">
        <w:rPr>
          <w:color w:val="auto"/>
        </w:rPr>
        <w:t xml:space="preserve">, M.C.; </w:t>
      </w:r>
      <w:proofErr w:type="spellStart"/>
      <w:r w:rsidRPr="003A57EA">
        <w:rPr>
          <w:color w:val="auto"/>
        </w:rPr>
        <w:t>Peeters</w:t>
      </w:r>
      <w:proofErr w:type="spellEnd"/>
      <w:r w:rsidRPr="003A57EA">
        <w:rPr>
          <w:color w:val="auto"/>
        </w:rPr>
        <w:t xml:space="preserve">, P.H.M.; </w:t>
      </w:r>
      <w:proofErr w:type="spellStart"/>
      <w:r w:rsidRPr="003A57EA">
        <w:rPr>
          <w:color w:val="auto"/>
        </w:rPr>
        <w:t>Beulens</w:t>
      </w:r>
      <w:proofErr w:type="spellEnd"/>
      <w:r w:rsidRPr="003A57EA">
        <w:rPr>
          <w:color w:val="auto"/>
        </w:rPr>
        <w:t xml:space="preserve">, J.W.J. A Posteriori Dietary Patterns: How Many Patterns to Retain? </w:t>
      </w:r>
      <w:r w:rsidRPr="003A57EA">
        <w:rPr>
          <w:i/>
          <w:iCs/>
          <w:color w:val="auto"/>
        </w:rPr>
        <w:t xml:space="preserve">J.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2014</w:t>
      </w:r>
      <w:r w:rsidRPr="003A57EA">
        <w:rPr>
          <w:color w:val="auto"/>
        </w:rPr>
        <w:t xml:space="preserve">, </w:t>
      </w:r>
      <w:r w:rsidRPr="003A57EA">
        <w:rPr>
          <w:i/>
          <w:iCs/>
          <w:color w:val="auto"/>
        </w:rPr>
        <w:t>144</w:t>
      </w:r>
      <w:r w:rsidRPr="003A57EA">
        <w:rPr>
          <w:color w:val="auto"/>
        </w:rPr>
        <w:t>, 1274–1282, doi:10.3945/jn.113.188680.</w:t>
      </w:r>
    </w:p>
    <w:p w14:paraId="6F840940" w14:textId="77777777" w:rsidR="003A57EA" w:rsidRPr="003A57EA" w:rsidRDefault="003A57EA" w:rsidP="003A57EA">
      <w:pPr>
        <w:pStyle w:val="Bibliography"/>
        <w:rPr>
          <w:color w:val="auto"/>
        </w:rPr>
      </w:pPr>
      <w:r w:rsidRPr="003A57EA">
        <w:rPr>
          <w:color w:val="auto"/>
        </w:rPr>
        <w:t xml:space="preserve">57. </w:t>
      </w:r>
      <w:r w:rsidRPr="003A57EA">
        <w:rPr>
          <w:color w:val="auto"/>
        </w:rPr>
        <w:tab/>
        <w:t xml:space="preserve">Kant, A.K. Dietary Patterns and Health Outcomes. </w:t>
      </w:r>
      <w:r w:rsidRPr="003A57EA">
        <w:rPr>
          <w:i/>
          <w:iCs/>
          <w:color w:val="auto"/>
        </w:rPr>
        <w:t>J. Am. Diet. Assoc.</w:t>
      </w:r>
      <w:r w:rsidRPr="003A57EA">
        <w:rPr>
          <w:color w:val="auto"/>
        </w:rPr>
        <w:t xml:space="preserve"> </w:t>
      </w:r>
      <w:r w:rsidRPr="003A57EA">
        <w:rPr>
          <w:b/>
          <w:bCs/>
          <w:color w:val="auto"/>
        </w:rPr>
        <w:t>2004</w:t>
      </w:r>
      <w:r w:rsidRPr="003A57EA">
        <w:rPr>
          <w:color w:val="auto"/>
        </w:rPr>
        <w:t xml:space="preserve">, </w:t>
      </w:r>
      <w:r w:rsidRPr="003A57EA">
        <w:rPr>
          <w:i/>
          <w:iCs/>
          <w:color w:val="auto"/>
        </w:rPr>
        <w:t>104</w:t>
      </w:r>
      <w:r w:rsidRPr="003A57EA">
        <w:rPr>
          <w:color w:val="auto"/>
        </w:rPr>
        <w:t>, 615–635, doi:10.1016/j.jada.2004.01.010.</w:t>
      </w:r>
    </w:p>
    <w:p w14:paraId="3763DDF4" w14:textId="77777777" w:rsidR="003A57EA" w:rsidRPr="003A57EA" w:rsidRDefault="003A57EA" w:rsidP="003A57EA">
      <w:pPr>
        <w:pStyle w:val="Bibliography"/>
        <w:rPr>
          <w:color w:val="auto"/>
        </w:rPr>
      </w:pPr>
      <w:r w:rsidRPr="003A57EA">
        <w:rPr>
          <w:color w:val="auto"/>
        </w:rPr>
        <w:lastRenderedPageBreak/>
        <w:t xml:space="preserve">58. </w:t>
      </w:r>
      <w:r w:rsidRPr="003A57EA">
        <w:rPr>
          <w:color w:val="auto"/>
        </w:rPr>
        <w:tab/>
        <w:t xml:space="preserve">Abdi, H.; Williams, L.J. Principal Component Analysis: Principal Component Analysis. </w:t>
      </w:r>
      <w:r w:rsidRPr="003A57EA">
        <w:rPr>
          <w:i/>
          <w:iCs/>
          <w:color w:val="auto"/>
        </w:rPr>
        <w:t xml:space="preserve">Wiley </w:t>
      </w:r>
      <w:proofErr w:type="spellStart"/>
      <w:r w:rsidRPr="003A57EA">
        <w:rPr>
          <w:i/>
          <w:iCs/>
          <w:color w:val="auto"/>
        </w:rPr>
        <w:t>Interdiscip</w:t>
      </w:r>
      <w:proofErr w:type="spellEnd"/>
      <w:r w:rsidRPr="003A57EA">
        <w:rPr>
          <w:i/>
          <w:iCs/>
          <w:color w:val="auto"/>
        </w:rPr>
        <w:t xml:space="preserve">. Rev. </w:t>
      </w:r>
      <w:proofErr w:type="spellStart"/>
      <w:r w:rsidRPr="003A57EA">
        <w:rPr>
          <w:i/>
          <w:iCs/>
          <w:color w:val="auto"/>
        </w:rPr>
        <w:t>Comput</w:t>
      </w:r>
      <w:proofErr w:type="spellEnd"/>
      <w:r w:rsidRPr="003A57EA">
        <w:rPr>
          <w:i/>
          <w:iCs/>
          <w:color w:val="auto"/>
        </w:rPr>
        <w:t>. Stat.</w:t>
      </w:r>
      <w:r w:rsidRPr="003A57EA">
        <w:rPr>
          <w:color w:val="auto"/>
        </w:rPr>
        <w:t xml:space="preserve"> </w:t>
      </w:r>
      <w:r w:rsidRPr="003A57EA">
        <w:rPr>
          <w:b/>
          <w:bCs/>
          <w:color w:val="auto"/>
        </w:rPr>
        <w:t>2010</w:t>
      </w:r>
      <w:r w:rsidRPr="003A57EA">
        <w:rPr>
          <w:color w:val="auto"/>
        </w:rPr>
        <w:t xml:space="preserve">, </w:t>
      </w:r>
      <w:r w:rsidRPr="003A57EA">
        <w:rPr>
          <w:i/>
          <w:iCs/>
          <w:color w:val="auto"/>
        </w:rPr>
        <w:t>2</w:t>
      </w:r>
      <w:r w:rsidRPr="003A57EA">
        <w:rPr>
          <w:color w:val="auto"/>
        </w:rPr>
        <w:t>, 433–459, doi:10.1002/wics.101.</w:t>
      </w:r>
    </w:p>
    <w:p w14:paraId="0D469D4E" w14:textId="77777777" w:rsidR="003A57EA" w:rsidRPr="003A57EA" w:rsidRDefault="003A57EA" w:rsidP="003A57EA">
      <w:pPr>
        <w:pStyle w:val="Bibliography"/>
        <w:rPr>
          <w:color w:val="auto"/>
        </w:rPr>
      </w:pPr>
      <w:r w:rsidRPr="003A57EA">
        <w:rPr>
          <w:color w:val="auto"/>
        </w:rPr>
        <w:t xml:space="preserve">59. </w:t>
      </w:r>
      <w:r w:rsidRPr="003A57EA">
        <w:rPr>
          <w:color w:val="auto"/>
        </w:rPr>
        <w:tab/>
        <w:t xml:space="preserve">Lumley, T. Analysis of Complex Survey Samples. </w:t>
      </w:r>
      <w:r w:rsidRPr="003A57EA">
        <w:rPr>
          <w:i/>
          <w:iCs/>
          <w:color w:val="auto"/>
        </w:rPr>
        <w:t xml:space="preserve">J. Stat. </w:t>
      </w:r>
      <w:proofErr w:type="spellStart"/>
      <w:r w:rsidRPr="003A57EA">
        <w:rPr>
          <w:i/>
          <w:iCs/>
          <w:color w:val="auto"/>
        </w:rPr>
        <w:t>Softw</w:t>
      </w:r>
      <w:proofErr w:type="spellEnd"/>
      <w:r w:rsidRPr="003A57EA">
        <w:rPr>
          <w:i/>
          <w:iCs/>
          <w:color w:val="auto"/>
        </w:rPr>
        <w:t>.</w:t>
      </w:r>
      <w:r w:rsidRPr="003A57EA">
        <w:rPr>
          <w:color w:val="auto"/>
        </w:rPr>
        <w:t xml:space="preserve"> </w:t>
      </w:r>
      <w:r w:rsidRPr="003A57EA">
        <w:rPr>
          <w:b/>
          <w:bCs/>
          <w:color w:val="auto"/>
        </w:rPr>
        <w:t>2004</w:t>
      </w:r>
      <w:r w:rsidRPr="003A57EA">
        <w:rPr>
          <w:color w:val="auto"/>
        </w:rPr>
        <w:t xml:space="preserve">, </w:t>
      </w:r>
      <w:r w:rsidRPr="003A57EA">
        <w:rPr>
          <w:i/>
          <w:iCs/>
          <w:color w:val="auto"/>
        </w:rPr>
        <w:t>9</w:t>
      </w:r>
      <w:r w:rsidRPr="003A57EA">
        <w:rPr>
          <w:color w:val="auto"/>
        </w:rPr>
        <w:t>, doi:10.18637/jss.v009.i08.</w:t>
      </w:r>
    </w:p>
    <w:p w14:paraId="690D6DA2" w14:textId="77777777" w:rsidR="003A57EA" w:rsidRPr="003A57EA" w:rsidRDefault="003A57EA" w:rsidP="003A57EA">
      <w:pPr>
        <w:pStyle w:val="Bibliography"/>
        <w:rPr>
          <w:color w:val="auto"/>
        </w:rPr>
      </w:pPr>
      <w:r w:rsidRPr="003A57EA">
        <w:rPr>
          <w:color w:val="auto"/>
        </w:rPr>
        <w:t xml:space="preserve">60. </w:t>
      </w:r>
      <w:r w:rsidRPr="003A57EA">
        <w:rPr>
          <w:color w:val="auto"/>
        </w:rPr>
        <w:tab/>
        <w:t xml:space="preserve">Friedman, J.; Hastie, T.; </w:t>
      </w:r>
      <w:proofErr w:type="spellStart"/>
      <w:r w:rsidRPr="003A57EA">
        <w:rPr>
          <w:color w:val="auto"/>
        </w:rPr>
        <w:t>Tibshirani</w:t>
      </w:r>
      <w:proofErr w:type="spellEnd"/>
      <w:r w:rsidRPr="003A57EA">
        <w:rPr>
          <w:color w:val="auto"/>
        </w:rPr>
        <w:t xml:space="preserve">, R. Regularization Paths for Generalized Linear Models via Coordinate Descent. </w:t>
      </w:r>
      <w:r w:rsidRPr="003A57EA">
        <w:rPr>
          <w:i/>
          <w:iCs/>
          <w:color w:val="auto"/>
        </w:rPr>
        <w:t xml:space="preserve">J. Stat. </w:t>
      </w:r>
      <w:proofErr w:type="spellStart"/>
      <w:r w:rsidRPr="003A57EA">
        <w:rPr>
          <w:i/>
          <w:iCs/>
          <w:color w:val="auto"/>
        </w:rPr>
        <w:t>Softw</w:t>
      </w:r>
      <w:proofErr w:type="spellEnd"/>
      <w:r w:rsidRPr="003A57EA">
        <w:rPr>
          <w:i/>
          <w:iCs/>
          <w:color w:val="auto"/>
        </w:rPr>
        <w:t>.</w:t>
      </w:r>
      <w:r w:rsidRPr="003A57EA">
        <w:rPr>
          <w:color w:val="auto"/>
        </w:rPr>
        <w:t xml:space="preserve"> </w:t>
      </w:r>
      <w:r w:rsidRPr="003A57EA">
        <w:rPr>
          <w:b/>
          <w:bCs/>
          <w:color w:val="auto"/>
        </w:rPr>
        <w:t>2010</w:t>
      </w:r>
      <w:r w:rsidRPr="003A57EA">
        <w:rPr>
          <w:color w:val="auto"/>
        </w:rPr>
        <w:t xml:space="preserve">, </w:t>
      </w:r>
      <w:r w:rsidRPr="003A57EA">
        <w:rPr>
          <w:i/>
          <w:iCs/>
          <w:color w:val="auto"/>
        </w:rPr>
        <w:t>33</w:t>
      </w:r>
      <w:r w:rsidRPr="003A57EA">
        <w:rPr>
          <w:color w:val="auto"/>
        </w:rPr>
        <w:t>, 1–22.</w:t>
      </w:r>
    </w:p>
    <w:p w14:paraId="4333D7D0" w14:textId="77777777" w:rsidR="003A57EA" w:rsidRPr="003A57EA" w:rsidRDefault="003A57EA" w:rsidP="003A57EA">
      <w:pPr>
        <w:pStyle w:val="Bibliography"/>
        <w:rPr>
          <w:color w:val="auto"/>
        </w:rPr>
      </w:pPr>
      <w:r w:rsidRPr="003A57EA">
        <w:rPr>
          <w:color w:val="auto"/>
        </w:rPr>
        <w:t xml:space="preserve">61. </w:t>
      </w:r>
      <w:r w:rsidRPr="003A57EA">
        <w:rPr>
          <w:color w:val="auto"/>
        </w:rPr>
        <w:tab/>
      </w:r>
      <w:proofErr w:type="spellStart"/>
      <w:r w:rsidRPr="003A57EA">
        <w:rPr>
          <w:color w:val="auto"/>
        </w:rPr>
        <w:t>Tibshirani</w:t>
      </w:r>
      <w:proofErr w:type="spellEnd"/>
      <w:r w:rsidRPr="003A57EA">
        <w:rPr>
          <w:color w:val="auto"/>
        </w:rPr>
        <w:t xml:space="preserve">, R. Regression Shrinkage and Selection Via the Lasso. </w:t>
      </w:r>
      <w:r w:rsidRPr="003A57EA">
        <w:rPr>
          <w:i/>
          <w:iCs/>
          <w:color w:val="auto"/>
        </w:rPr>
        <w:t xml:space="preserve">J. R. Stat. Soc. Ser. B </w:t>
      </w:r>
      <w:proofErr w:type="spellStart"/>
      <w:r w:rsidRPr="003A57EA">
        <w:rPr>
          <w:i/>
          <w:iCs/>
          <w:color w:val="auto"/>
        </w:rPr>
        <w:t>Methodol</w:t>
      </w:r>
      <w:proofErr w:type="spellEnd"/>
      <w:r w:rsidRPr="003A57EA">
        <w:rPr>
          <w:i/>
          <w:iCs/>
          <w:color w:val="auto"/>
        </w:rPr>
        <w:t>.</w:t>
      </w:r>
      <w:r w:rsidRPr="003A57EA">
        <w:rPr>
          <w:color w:val="auto"/>
        </w:rPr>
        <w:t xml:space="preserve"> </w:t>
      </w:r>
      <w:r w:rsidRPr="003A57EA">
        <w:rPr>
          <w:b/>
          <w:bCs/>
          <w:color w:val="auto"/>
        </w:rPr>
        <w:t>1996</w:t>
      </w:r>
      <w:r w:rsidRPr="003A57EA">
        <w:rPr>
          <w:color w:val="auto"/>
        </w:rPr>
        <w:t xml:space="preserve">, </w:t>
      </w:r>
      <w:r w:rsidRPr="003A57EA">
        <w:rPr>
          <w:i/>
          <w:iCs/>
          <w:color w:val="auto"/>
        </w:rPr>
        <w:t>58</w:t>
      </w:r>
      <w:r w:rsidRPr="003A57EA">
        <w:rPr>
          <w:color w:val="auto"/>
        </w:rPr>
        <w:t>, 267–288, doi:10.1111/j.2517-6161.1996.tb02080.x.</w:t>
      </w:r>
    </w:p>
    <w:p w14:paraId="36EB18FC" w14:textId="77777777" w:rsidR="003A57EA" w:rsidRPr="003A57EA" w:rsidRDefault="003A57EA" w:rsidP="003A57EA">
      <w:pPr>
        <w:pStyle w:val="Bibliography"/>
        <w:rPr>
          <w:color w:val="auto"/>
        </w:rPr>
      </w:pPr>
      <w:r w:rsidRPr="003A57EA">
        <w:rPr>
          <w:color w:val="auto"/>
        </w:rPr>
        <w:t xml:space="preserve">62. </w:t>
      </w:r>
      <w:r w:rsidRPr="003A57EA">
        <w:rPr>
          <w:color w:val="auto"/>
        </w:rPr>
        <w:tab/>
        <w:t>Hastie, T.; Qian, J.; Tay, K. An Introduction to `</w:t>
      </w:r>
      <w:proofErr w:type="spellStart"/>
      <w:r w:rsidRPr="003A57EA">
        <w:rPr>
          <w:color w:val="auto"/>
        </w:rPr>
        <w:t>glmnet</w:t>
      </w:r>
      <w:proofErr w:type="spellEnd"/>
      <w:r w:rsidRPr="003A57EA">
        <w:rPr>
          <w:color w:val="auto"/>
        </w:rPr>
        <w:t>` 2021.</w:t>
      </w:r>
    </w:p>
    <w:p w14:paraId="742A4DE4" w14:textId="77777777" w:rsidR="003A57EA" w:rsidRPr="003A57EA" w:rsidRDefault="003A57EA" w:rsidP="003A57EA">
      <w:pPr>
        <w:pStyle w:val="Bibliography"/>
        <w:rPr>
          <w:color w:val="auto"/>
        </w:rPr>
      </w:pPr>
      <w:r w:rsidRPr="003A57EA">
        <w:rPr>
          <w:color w:val="auto"/>
        </w:rPr>
        <w:t xml:space="preserve">63. </w:t>
      </w:r>
      <w:r w:rsidRPr="003A57EA">
        <w:rPr>
          <w:color w:val="auto"/>
        </w:rPr>
        <w:tab/>
        <w:t xml:space="preserve">Lee, J.S.; </w:t>
      </w:r>
      <w:proofErr w:type="spellStart"/>
      <w:r w:rsidRPr="003A57EA">
        <w:rPr>
          <w:color w:val="auto"/>
        </w:rPr>
        <w:t>Frongillo</w:t>
      </w:r>
      <w:proofErr w:type="spellEnd"/>
      <w:r w:rsidRPr="003A57EA">
        <w:rPr>
          <w:color w:val="auto"/>
        </w:rPr>
        <w:t xml:space="preserve">, E.A. Nutritional and Health Consequences Are Associated with Food Insecurity among U.S. Elderly Persons. </w:t>
      </w:r>
      <w:r w:rsidRPr="003A57EA">
        <w:rPr>
          <w:i/>
          <w:iCs/>
          <w:color w:val="auto"/>
        </w:rPr>
        <w:t xml:space="preserve">J. </w:t>
      </w:r>
      <w:proofErr w:type="spellStart"/>
      <w:r w:rsidRPr="003A57EA">
        <w:rPr>
          <w:i/>
          <w:iCs/>
          <w:color w:val="auto"/>
        </w:rPr>
        <w:t>Nutr</w:t>
      </w:r>
      <w:proofErr w:type="spellEnd"/>
      <w:r w:rsidRPr="003A57EA">
        <w:rPr>
          <w:i/>
          <w:iCs/>
          <w:color w:val="auto"/>
        </w:rPr>
        <w:t>.</w:t>
      </w:r>
      <w:r w:rsidRPr="003A57EA">
        <w:rPr>
          <w:color w:val="auto"/>
        </w:rPr>
        <w:t xml:space="preserve"> </w:t>
      </w:r>
      <w:r w:rsidRPr="003A57EA">
        <w:rPr>
          <w:b/>
          <w:bCs/>
          <w:color w:val="auto"/>
        </w:rPr>
        <w:t>2001</w:t>
      </w:r>
      <w:r w:rsidRPr="003A57EA">
        <w:rPr>
          <w:color w:val="auto"/>
        </w:rPr>
        <w:t xml:space="preserve">, </w:t>
      </w:r>
      <w:r w:rsidRPr="003A57EA">
        <w:rPr>
          <w:i/>
          <w:iCs/>
          <w:color w:val="auto"/>
        </w:rPr>
        <w:t>131</w:t>
      </w:r>
      <w:r w:rsidRPr="003A57EA">
        <w:rPr>
          <w:color w:val="auto"/>
        </w:rPr>
        <w:t>, 1503–1509, doi:10.1093/</w:t>
      </w:r>
      <w:proofErr w:type="spellStart"/>
      <w:r w:rsidRPr="003A57EA">
        <w:rPr>
          <w:color w:val="auto"/>
        </w:rPr>
        <w:t>jn</w:t>
      </w:r>
      <w:proofErr w:type="spellEnd"/>
      <w:r w:rsidRPr="003A57EA">
        <w:rPr>
          <w:color w:val="auto"/>
        </w:rPr>
        <w:t>/131.5.1503.</w:t>
      </w:r>
    </w:p>
    <w:p w14:paraId="15FB1592" w14:textId="77777777" w:rsidR="003A57EA" w:rsidRPr="003A57EA" w:rsidRDefault="003A57EA" w:rsidP="003A57EA">
      <w:pPr>
        <w:pStyle w:val="Bibliography"/>
        <w:rPr>
          <w:color w:val="auto"/>
        </w:rPr>
      </w:pPr>
      <w:r w:rsidRPr="003A57EA">
        <w:rPr>
          <w:color w:val="auto"/>
        </w:rPr>
        <w:t xml:space="preserve">64. </w:t>
      </w:r>
      <w:r w:rsidRPr="003A57EA">
        <w:rPr>
          <w:color w:val="auto"/>
        </w:rPr>
        <w:tab/>
        <w:t xml:space="preserve">Kohn, M.J.; Bell, J.F.; Grow, H.M.G.; Chan, G. Food Insecurity, Food Assistance and Weight Status in US Youth: New Evidence from NHANES 2007-08: Food Insecurity, Assistance and Weight. </w:t>
      </w:r>
      <w:proofErr w:type="spellStart"/>
      <w:r w:rsidRPr="003A57EA">
        <w:rPr>
          <w:i/>
          <w:iCs/>
          <w:color w:val="auto"/>
        </w:rPr>
        <w:t>Pediatr</w:t>
      </w:r>
      <w:proofErr w:type="spellEnd"/>
      <w:r w:rsidRPr="003A57EA">
        <w:rPr>
          <w:i/>
          <w:iCs/>
          <w:color w:val="auto"/>
        </w:rPr>
        <w:t xml:space="preserve">. </w:t>
      </w:r>
      <w:proofErr w:type="spellStart"/>
      <w:r w:rsidRPr="003A57EA">
        <w:rPr>
          <w:i/>
          <w:iCs/>
          <w:color w:val="auto"/>
        </w:rPr>
        <w:t>Obes</w:t>
      </w:r>
      <w:proofErr w:type="spellEnd"/>
      <w:r w:rsidRPr="003A57EA">
        <w:rPr>
          <w:i/>
          <w:iCs/>
          <w:color w:val="auto"/>
        </w:rPr>
        <w:t>.</w:t>
      </w:r>
      <w:r w:rsidRPr="003A57EA">
        <w:rPr>
          <w:color w:val="auto"/>
        </w:rPr>
        <w:t xml:space="preserve"> </w:t>
      </w:r>
      <w:r w:rsidRPr="003A57EA">
        <w:rPr>
          <w:b/>
          <w:bCs/>
          <w:color w:val="auto"/>
        </w:rPr>
        <w:t>2014</w:t>
      </w:r>
      <w:r w:rsidRPr="003A57EA">
        <w:rPr>
          <w:color w:val="auto"/>
        </w:rPr>
        <w:t xml:space="preserve">, </w:t>
      </w:r>
      <w:r w:rsidRPr="003A57EA">
        <w:rPr>
          <w:i/>
          <w:iCs/>
          <w:color w:val="auto"/>
        </w:rPr>
        <w:t>9</w:t>
      </w:r>
      <w:r w:rsidRPr="003A57EA">
        <w:rPr>
          <w:color w:val="auto"/>
        </w:rPr>
        <w:t>, 155–166, doi:10.1111/j.2047-6310.2012.00143.x.</w:t>
      </w:r>
    </w:p>
    <w:p w14:paraId="6E6261DF" w14:textId="1186DF73" w:rsidR="00522304" w:rsidRPr="001A5891" w:rsidRDefault="002F253F" w:rsidP="00E3610C">
      <w:pPr>
        <w:pStyle w:val="MDPI71References"/>
        <w:numPr>
          <w:ilvl w:val="0"/>
          <w:numId w:val="0"/>
        </w:numPr>
        <w:ind w:left="425"/>
        <w:rPr>
          <w:color w:val="auto"/>
        </w:rPr>
      </w:pPr>
      <w:r w:rsidRPr="001A5891">
        <w:rPr>
          <w:color w:val="auto"/>
        </w:rPr>
        <w:fldChar w:fldCharType="end"/>
      </w:r>
    </w:p>
    <w:sectPr w:rsidR="00522304" w:rsidRPr="001A5891" w:rsidSect="00BD6D78">
      <w:pgSz w:w="11906" w:h="16838" w:code="9"/>
      <w:pgMar w:top="720" w:right="864" w:bottom="720" w:left="864" w:header="1020" w:footer="340" w:gutter="0"/>
      <w:lnNumType w:countBy="1" w:distance="255" w:restart="continuous"/>
      <w:cols w:space="425"/>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F011D" w14:textId="77777777" w:rsidR="00A076D1" w:rsidRDefault="00A076D1">
      <w:pPr>
        <w:spacing w:line="240" w:lineRule="auto"/>
      </w:pPr>
      <w:r>
        <w:separator/>
      </w:r>
    </w:p>
  </w:endnote>
  <w:endnote w:type="continuationSeparator" w:id="0">
    <w:p w14:paraId="7E1B786A" w14:textId="77777777" w:rsidR="00A076D1" w:rsidRDefault="00A076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AA96" w14:textId="77777777" w:rsidR="00E90986" w:rsidRPr="00590BF9" w:rsidRDefault="00E90986" w:rsidP="00E90986">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ADFE" w14:textId="77777777" w:rsidR="00953C94" w:rsidRDefault="00953C94" w:rsidP="00F32F04">
    <w:pPr>
      <w:pStyle w:val="MDPIfooterfirstpage"/>
      <w:pBdr>
        <w:top w:val="single" w:sz="4" w:space="0" w:color="000000"/>
      </w:pBdr>
      <w:adjustRightInd w:val="0"/>
      <w:snapToGrid w:val="0"/>
      <w:spacing w:before="480" w:line="100" w:lineRule="exact"/>
      <w:rPr>
        <w:i/>
        <w:szCs w:val="16"/>
      </w:rPr>
    </w:pPr>
  </w:p>
  <w:p w14:paraId="6B49A5AA" w14:textId="77777777" w:rsidR="00E90986" w:rsidRPr="008B308E" w:rsidRDefault="00E90986" w:rsidP="00B200C8">
    <w:pPr>
      <w:pStyle w:val="MDPIfooterfirstpage"/>
      <w:tabs>
        <w:tab w:val="clear" w:pos="8845"/>
        <w:tab w:val="right" w:pos="10466"/>
      </w:tabs>
      <w:spacing w:line="240" w:lineRule="auto"/>
      <w:jc w:val="both"/>
      <w:rPr>
        <w:lang w:val="fr-CH"/>
      </w:rPr>
    </w:pPr>
    <w:r w:rsidRPr="009231ED">
      <w:rPr>
        <w:i/>
        <w:szCs w:val="16"/>
      </w:rPr>
      <w:t>Int. J. Environ. Res. Public Health</w:t>
    </w:r>
    <w:r w:rsidRPr="009231ED">
      <w:rPr>
        <w:szCs w:val="16"/>
      </w:rPr>
      <w:t xml:space="preserve"> </w:t>
    </w:r>
    <w:r w:rsidR="0006442A">
      <w:rPr>
        <w:b/>
        <w:szCs w:val="16"/>
      </w:rPr>
      <w:t>2022</w:t>
    </w:r>
    <w:r w:rsidR="00AE348C" w:rsidRPr="00AE348C">
      <w:rPr>
        <w:szCs w:val="16"/>
      </w:rPr>
      <w:t>,</w:t>
    </w:r>
    <w:r w:rsidR="0006442A">
      <w:rPr>
        <w:i/>
        <w:szCs w:val="16"/>
      </w:rPr>
      <w:t xml:space="preserve"> 19</w:t>
    </w:r>
    <w:r w:rsidR="00AE348C" w:rsidRPr="00AE348C">
      <w:rPr>
        <w:szCs w:val="16"/>
      </w:rPr>
      <w:t xml:space="preserve">, </w:t>
    </w:r>
    <w:r w:rsidR="001F0C32">
      <w:rPr>
        <w:szCs w:val="16"/>
      </w:rPr>
      <w:t>x</w:t>
    </w:r>
    <w:r w:rsidR="00953C94">
      <w:rPr>
        <w:szCs w:val="16"/>
      </w:rPr>
      <w:t>. https://doi.org/10.3390/xxxxx</w:t>
    </w:r>
    <w:r w:rsidR="00B200C8" w:rsidRPr="008B308E">
      <w:rPr>
        <w:lang w:val="fr-CH"/>
      </w:rPr>
      <w:tab/>
    </w:r>
    <w:r w:rsidRPr="008B308E">
      <w:rPr>
        <w:lang w:val="fr-CH"/>
      </w:rPr>
      <w:t>www.mdpi.com/journal/</w:t>
    </w:r>
    <w:proofErr w:type="spellStart"/>
    <w:r>
      <w:t>ijerph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CB43E" w14:textId="77777777" w:rsidR="00A076D1" w:rsidRDefault="00A076D1">
      <w:pPr>
        <w:spacing w:line="240" w:lineRule="auto"/>
      </w:pPr>
      <w:r>
        <w:separator/>
      </w:r>
    </w:p>
  </w:footnote>
  <w:footnote w:type="continuationSeparator" w:id="0">
    <w:p w14:paraId="34417A75" w14:textId="77777777" w:rsidR="00A076D1" w:rsidRDefault="00A076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7050" w14:textId="77777777" w:rsidR="00E90986" w:rsidRDefault="00E90986" w:rsidP="00E9098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3986" w14:textId="77777777" w:rsidR="00953C94" w:rsidRDefault="00E90986" w:rsidP="00B200C8">
    <w:pPr>
      <w:tabs>
        <w:tab w:val="right" w:pos="10466"/>
      </w:tabs>
      <w:adjustRightInd w:val="0"/>
      <w:snapToGrid w:val="0"/>
      <w:spacing w:line="240" w:lineRule="auto"/>
      <w:rPr>
        <w:sz w:val="16"/>
      </w:rPr>
    </w:pPr>
    <w:r>
      <w:rPr>
        <w:i/>
        <w:sz w:val="16"/>
      </w:rPr>
      <w:t xml:space="preserve">Int. J. Environ. Res. Public Health </w:t>
    </w:r>
    <w:r w:rsidR="0006442A">
      <w:rPr>
        <w:b/>
        <w:sz w:val="16"/>
      </w:rPr>
      <w:t>2022</w:t>
    </w:r>
    <w:r w:rsidR="00AE348C" w:rsidRPr="00AE348C">
      <w:rPr>
        <w:sz w:val="16"/>
      </w:rPr>
      <w:t>,</w:t>
    </w:r>
    <w:r w:rsidR="0006442A">
      <w:rPr>
        <w:i/>
        <w:sz w:val="16"/>
      </w:rPr>
      <w:t xml:space="preserve"> 19</w:t>
    </w:r>
    <w:r w:rsidR="001F0C32">
      <w:rPr>
        <w:sz w:val="16"/>
      </w:rPr>
      <w:t>, x FOR PEER REVIEW</w:t>
    </w:r>
    <w:r w:rsidR="00B200C8">
      <w:rPr>
        <w:sz w:val="16"/>
      </w:rPr>
      <w:tab/>
    </w:r>
    <w:r w:rsidR="001F0C32">
      <w:rPr>
        <w:sz w:val="16"/>
      </w:rPr>
      <w:fldChar w:fldCharType="begin"/>
    </w:r>
    <w:r w:rsidR="001F0C32">
      <w:rPr>
        <w:sz w:val="16"/>
      </w:rPr>
      <w:instrText xml:space="preserve"> PAGE   \* MERGEFORMAT </w:instrText>
    </w:r>
    <w:r w:rsidR="001F0C32">
      <w:rPr>
        <w:sz w:val="16"/>
      </w:rPr>
      <w:fldChar w:fldCharType="separate"/>
    </w:r>
    <w:r w:rsidR="009313EF">
      <w:rPr>
        <w:sz w:val="16"/>
      </w:rPr>
      <w:t>5</w:t>
    </w:r>
    <w:r w:rsidR="001F0C32">
      <w:rPr>
        <w:sz w:val="16"/>
      </w:rPr>
      <w:fldChar w:fldCharType="end"/>
    </w:r>
    <w:r w:rsidR="001F0C32">
      <w:rPr>
        <w:sz w:val="16"/>
      </w:rPr>
      <w:t xml:space="preserve"> of </w:t>
    </w:r>
    <w:r w:rsidR="001F0C32">
      <w:rPr>
        <w:sz w:val="16"/>
      </w:rPr>
      <w:fldChar w:fldCharType="begin"/>
    </w:r>
    <w:r w:rsidR="001F0C32">
      <w:rPr>
        <w:sz w:val="16"/>
      </w:rPr>
      <w:instrText xml:space="preserve"> NUMPAGES   \* MERGEFORMAT </w:instrText>
    </w:r>
    <w:r w:rsidR="001F0C32">
      <w:rPr>
        <w:sz w:val="16"/>
      </w:rPr>
      <w:fldChar w:fldCharType="separate"/>
    </w:r>
    <w:r w:rsidR="009313EF">
      <w:rPr>
        <w:sz w:val="16"/>
      </w:rPr>
      <w:t>5</w:t>
    </w:r>
    <w:r w:rsidR="001F0C32">
      <w:rPr>
        <w:sz w:val="16"/>
      </w:rPr>
      <w:fldChar w:fldCharType="end"/>
    </w:r>
  </w:p>
  <w:p w14:paraId="732DAADC" w14:textId="77777777" w:rsidR="00E90986" w:rsidRPr="00305CED" w:rsidRDefault="00E90986" w:rsidP="00F32F0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953C94" w:rsidRPr="00B200C8" w14:paraId="2DA4D4C8" w14:textId="77777777" w:rsidTr="00510707">
      <w:trPr>
        <w:trHeight w:val="686"/>
      </w:trPr>
      <w:tc>
        <w:tcPr>
          <w:tcW w:w="3679" w:type="dxa"/>
          <w:shd w:val="clear" w:color="auto" w:fill="auto"/>
          <w:vAlign w:val="center"/>
        </w:tcPr>
        <w:p w14:paraId="3A13C371" w14:textId="77777777" w:rsidR="00953C94" w:rsidRPr="006331AD" w:rsidRDefault="0088318A" w:rsidP="00B200C8">
          <w:pPr>
            <w:pStyle w:val="Header"/>
            <w:pBdr>
              <w:bottom w:val="none" w:sz="0" w:space="0" w:color="auto"/>
            </w:pBdr>
            <w:jc w:val="left"/>
            <w:rPr>
              <w:rFonts w:eastAsia="DengXian"/>
              <w:b/>
              <w:bCs/>
            </w:rPr>
          </w:pPr>
          <w:r w:rsidRPr="006331AD">
            <w:rPr>
              <w:rFonts w:eastAsia="DengXian"/>
              <w:b/>
              <w:bCs/>
              <w:noProof/>
            </w:rPr>
            <w:drawing>
              <wp:inline distT="0" distB="0" distL="0" distR="0" wp14:anchorId="2BCF735A" wp14:editId="50890E40">
                <wp:extent cx="1828800" cy="429260"/>
                <wp:effectExtent l="0" t="0" r="0" b="0"/>
                <wp:docPr id="1" name="Picture 3" descr="C:\Users\home\Desktop\logos\png\ijerp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ijerph-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29260"/>
                        </a:xfrm>
                        <a:prstGeom prst="rect">
                          <a:avLst/>
                        </a:prstGeom>
                        <a:noFill/>
                        <a:ln>
                          <a:noFill/>
                        </a:ln>
                      </pic:spPr>
                    </pic:pic>
                  </a:graphicData>
                </a:graphic>
              </wp:inline>
            </w:drawing>
          </w:r>
        </w:p>
      </w:tc>
      <w:tc>
        <w:tcPr>
          <w:tcW w:w="4535" w:type="dxa"/>
          <w:shd w:val="clear" w:color="auto" w:fill="auto"/>
          <w:vAlign w:val="center"/>
        </w:tcPr>
        <w:p w14:paraId="233D9FF8" w14:textId="77777777" w:rsidR="00953C94" w:rsidRPr="006331AD" w:rsidRDefault="00953C94" w:rsidP="00B200C8">
          <w:pPr>
            <w:pStyle w:val="Header"/>
            <w:pBdr>
              <w:bottom w:val="none" w:sz="0" w:space="0" w:color="auto"/>
            </w:pBdr>
            <w:rPr>
              <w:rFonts w:eastAsia="DengXian"/>
              <w:b/>
              <w:bCs/>
            </w:rPr>
          </w:pPr>
        </w:p>
      </w:tc>
      <w:tc>
        <w:tcPr>
          <w:tcW w:w="2273" w:type="dxa"/>
          <w:shd w:val="clear" w:color="auto" w:fill="auto"/>
          <w:vAlign w:val="center"/>
        </w:tcPr>
        <w:p w14:paraId="0E2E9F60" w14:textId="77777777" w:rsidR="00953C94" w:rsidRPr="006331AD" w:rsidRDefault="00510707" w:rsidP="00510707">
          <w:pPr>
            <w:pStyle w:val="Header"/>
            <w:pBdr>
              <w:bottom w:val="none" w:sz="0" w:space="0" w:color="auto"/>
            </w:pBdr>
            <w:jc w:val="right"/>
            <w:rPr>
              <w:rFonts w:eastAsia="DengXian"/>
              <w:b/>
              <w:bCs/>
            </w:rPr>
          </w:pPr>
          <w:r>
            <w:rPr>
              <w:rFonts w:eastAsia="DengXian"/>
              <w:b/>
              <w:bCs/>
              <w:noProof/>
            </w:rPr>
            <w:drawing>
              <wp:inline distT="0" distB="0" distL="0" distR="0" wp14:anchorId="34F47CD3" wp14:editId="226580BF">
                <wp:extent cx="540000" cy="360000"/>
                <wp:effectExtent l="0" t="0" r="0" b="2540"/>
                <wp:docPr id="2" name="Picture 2"/>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2783CB42" w14:textId="77777777" w:rsidR="00E90986" w:rsidRPr="00953C94" w:rsidRDefault="00E90986" w:rsidP="00F32F04">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12E6D"/>
    <w:multiLevelType w:val="hybridMultilevel"/>
    <w:tmpl w:val="89DE7AB4"/>
    <w:lvl w:ilvl="0" w:tplc="F270330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E4EA68C0"/>
    <w:lvl w:ilvl="0" w:tplc="7634241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B46A9"/>
    <w:multiLevelType w:val="hybridMultilevel"/>
    <w:tmpl w:val="0F36FAF2"/>
    <w:lvl w:ilvl="0" w:tplc="278A602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440C7"/>
    <w:multiLevelType w:val="hybridMultilevel"/>
    <w:tmpl w:val="77241A6A"/>
    <w:lvl w:ilvl="0" w:tplc="D92C029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9145997">
    <w:abstractNumId w:val="4"/>
  </w:num>
  <w:num w:numId="2" w16cid:durableId="852107415">
    <w:abstractNumId w:val="7"/>
  </w:num>
  <w:num w:numId="3" w16cid:durableId="1769538514">
    <w:abstractNumId w:val="3"/>
  </w:num>
  <w:num w:numId="4" w16cid:durableId="195122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2087735">
    <w:abstractNumId w:val="5"/>
  </w:num>
  <w:num w:numId="6" w16cid:durableId="410782412">
    <w:abstractNumId w:val="10"/>
  </w:num>
  <w:num w:numId="7" w16cid:durableId="24140307">
    <w:abstractNumId w:val="2"/>
  </w:num>
  <w:num w:numId="8" w16cid:durableId="2121562071">
    <w:abstractNumId w:val="10"/>
  </w:num>
  <w:num w:numId="9" w16cid:durableId="372074777">
    <w:abstractNumId w:val="2"/>
  </w:num>
  <w:num w:numId="10" w16cid:durableId="1090929742">
    <w:abstractNumId w:val="10"/>
  </w:num>
  <w:num w:numId="11" w16cid:durableId="1420441516">
    <w:abstractNumId w:val="2"/>
  </w:num>
  <w:num w:numId="12" w16cid:durableId="1510362936">
    <w:abstractNumId w:val="11"/>
  </w:num>
  <w:num w:numId="13" w16cid:durableId="490291433">
    <w:abstractNumId w:val="10"/>
  </w:num>
  <w:num w:numId="14" w16cid:durableId="970524469">
    <w:abstractNumId w:val="2"/>
  </w:num>
  <w:num w:numId="15" w16cid:durableId="1793665056">
    <w:abstractNumId w:val="1"/>
  </w:num>
  <w:num w:numId="16" w16cid:durableId="459882362">
    <w:abstractNumId w:val="8"/>
  </w:num>
  <w:num w:numId="17" w16cid:durableId="612325447">
    <w:abstractNumId w:val="0"/>
  </w:num>
  <w:num w:numId="18" w16cid:durableId="487327235">
    <w:abstractNumId w:val="10"/>
  </w:num>
  <w:num w:numId="19" w16cid:durableId="1182818181">
    <w:abstractNumId w:val="2"/>
  </w:num>
  <w:num w:numId="20" w16cid:durableId="1184520017">
    <w:abstractNumId w:val="1"/>
  </w:num>
  <w:num w:numId="21" w16cid:durableId="71851535">
    <w:abstractNumId w:val="9"/>
  </w:num>
  <w:num w:numId="22" w16cid:durableId="1840265285">
    <w:abstractNumId w:val="6"/>
  </w:num>
  <w:num w:numId="23" w16cid:durableId="5955555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EC"/>
    <w:rsid w:val="00017D6D"/>
    <w:rsid w:val="0002554A"/>
    <w:rsid w:val="0003183D"/>
    <w:rsid w:val="00032AB6"/>
    <w:rsid w:val="00041937"/>
    <w:rsid w:val="00041C8B"/>
    <w:rsid w:val="00047C14"/>
    <w:rsid w:val="00051C26"/>
    <w:rsid w:val="00062D64"/>
    <w:rsid w:val="0006442A"/>
    <w:rsid w:val="00070BC3"/>
    <w:rsid w:val="00072F70"/>
    <w:rsid w:val="00075823"/>
    <w:rsid w:val="00090578"/>
    <w:rsid w:val="000946E3"/>
    <w:rsid w:val="000A1CD3"/>
    <w:rsid w:val="000C3D95"/>
    <w:rsid w:val="000D4CAC"/>
    <w:rsid w:val="001035B5"/>
    <w:rsid w:val="001059AA"/>
    <w:rsid w:val="00113A18"/>
    <w:rsid w:val="00121956"/>
    <w:rsid w:val="001228BC"/>
    <w:rsid w:val="001329FA"/>
    <w:rsid w:val="00150263"/>
    <w:rsid w:val="00152E80"/>
    <w:rsid w:val="00156CFC"/>
    <w:rsid w:val="00177995"/>
    <w:rsid w:val="00183AB8"/>
    <w:rsid w:val="00187A46"/>
    <w:rsid w:val="00194C32"/>
    <w:rsid w:val="001957FA"/>
    <w:rsid w:val="001A15EA"/>
    <w:rsid w:val="001A5891"/>
    <w:rsid w:val="001A5D7D"/>
    <w:rsid w:val="001B5276"/>
    <w:rsid w:val="001C3A2B"/>
    <w:rsid w:val="001D41F9"/>
    <w:rsid w:val="001E07D3"/>
    <w:rsid w:val="001E2AEB"/>
    <w:rsid w:val="001E718D"/>
    <w:rsid w:val="001F0C32"/>
    <w:rsid w:val="001F53CA"/>
    <w:rsid w:val="001F6D18"/>
    <w:rsid w:val="002019E5"/>
    <w:rsid w:val="0020566A"/>
    <w:rsid w:val="00205AC7"/>
    <w:rsid w:val="0020625A"/>
    <w:rsid w:val="00214A6A"/>
    <w:rsid w:val="00223336"/>
    <w:rsid w:val="0022758B"/>
    <w:rsid w:val="00257BA9"/>
    <w:rsid w:val="00262314"/>
    <w:rsid w:val="002705D2"/>
    <w:rsid w:val="00284BEB"/>
    <w:rsid w:val="0028607E"/>
    <w:rsid w:val="002A3AA0"/>
    <w:rsid w:val="002D57A5"/>
    <w:rsid w:val="002E3019"/>
    <w:rsid w:val="002E4FCB"/>
    <w:rsid w:val="002F08C5"/>
    <w:rsid w:val="002F253F"/>
    <w:rsid w:val="002F3D49"/>
    <w:rsid w:val="00300969"/>
    <w:rsid w:val="00306807"/>
    <w:rsid w:val="00322BD2"/>
    <w:rsid w:val="00326141"/>
    <w:rsid w:val="0033263E"/>
    <w:rsid w:val="00337649"/>
    <w:rsid w:val="003417CB"/>
    <w:rsid w:val="003529F5"/>
    <w:rsid w:val="003663D4"/>
    <w:rsid w:val="003669C4"/>
    <w:rsid w:val="0039002C"/>
    <w:rsid w:val="003938DA"/>
    <w:rsid w:val="003A57EA"/>
    <w:rsid w:val="003D3835"/>
    <w:rsid w:val="003F0CDF"/>
    <w:rsid w:val="003F3282"/>
    <w:rsid w:val="00401B3A"/>
    <w:rsid w:val="00401D30"/>
    <w:rsid w:val="00404FC7"/>
    <w:rsid w:val="00406E02"/>
    <w:rsid w:val="00407587"/>
    <w:rsid w:val="00414DE1"/>
    <w:rsid w:val="00417958"/>
    <w:rsid w:val="00421077"/>
    <w:rsid w:val="0042738E"/>
    <w:rsid w:val="004517D1"/>
    <w:rsid w:val="0046726B"/>
    <w:rsid w:val="00473BEF"/>
    <w:rsid w:val="00484C66"/>
    <w:rsid w:val="004A751A"/>
    <w:rsid w:val="004B07F6"/>
    <w:rsid w:val="004B5280"/>
    <w:rsid w:val="004D0D3D"/>
    <w:rsid w:val="004D5A80"/>
    <w:rsid w:val="004D6B8D"/>
    <w:rsid w:val="004F2F9E"/>
    <w:rsid w:val="00510707"/>
    <w:rsid w:val="00514646"/>
    <w:rsid w:val="00522304"/>
    <w:rsid w:val="00527484"/>
    <w:rsid w:val="00547C19"/>
    <w:rsid w:val="0055040F"/>
    <w:rsid w:val="0056070E"/>
    <w:rsid w:val="00564903"/>
    <w:rsid w:val="00576272"/>
    <w:rsid w:val="005940DE"/>
    <w:rsid w:val="005B0E8A"/>
    <w:rsid w:val="005B6C3D"/>
    <w:rsid w:val="005D71B5"/>
    <w:rsid w:val="005E04FC"/>
    <w:rsid w:val="005E213E"/>
    <w:rsid w:val="005F3EA8"/>
    <w:rsid w:val="00610294"/>
    <w:rsid w:val="00611780"/>
    <w:rsid w:val="00615FFE"/>
    <w:rsid w:val="006211DD"/>
    <w:rsid w:val="006331AD"/>
    <w:rsid w:val="00662E41"/>
    <w:rsid w:val="00666F7F"/>
    <w:rsid w:val="006822FA"/>
    <w:rsid w:val="00683B6C"/>
    <w:rsid w:val="00686327"/>
    <w:rsid w:val="00692393"/>
    <w:rsid w:val="006A560E"/>
    <w:rsid w:val="006C1EE6"/>
    <w:rsid w:val="006C6037"/>
    <w:rsid w:val="006C61EE"/>
    <w:rsid w:val="006F1068"/>
    <w:rsid w:val="006F1164"/>
    <w:rsid w:val="006F56D4"/>
    <w:rsid w:val="006F5C17"/>
    <w:rsid w:val="00711C0C"/>
    <w:rsid w:val="00713758"/>
    <w:rsid w:val="007267FB"/>
    <w:rsid w:val="00733AF9"/>
    <w:rsid w:val="007424E5"/>
    <w:rsid w:val="00750661"/>
    <w:rsid w:val="00754882"/>
    <w:rsid w:val="00780C94"/>
    <w:rsid w:val="007A0755"/>
    <w:rsid w:val="007A414B"/>
    <w:rsid w:val="007B3E14"/>
    <w:rsid w:val="007C437A"/>
    <w:rsid w:val="007D1435"/>
    <w:rsid w:val="007E5A5B"/>
    <w:rsid w:val="00816BB7"/>
    <w:rsid w:val="00826149"/>
    <w:rsid w:val="00845E34"/>
    <w:rsid w:val="00862F1F"/>
    <w:rsid w:val="00876688"/>
    <w:rsid w:val="0088318A"/>
    <w:rsid w:val="008B4E46"/>
    <w:rsid w:val="008B5ADF"/>
    <w:rsid w:val="008C5CBF"/>
    <w:rsid w:val="008E00B4"/>
    <w:rsid w:val="008E0BA9"/>
    <w:rsid w:val="008E3B5E"/>
    <w:rsid w:val="008E65E7"/>
    <w:rsid w:val="008F5AEC"/>
    <w:rsid w:val="00904094"/>
    <w:rsid w:val="00917FC0"/>
    <w:rsid w:val="009313EF"/>
    <w:rsid w:val="00950618"/>
    <w:rsid w:val="00953C94"/>
    <w:rsid w:val="00957A67"/>
    <w:rsid w:val="00983697"/>
    <w:rsid w:val="00985746"/>
    <w:rsid w:val="00997B86"/>
    <w:rsid w:val="009A52C8"/>
    <w:rsid w:val="009B03B9"/>
    <w:rsid w:val="009B152D"/>
    <w:rsid w:val="009C25EC"/>
    <w:rsid w:val="009C772B"/>
    <w:rsid w:val="009E1B4C"/>
    <w:rsid w:val="009F274E"/>
    <w:rsid w:val="009F70E6"/>
    <w:rsid w:val="00A0136F"/>
    <w:rsid w:val="00A02301"/>
    <w:rsid w:val="00A076D1"/>
    <w:rsid w:val="00A146C0"/>
    <w:rsid w:val="00A36A53"/>
    <w:rsid w:val="00A41EC8"/>
    <w:rsid w:val="00A64950"/>
    <w:rsid w:val="00A72E8E"/>
    <w:rsid w:val="00A826D2"/>
    <w:rsid w:val="00A91867"/>
    <w:rsid w:val="00AA1544"/>
    <w:rsid w:val="00AA4EA9"/>
    <w:rsid w:val="00AA5056"/>
    <w:rsid w:val="00AB493F"/>
    <w:rsid w:val="00AC61B4"/>
    <w:rsid w:val="00AD2D7B"/>
    <w:rsid w:val="00AE0E14"/>
    <w:rsid w:val="00AE348C"/>
    <w:rsid w:val="00AE5E15"/>
    <w:rsid w:val="00AF44C1"/>
    <w:rsid w:val="00B00E09"/>
    <w:rsid w:val="00B06823"/>
    <w:rsid w:val="00B200C8"/>
    <w:rsid w:val="00B230E1"/>
    <w:rsid w:val="00B432DE"/>
    <w:rsid w:val="00B670B5"/>
    <w:rsid w:val="00B91113"/>
    <w:rsid w:val="00BD4A03"/>
    <w:rsid w:val="00BD6D78"/>
    <w:rsid w:val="00BE2794"/>
    <w:rsid w:val="00BE6750"/>
    <w:rsid w:val="00BF000C"/>
    <w:rsid w:val="00BF437C"/>
    <w:rsid w:val="00C13470"/>
    <w:rsid w:val="00C22823"/>
    <w:rsid w:val="00C243C9"/>
    <w:rsid w:val="00C639EA"/>
    <w:rsid w:val="00C65B0B"/>
    <w:rsid w:val="00C82596"/>
    <w:rsid w:val="00CA293D"/>
    <w:rsid w:val="00CA7505"/>
    <w:rsid w:val="00CB597B"/>
    <w:rsid w:val="00CC3270"/>
    <w:rsid w:val="00CC3BD2"/>
    <w:rsid w:val="00CC57CC"/>
    <w:rsid w:val="00CE1571"/>
    <w:rsid w:val="00D1346C"/>
    <w:rsid w:val="00D1351A"/>
    <w:rsid w:val="00D412C1"/>
    <w:rsid w:val="00D75394"/>
    <w:rsid w:val="00D81521"/>
    <w:rsid w:val="00D84E70"/>
    <w:rsid w:val="00D96023"/>
    <w:rsid w:val="00DC7F54"/>
    <w:rsid w:val="00DD5900"/>
    <w:rsid w:val="00DF3D7B"/>
    <w:rsid w:val="00E04E7D"/>
    <w:rsid w:val="00E20758"/>
    <w:rsid w:val="00E3610C"/>
    <w:rsid w:val="00E507B0"/>
    <w:rsid w:val="00E66088"/>
    <w:rsid w:val="00E706A1"/>
    <w:rsid w:val="00E755FF"/>
    <w:rsid w:val="00E90986"/>
    <w:rsid w:val="00ED1BAB"/>
    <w:rsid w:val="00ED2CAE"/>
    <w:rsid w:val="00ED2F7F"/>
    <w:rsid w:val="00ED4061"/>
    <w:rsid w:val="00EF1983"/>
    <w:rsid w:val="00F005AA"/>
    <w:rsid w:val="00F01EEE"/>
    <w:rsid w:val="00F044A1"/>
    <w:rsid w:val="00F22F3D"/>
    <w:rsid w:val="00F32F04"/>
    <w:rsid w:val="00F35C92"/>
    <w:rsid w:val="00F62C5C"/>
    <w:rsid w:val="00F71EC5"/>
    <w:rsid w:val="00FA536D"/>
    <w:rsid w:val="00FA6084"/>
    <w:rsid w:val="00FB0D48"/>
    <w:rsid w:val="00FE6577"/>
    <w:rsid w:val="00FF1726"/>
    <w:rsid w:val="00FF70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BEB46"/>
  <w15:chartTrackingRefBased/>
  <w15:docId w15:val="{8CCC9F6B-DDB3-9048-8588-922EDAE8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04"/>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522304"/>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522304"/>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522304"/>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522304"/>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522304"/>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522304"/>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522304"/>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1A5891"/>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6726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522304"/>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22304"/>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522304"/>
    <w:rPr>
      <w:rFonts w:ascii="Palatino Linotype" w:hAnsi="Palatino Linotype"/>
      <w:noProof/>
      <w:color w:val="000000"/>
      <w:szCs w:val="18"/>
    </w:rPr>
  </w:style>
  <w:style w:type="paragraph" w:styleId="Header">
    <w:name w:val="header"/>
    <w:basedOn w:val="Normal"/>
    <w:link w:val="HeaderChar"/>
    <w:uiPriority w:val="99"/>
    <w:rsid w:val="00522304"/>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522304"/>
    <w:rPr>
      <w:rFonts w:ascii="Palatino Linotype" w:hAnsi="Palatino Linotype"/>
      <w:noProof/>
      <w:color w:val="000000"/>
      <w:szCs w:val="18"/>
    </w:rPr>
  </w:style>
  <w:style w:type="paragraph" w:customStyle="1" w:styleId="MDPIheaderjournallogo">
    <w:name w:val="MDPI_header_journal_logo"/>
    <w:qFormat/>
    <w:rsid w:val="00522304"/>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522304"/>
    <w:pPr>
      <w:ind w:firstLine="0"/>
    </w:pPr>
  </w:style>
  <w:style w:type="paragraph" w:customStyle="1" w:styleId="MDPI31text">
    <w:name w:val="MDPI_3.1_text"/>
    <w:qFormat/>
    <w:rsid w:val="00322BD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522304"/>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522304"/>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52230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522304"/>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1070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1070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522304"/>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522304"/>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522304"/>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7D143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522304"/>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522304"/>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522304"/>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522304"/>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522304"/>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522304"/>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522304"/>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522304"/>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522304"/>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87A4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522304"/>
    <w:rPr>
      <w:rFonts w:cs="Tahoma"/>
      <w:szCs w:val="18"/>
    </w:rPr>
  </w:style>
  <w:style w:type="character" w:customStyle="1" w:styleId="BalloonTextChar">
    <w:name w:val="Balloon Text Char"/>
    <w:link w:val="BalloonText"/>
    <w:uiPriority w:val="99"/>
    <w:rsid w:val="00522304"/>
    <w:rPr>
      <w:rFonts w:ascii="Palatino Linotype" w:hAnsi="Palatino Linotype" w:cs="Tahoma"/>
      <w:noProof/>
      <w:color w:val="000000"/>
      <w:szCs w:val="18"/>
    </w:rPr>
  </w:style>
  <w:style w:type="character" w:styleId="LineNumber">
    <w:name w:val="line number"/>
    <w:uiPriority w:val="99"/>
    <w:rsid w:val="00284BEB"/>
    <w:rPr>
      <w:rFonts w:ascii="Palatino Linotype" w:hAnsi="Palatino Linotype"/>
      <w:sz w:val="16"/>
    </w:rPr>
  </w:style>
  <w:style w:type="table" w:customStyle="1" w:styleId="MDPI41threelinetable">
    <w:name w:val="MDPI_4.1_three_line_table"/>
    <w:basedOn w:val="TableNormal"/>
    <w:uiPriority w:val="99"/>
    <w:rsid w:val="00522304"/>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522304"/>
    <w:rPr>
      <w:color w:val="0000FF"/>
      <w:u w:val="single"/>
    </w:rPr>
  </w:style>
  <w:style w:type="character" w:styleId="UnresolvedMention">
    <w:name w:val="Unresolved Mention"/>
    <w:uiPriority w:val="99"/>
    <w:semiHidden/>
    <w:unhideWhenUsed/>
    <w:rsid w:val="00C243C9"/>
    <w:rPr>
      <w:color w:val="605E5C"/>
      <w:shd w:val="clear" w:color="auto" w:fill="E1DFDD"/>
    </w:rPr>
  </w:style>
  <w:style w:type="table" w:styleId="PlainTable4">
    <w:name w:val="Plain Table 4"/>
    <w:basedOn w:val="TableNormal"/>
    <w:uiPriority w:val="44"/>
    <w:rsid w:val="00AE348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522304"/>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522304"/>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522304"/>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06442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522304"/>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522304"/>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522304"/>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22304"/>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522304"/>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522304"/>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522304"/>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522304"/>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522304"/>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522304"/>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522304"/>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522304"/>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522304"/>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522304"/>
  </w:style>
  <w:style w:type="paragraph" w:styleId="Bibliography">
    <w:name w:val="Bibliography"/>
    <w:basedOn w:val="Normal"/>
    <w:next w:val="Normal"/>
    <w:uiPriority w:val="37"/>
    <w:unhideWhenUsed/>
    <w:rsid w:val="00522304"/>
    <w:pPr>
      <w:tabs>
        <w:tab w:val="left" w:pos="500"/>
      </w:tabs>
      <w:spacing w:line="240" w:lineRule="atLeast"/>
      <w:ind w:left="504" w:hanging="504"/>
    </w:pPr>
  </w:style>
  <w:style w:type="paragraph" w:styleId="BodyText">
    <w:name w:val="Body Text"/>
    <w:link w:val="BodyTextChar"/>
    <w:rsid w:val="00522304"/>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522304"/>
    <w:rPr>
      <w:rFonts w:ascii="Palatino Linotype" w:hAnsi="Palatino Linotype"/>
      <w:color w:val="000000"/>
      <w:sz w:val="24"/>
      <w:lang w:eastAsia="de-DE"/>
    </w:rPr>
  </w:style>
  <w:style w:type="character" w:styleId="CommentReference">
    <w:name w:val="annotation reference"/>
    <w:rsid w:val="00522304"/>
    <w:rPr>
      <w:sz w:val="21"/>
      <w:szCs w:val="21"/>
    </w:rPr>
  </w:style>
  <w:style w:type="paragraph" w:styleId="CommentText">
    <w:name w:val="annotation text"/>
    <w:basedOn w:val="Normal"/>
    <w:link w:val="CommentTextChar"/>
    <w:rsid w:val="00522304"/>
  </w:style>
  <w:style w:type="character" w:customStyle="1" w:styleId="CommentTextChar">
    <w:name w:val="Comment Text Char"/>
    <w:link w:val="CommentText"/>
    <w:rsid w:val="00522304"/>
    <w:rPr>
      <w:rFonts w:ascii="Palatino Linotype" w:hAnsi="Palatino Linotype"/>
      <w:noProof/>
      <w:color w:val="000000"/>
    </w:rPr>
  </w:style>
  <w:style w:type="paragraph" w:styleId="CommentSubject">
    <w:name w:val="annotation subject"/>
    <w:basedOn w:val="CommentText"/>
    <w:next w:val="CommentText"/>
    <w:link w:val="CommentSubjectChar"/>
    <w:rsid w:val="00522304"/>
    <w:rPr>
      <w:b/>
      <w:bCs/>
    </w:rPr>
  </w:style>
  <w:style w:type="character" w:customStyle="1" w:styleId="CommentSubjectChar">
    <w:name w:val="Comment Subject Char"/>
    <w:link w:val="CommentSubject"/>
    <w:rsid w:val="00522304"/>
    <w:rPr>
      <w:rFonts w:ascii="Palatino Linotype" w:hAnsi="Palatino Linotype"/>
      <w:b/>
      <w:bCs/>
      <w:noProof/>
      <w:color w:val="000000"/>
    </w:rPr>
  </w:style>
  <w:style w:type="character" w:styleId="EndnoteReference">
    <w:name w:val="endnote reference"/>
    <w:rsid w:val="00522304"/>
    <w:rPr>
      <w:vertAlign w:val="superscript"/>
    </w:rPr>
  </w:style>
  <w:style w:type="paragraph" w:styleId="EndnoteText">
    <w:name w:val="endnote text"/>
    <w:basedOn w:val="Normal"/>
    <w:link w:val="EndnoteTextChar"/>
    <w:semiHidden/>
    <w:unhideWhenUsed/>
    <w:rsid w:val="00522304"/>
    <w:pPr>
      <w:spacing w:line="240" w:lineRule="auto"/>
    </w:pPr>
  </w:style>
  <w:style w:type="character" w:customStyle="1" w:styleId="EndnoteTextChar">
    <w:name w:val="Endnote Text Char"/>
    <w:link w:val="EndnoteText"/>
    <w:semiHidden/>
    <w:rsid w:val="00522304"/>
    <w:rPr>
      <w:rFonts w:ascii="Palatino Linotype" w:hAnsi="Palatino Linotype"/>
      <w:noProof/>
      <w:color w:val="000000"/>
    </w:rPr>
  </w:style>
  <w:style w:type="character" w:styleId="FollowedHyperlink">
    <w:name w:val="FollowedHyperlink"/>
    <w:rsid w:val="00522304"/>
    <w:rPr>
      <w:color w:val="954F72"/>
      <w:u w:val="single"/>
    </w:rPr>
  </w:style>
  <w:style w:type="paragraph" w:styleId="FootnoteText">
    <w:name w:val="footnote text"/>
    <w:basedOn w:val="Normal"/>
    <w:link w:val="FootnoteTextChar"/>
    <w:semiHidden/>
    <w:unhideWhenUsed/>
    <w:rsid w:val="00522304"/>
    <w:pPr>
      <w:spacing w:line="240" w:lineRule="auto"/>
    </w:pPr>
  </w:style>
  <w:style w:type="character" w:customStyle="1" w:styleId="FootnoteTextChar">
    <w:name w:val="Footnote Text Char"/>
    <w:link w:val="FootnoteText"/>
    <w:semiHidden/>
    <w:rsid w:val="00522304"/>
    <w:rPr>
      <w:rFonts w:ascii="Palatino Linotype" w:hAnsi="Palatino Linotype"/>
      <w:noProof/>
      <w:color w:val="000000"/>
    </w:rPr>
  </w:style>
  <w:style w:type="paragraph" w:styleId="NormalWeb">
    <w:name w:val="Normal (Web)"/>
    <w:basedOn w:val="Normal"/>
    <w:uiPriority w:val="99"/>
    <w:rsid w:val="00522304"/>
    <w:rPr>
      <w:szCs w:val="24"/>
    </w:rPr>
  </w:style>
  <w:style w:type="paragraph" w:customStyle="1" w:styleId="MsoFootnoteText0">
    <w:name w:val="MsoFootnoteText"/>
    <w:basedOn w:val="NormalWeb"/>
    <w:qFormat/>
    <w:rsid w:val="00522304"/>
    <w:rPr>
      <w:rFonts w:ascii="Times New Roman" w:hAnsi="Times New Roman"/>
    </w:rPr>
  </w:style>
  <w:style w:type="character" w:styleId="PageNumber">
    <w:name w:val="page number"/>
    <w:rsid w:val="00522304"/>
  </w:style>
  <w:style w:type="character" w:styleId="PlaceholderText">
    <w:name w:val="Placeholder Text"/>
    <w:uiPriority w:val="99"/>
    <w:semiHidden/>
    <w:rsid w:val="00522304"/>
    <w:rPr>
      <w:color w:val="808080"/>
    </w:rPr>
  </w:style>
  <w:style w:type="paragraph" w:customStyle="1" w:styleId="MDPI71FootNotes">
    <w:name w:val="MDPI_7.1_FootNotes"/>
    <w:qFormat/>
    <w:rsid w:val="00262314"/>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041C8B"/>
    <w:pPr>
      <w:spacing w:after="200" w:line="240" w:lineRule="auto"/>
    </w:pPr>
    <w:rPr>
      <w:i/>
      <w:iCs/>
      <w:color w:val="44546A" w:themeColor="text2"/>
      <w:sz w:val="18"/>
      <w:szCs w:val="18"/>
    </w:rPr>
  </w:style>
  <w:style w:type="character" w:styleId="Strong">
    <w:name w:val="Strong"/>
    <w:basedOn w:val="DefaultParagraphFont"/>
    <w:uiPriority w:val="22"/>
    <w:qFormat/>
    <w:rsid w:val="00FF7053"/>
    <w:rPr>
      <w:b/>
      <w:bCs/>
    </w:rPr>
  </w:style>
  <w:style w:type="paragraph" w:styleId="Revision">
    <w:name w:val="Revision"/>
    <w:hidden/>
    <w:uiPriority w:val="99"/>
    <w:semiHidden/>
    <w:rsid w:val="001A5D7D"/>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s://github.com/cmainov/NHANES-Diet-Penalized-Regression" TargetMode="External"/><Relationship Id="rId2" Type="http://schemas.openxmlformats.org/officeDocument/2006/relationships/styles" Target="styles.xml"/><Relationship Id="rId16" Type="http://schemas.openxmlformats.org/officeDocument/2006/relationships/hyperlink" Target="https://wwwn.cdc.gov/nchs/nhanes/Default.asp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26</Pages>
  <Words>27301</Words>
  <Characters>155620</Characters>
  <Application>Microsoft Office Word</Application>
  <DocSecurity>0</DocSecurity>
  <Lines>1296</Lines>
  <Paragraphs>365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182556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Maino Vieytes, Christian Augusto</cp:lastModifiedBy>
  <cp:revision>7</cp:revision>
  <dcterms:created xsi:type="dcterms:W3CDTF">2022-10-17T15:07:00Z</dcterms:created>
  <dcterms:modified xsi:type="dcterms:W3CDTF">2022-10-17T15:51:00Z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id="ujLAUKKE"/&gt;&lt;style id="http://www.zotero.org/styles/multidisciplinary-digital-publishing-institute"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